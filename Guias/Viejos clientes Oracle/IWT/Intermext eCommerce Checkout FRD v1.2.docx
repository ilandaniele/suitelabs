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C3908" w:rsidRDefault="00CC3908" w:rsidP="00061BBF">
      <w:pPr>
        <w:pStyle w:val="TableHeader"/>
      </w:pP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Del="00320F48" w:rsidRDefault="00036075" w:rsidP="00036075">
      <w:pPr>
        <w:pStyle w:val="TOC2"/>
        <w:rPr>
          <w:del w:id="0" w:author="Villaverde, Alfredo" w:date="2022-03-10T13:04:00Z"/>
        </w:rPr>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41773534"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25147CF8" w:rsidR="0028768D" w:rsidRPr="00320F48" w:rsidRDefault="00A7133A" w:rsidP="00F520EE">
                            <w:pPr>
                              <w:pStyle w:val="Subtitle"/>
                              <w:rPr>
                                <w:i/>
                                <w:iCs w:val="0"/>
                                <w:rPrChange w:id="1" w:author="Villaverde, Alfredo" w:date="2022-03-10T13:03:00Z">
                                  <w:rPr/>
                                </w:rPrChange>
                              </w:rPr>
                            </w:pPr>
                            <w:del w:id="2" w:author="Villaverde, Alfredo" w:date="2022-03-10T13:02:00Z">
                              <w:r w:rsidRPr="00320F48" w:rsidDel="00320F48">
                                <w:rPr>
                                  <w:i/>
                                  <w:iCs w:val="0"/>
                                  <w:rPrChange w:id="3" w:author="Villaverde, Alfredo" w:date="2022-03-10T13:03:00Z">
                                    <w:rPr>
                                      <w:color w:val="FF0000"/>
                                    </w:rPr>
                                  </w:rPrChange>
                                </w:rPr>
                                <w:delText>TransnetYX, Inc. FDD</w:delText>
                              </w:r>
                            </w:del>
                            <w:ins w:id="4" w:author="Villaverde, Alfredo" w:date="2022-03-10T13:02:00Z">
                              <w:del w:id="5" w:author="Alain Komin" w:date="2022-08-29T15:28:00Z">
                                <w:r w:rsidR="00320F48" w:rsidRPr="00320F48" w:rsidDel="00B3530E">
                                  <w:rPr>
                                    <w:i/>
                                    <w:iCs w:val="0"/>
                                    <w:rPrChange w:id="6" w:author="Villaverde, Alfredo" w:date="2022-03-10T13:03:00Z">
                                      <w:rPr>
                                        <w:color w:val="FF0000"/>
                                      </w:rPr>
                                    </w:rPrChange>
                                  </w:rPr>
                                  <w:delText>Customer Name</w:delText>
                                </w:r>
                              </w:del>
                            </w:ins>
                            <w:ins w:id="7" w:author="Alain Komin" w:date="2022-08-29T15:28:00Z">
                              <w:r w:rsidR="00B3530E">
                                <w:rPr>
                                  <w:i/>
                                  <w:iCs w:val="0"/>
                                </w:rPr>
                                <w:t>Intermex</w:t>
                              </w:r>
                            </w:ins>
                            <w:ins w:id="8" w:author="Alain Komin" w:date="2022-10-26T10:24:00Z">
                              <w:r w:rsidR="007E228E">
                                <w:rPr>
                                  <w:i/>
                                  <w:iCs w:val="0"/>
                                </w:rPr>
                                <w:t xml:space="preserve"> LLC</w:t>
                              </w:r>
                            </w:ins>
                            <w:ins w:id="9" w:author="Villaverde, Alfredo" w:date="2022-03-10T13:02:00Z">
                              <w:r w:rsidR="00320F48" w:rsidRPr="00320F48">
                                <w:rPr>
                                  <w:i/>
                                  <w:iCs w:val="0"/>
                                  <w:rPrChange w:id="10" w:author="Villaverde, Alfredo" w:date="2022-03-10T13:03:00Z">
                                    <w:rPr>
                                      <w:color w:val="FF0000"/>
                                    </w:rPr>
                                  </w:rPrChange>
                                </w:rPr>
                                <w:t xml:space="preserve"> </w:t>
                              </w:r>
                            </w:ins>
                            <w:ins w:id="11" w:author="Villaverde, Alfredo" w:date="2022-03-10T13:03:00Z">
                              <w:r w:rsidR="00320F48" w:rsidRPr="00320F48">
                                <w:rPr>
                                  <w:i/>
                                  <w:iCs w:val="0"/>
                                  <w:rPrChange w:id="12" w:author="Villaverde, Alfredo" w:date="2022-03-10T13:03:00Z">
                                    <w:rPr>
                                      <w:color w:val="FF0000"/>
                                    </w:rPr>
                                  </w:rPrChange>
                                </w:rPr>
                                <w:t xml:space="preserve">– </w:t>
                              </w:r>
                            </w:ins>
                            <w:ins w:id="13" w:author="Alain Komin" w:date="2022-08-29T15:28:00Z">
                              <w:r w:rsidR="00B3530E" w:rsidRPr="00B3530E">
                                <w:rPr>
                                  <w:i/>
                                  <w:iCs w:val="0"/>
                                </w:rPr>
                                <w:t>J876187</w:t>
                              </w:r>
                            </w:ins>
                            <w:ins w:id="14" w:author="Alain Komin" w:date="2022-09-27T11:29:00Z">
                              <w:r w:rsidR="00AB244F">
                                <w:rPr>
                                  <w:i/>
                                  <w:iCs w:val="0"/>
                                </w:rPr>
                                <w:t xml:space="preserve">, </w:t>
                              </w:r>
                              <w:r w:rsidR="00AB244F" w:rsidRPr="00AB244F">
                                <w:rPr>
                                  <w:i/>
                                  <w:iCs w:val="0"/>
                                  <w:rPrChange w:id="15" w:author="Alain Komin" w:date="2022-09-27T11:29:00Z">
                                    <w:rPr/>
                                  </w:rPrChange>
                                </w:rPr>
                                <w:fldChar w:fldCharType="begin"/>
                              </w:r>
                              <w:r w:rsidR="00AB244F" w:rsidRPr="00AB244F">
                                <w:rPr>
                                  <w:i/>
                                  <w:iCs w:val="0"/>
                                  <w:rPrChange w:id="16" w:author="Alain Komin" w:date="2022-09-27T11:29:00Z">
                                    <w:rPr/>
                                  </w:rPrChange>
                                </w:rPr>
                                <w:instrText xml:space="preserve"> HYPERLINK "https://nlcorp.app.netsuite.com/app/accounting/project/project.nl?id=135162194" </w:instrText>
                              </w:r>
                              <w:r w:rsidR="00AB244F" w:rsidRPr="00AB244F">
                                <w:rPr>
                                  <w:i/>
                                  <w:iCs w:val="0"/>
                                  <w:rPrChange w:id="17" w:author="Alain Komin" w:date="2022-09-27T11:29:00Z">
                                    <w:rPr/>
                                  </w:rPrChange>
                                </w:rPr>
                                <w:fldChar w:fldCharType="separate"/>
                              </w:r>
                              <w:r w:rsidR="00AB244F" w:rsidRPr="00AB244F">
                                <w:rPr>
                                  <w:rPrChange w:id="18" w:author="Alain Komin" w:date="2022-09-27T11:29:00Z">
                                    <w:rPr>
                                      <w:rStyle w:val="Hyperlink"/>
                                      <w:rFonts w:ascii="Open Sans" w:hAnsi="Open Sans" w:cs="Open Sans"/>
                                      <w:color w:val="255599"/>
                                      <w:sz w:val="18"/>
                                      <w:szCs w:val="18"/>
                                    </w:rPr>
                                  </w:rPrChange>
                                </w:rPr>
                                <w:t>J885047</w:t>
                              </w:r>
                              <w:r w:rsidR="00AB244F" w:rsidRPr="00AB244F">
                                <w:rPr>
                                  <w:i/>
                                  <w:iCs w:val="0"/>
                                  <w:rPrChange w:id="19" w:author="Alain Komin" w:date="2022-09-27T11:29:00Z">
                                    <w:rPr/>
                                  </w:rPrChange>
                                </w:rPr>
                                <w:fldChar w:fldCharType="end"/>
                              </w:r>
                            </w:ins>
                            <w:ins w:id="20" w:author="Villaverde, Alfredo" w:date="2022-03-10T13:03:00Z">
                              <w:del w:id="21" w:author="Alain Komin" w:date="2022-08-29T15:28:00Z">
                                <w:r w:rsidR="00320F48" w:rsidRPr="00320F48" w:rsidDel="00B3530E">
                                  <w:rPr>
                                    <w:i/>
                                    <w:iCs w:val="0"/>
                                    <w:rPrChange w:id="22" w:author="Villaverde, Alfredo" w:date="2022-03-10T13:03:00Z">
                                      <w:rPr>
                                        <w:color w:val="FF0000"/>
                                      </w:rPr>
                                    </w:rPrChange>
                                  </w:rPr>
                                  <w:delText>Job Number</w:delText>
                                </w:r>
                              </w:del>
                            </w:ins>
                            <w:del w:id="23" w:author="Alain Komin" w:date="2022-08-29T15:28:00Z">
                              <w:r w:rsidR="004753DC" w:rsidRPr="00320F48" w:rsidDel="00B3530E">
                                <w:rPr>
                                  <w:i/>
                                  <w:iCs w:val="0"/>
                                  <w:rPrChange w:id="24" w:author="Villaverde, Alfredo" w:date="2022-03-10T13:03:00Z">
                                    <w:rPr>
                                      <w:color w:val="FF0000"/>
                                    </w:rPr>
                                  </w:rPrChange>
                                </w:rPr>
                                <w:delText xml:space="preserve"> </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left:0;text-align:left;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3ED41504" w14:textId="25147CF8" w:rsidR="0028768D" w:rsidRPr="00320F48" w:rsidRDefault="00A7133A" w:rsidP="00F520EE">
                      <w:pPr>
                        <w:pStyle w:val="Subtitle"/>
                        <w:rPr>
                          <w:i/>
                          <w:iCs w:val="0"/>
                          <w:rPrChange w:id="25" w:author="Villaverde, Alfredo" w:date="2022-03-10T13:03:00Z">
                            <w:rPr/>
                          </w:rPrChange>
                        </w:rPr>
                      </w:pPr>
                      <w:del w:id="26" w:author="Villaverde, Alfredo" w:date="2022-03-10T13:02:00Z">
                        <w:r w:rsidRPr="00320F48" w:rsidDel="00320F48">
                          <w:rPr>
                            <w:i/>
                            <w:iCs w:val="0"/>
                            <w:rPrChange w:id="27" w:author="Villaverde, Alfredo" w:date="2022-03-10T13:03:00Z">
                              <w:rPr>
                                <w:color w:val="FF0000"/>
                              </w:rPr>
                            </w:rPrChange>
                          </w:rPr>
                          <w:delText>TransnetYX, Inc. FDD</w:delText>
                        </w:r>
                      </w:del>
                      <w:ins w:id="28" w:author="Villaverde, Alfredo" w:date="2022-03-10T13:02:00Z">
                        <w:del w:id="29" w:author="Alain Komin" w:date="2022-08-29T15:28:00Z">
                          <w:r w:rsidR="00320F48" w:rsidRPr="00320F48" w:rsidDel="00B3530E">
                            <w:rPr>
                              <w:i/>
                              <w:iCs w:val="0"/>
                              <w:rPrChange w:id="30" w:author="Villaverde, Alfredo" w:date="2022-03-10T13:03:00Z">
                                <w:rPr>
                                  <w:color w:val="FF0000"/>
                                </w:rPr>
                              </w:rPrChange>
                            </w:rPr>
                            <w:delText>Customer Name</w:delText>
                          </w:r>
                        </w:del>
                      </w:ins>
                      <w:ins w:id="31" w:author="Alain Komin" w:date="2022-08-29T15:28:00Z">
                        <w:r w:rsidR="00B3530E">
                          <w:rPr>
                            <w:i/>
                            <w:iCs w:val="0"/>
                          </w:rPr>
                          <w:t>Intermex</w:t>
                        </w:r>
                      </w:ins>
                      <w:ins w:id="32" w:author="Alain Komin" w:date="2022-10-26T10:24:00Z">
                        <w:r w:rsidR="007E228E">
                          <w:rPr>
                            <w:i/>
                            <w:iCs w:val="0"/>
                          </w:rPr>
                          <w:t xml:space="preserve"> LLC</w:t>
                        </w:r>
                      </w:ins>
                      <w:ins w:id="33" w:author="Villaverde, Alfredo" w:date="2022-03-10T13:02:00Z">
                        <w:r w:rsidR="00320F48" w:rsidRPr="00320F48">
                          <w:rPr>
                            <w:i/>
                            <w:iCs w:val="0"/>
                            <w:rPrChange w:id="34" w:author="Villaverde, Alfredo" w:date="2022-03-10T13:03:00Z">
                              <w:rPr>
                                <w:color w:val="FF0000"/>
                              </w:rPr>
                            </w:rPrChange>
                          </w:rPr>
                          <w:t xml:space="preserve"> </w:t>
                        </w:r>
                      </w:ins>
                      <w:ins w:id="35" w:author="Villaverde, Alfredo" w:date="2022-03-10T13:03:00Z">
                        <w:r w:rsidR="00320F48" w:rsidRPr="00320F48">
                          <w:rPr>
                            <w:i/>
                            <w:iCs w:val="0"/>
                            <w:rPrChange w:id="36" w:author="Villaverde, Alfredo" w:date="2022-03-10T13:03:00Z">
                              <w:rPr>
                                <w:color w:val="FF0000"/>
                              </w:rPr>
                            </w:rPrChange>
                          </w:rPr>
                          <w:t xml:space="preserve">– </w:t>
                        </w:r>
                      </w:ins>
                      <w:ins w:id="37" w:author="Alain Komin" w:date="2022-08-29T15:28:00Z">
                        <w:r w:rsidR="00B3530E" w:rsidRPr="00B3530E">
                          <w:rPr>
                            <w:i/>
                            <w:iCs w:val="0"/>
                          </w:rPr>
                          <w:t>J876187</w:t>
                        </w:r>
                      </w:ins>
                      <w:ins w:id="38" w:author="Alain Komin" w:date="2022-09-27T11:29:00Z">
                        <w:r w:rsidR="00AB244F">
                          <w:rPr>
                            <w:i/>
                            <w:iCs w:val="0"/>
                          </w:rPr>
                          <w:t xml:space="preserve">, </w:t>
                        </w:r>
                        <w:r w:rsidR="00AB244F" w:rsidRPr="00AB244F">
                          <w:rPr>
                            <w:i/>
                            <w:iCs w:val="0"/>
                            <w:rPrChange w:id="39" w:author="Alain Komin" w:date="2022-09-27T11:29:00Z">
                              <w:rPr/>
                            </w:rPrChange>
                          </w:rPr>
                          <w:fldChar w:fldCharType="begin"/>
                        </w:r>
                        <w:r w:rsidR="00AB244F" w:rsidRPr="00AB244F">
                          <w:rPr>
                            <w:i/>
                            <w:iCs w:val="0"/>
                            <w:rPrChange w:id="40" w:author="Alain Komin" w:date="2022-09-27T11:29:00Z">
                              <w:rPr/>
                            </w:rPrChange>
                          </w:rPr>
                          <w:instrText xml:space="preserve"> HYPERLINK "https://nlcorp.app.netsuite.com/app/accounting/project/project.nl?id=135162194" </w:instrText>
                        </w:r>
                        <w:r w:rsidR="00AB244F" w:rsidRPr="00AB244F">
                          <w:rPr>
                            <w:i/>
                            <w:iCs w:val="0"/>
                            <w:rPrChange w:id="41" w:author="Alain Komin" w:date="2022-09-27T11:29:00Z">
                              <w:rPr/>
                            </w:rPrChange>
                          </w:rPr>
                          <w:fldChar w:fldCharType="separate"/>
                        </w:r>
                        <w:r w:rsidR="00AB244F" w:rsidRPr="00AB244F">
                          <w:rPr>
                            <w:rPrChange w:id="42" w:author="Alain Komin" w:date="2022-09-27T11:29:00Z">
                              <w:rPr>
                                <w:rStyle w:val="Hyperlink"/>
                                <w:rFonts w:ascii="Open Sans" w:hAnsi="Open Sans" w:cs="Open Sans"/>
                                <w:color w:val="255599"/>
                                <w:sz w:val="18"/>
                                <w:szCs w:val="18"/>
                              </w:rPr>
                            </w:rPrChange>
                          </w:rPr>
                          <w:t>J885047</w:t>
                        </w:r>
                        <w:r w:rsidR="00AB244F" w:rsidRPr="00AB244F">
                          <w:rPr>
                            <w:i/>
                            <w:iCs w:val="0"/>
                            <w:rPrChange w:id="43" w:author="Alain Komin" w:date="2022-09-27T11:29:00Z">
                              <w:rPr/>
                            </w:rPrChange>
                          </w:rPr>
                          <w:fldChar w:fldCharType="end"/>
                        </w:r>
                      </w:ins>
                      <w:ins w:id="44" w:author="Villaverde, Alfredo" w:date="2022-03-10T13:03:00Z">
                        <w:del w:id="45" w:author="Alain Komin" w:date="2022-08-29T15:28:00Z">
                          <w:r w:rsidR="00320F48" w:rsidRPr="00320F48" w:rsidDel="00B3530E">
                            <w:rPr>
                              <w:i/>
                              <w:iCs w:val="0"/>
                              <w:rPrChange w:id="46" w:author="Villaverde, Alfredo" w:date="2022-03-10T13:03:00Z">
                                <w:rPr>
                                  <w:color w:val="FF0000"/>
                                </w:rPr>
                              </w:rPrChange>
                            </w:rPr>
                            <w:delText>Job Number</w:delText>
                          </w:r>
                        </w:del>
                      </w:ins>
                      <w:del w:id="47" w:author="Alain Komin" w:date="2022-08-29T15:28:00Z">
                        <w:r w:rsidR="004753DC" w:rsidRPr="00320F48" w:rsidDel="00B3530E">
                          <w:rPr>
                            <w:i/>
                            <w:iCs w:val="0"/>
                            <w:rPrChange w:id="48" w:author="Villaverde, Alfredo" w:date="2022-03-10T13:03:00Z">
                              <w:rPr>
                                <w:color w:val="FF0000"/>
                              </w:rPr>
                            </w:rPrChange>
                          </w:rPr>
                          <w:delText xml:space="preserve"> </w:delText>
                        </w:r>
                      </w:del>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oel="http://schemas.microsoft.com/office/2019/extlst">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Del="00320F48" w:rsidRDefault="000E7C8B" w:rsidP="000E7C8B">
      <w:pPr>
        <w:rPr>
          <w:del w:id="49" w:author="Villaverde, Alfredo" w:date="2022-03-10T13:04:00Z"/>
          <w:rFonts w:cs="Arial"/>
          <w:sz w:val="19"/>
          <w:szCs w:val="19"/>
        </w:rPr>
      </w:pPr>
    </w:p>
    <w:p w14:paraId="5A39BBE3" w14:textId="77777777" w:rsidR="000E7C8B" w:rsidDel="00320F48" w:rsidRDefault="000E7C8B" w:rsidP="000E7C8B">
      <w:pPr>
        <w:rPr>
          <w:del w:id="50" w:author="Villaverde, Alfredo" w:date="2022-03-10T13:04:00Z"/>
          <w:rFonts w:cs="Arial"/>
          <w:sz w:val="19"/>
          <w:szCs w:val="19"/>
        </w:rPr>
      </w:pPr>
    </w:p>
    <w:p w14:paraId="41C8F396" w14:textId="77777777" w:rsidR="000E7C8B" w:rsidDel="00320F48" w:rsidRDefault="000E7C8B" w:rsidP="000E7C8B">
      <w:pPr>
        <w:rPr>
          <w:del w:id="51" w:author="Villaverde, Alfredo" w:date="2022-03-10T13:04:00Z"/>
          <w:rFonts w:cs="Arial"/>
          <w:sz w:val="19"/>
          <w:szCs w:val="19"/>
        </w:rPr>
      </w:pPr>
    </w:p>
    <w:p w14:paraId="72A3D3EC" w14:textId="77777777" w:rsidR="000E7C8B" w:rsidDel="00320F48" w:rsidRDefault="000E7C8B" w:rsidP="000E7C8B">
      <w:pPr>
        <w:rPr>
          <w:del w:id="52" w:author="Villaverde, Alfredo" w:date="2022-03-10T13:04:00Z"/>
          <w:rFonts w:cs="Arial"/>
          <w:sz w:val="19"/>
          <w:szCs w:val="19"/>
        </w:rPr>
      </w:pPr>
    </w:p>
    <w:p w14:paraId="0D0B940D" w14:textId="77777777" w:rsidR="000E7C8B" w:rsidDel="00320F48" w:rsidRDefault="000E7C8B" w:rsidP="000E7C8B">
      <w:pPr>
        <w:rPr>
          <w:del w:id="53" w:author="Villaverde, Alfredo" w:date="2022-03-10T13:04:00Z"/>
          <w:rFonts w:cs="Arial"/>
          <w:sz w:val="19"/>
          <w:szCs w:val="19"/>
        </w:rPr>
      </w:pPr>
    </w:p>
    <w:p w14:paraId="0E27B00A" w14:textId="77777777" w:rsidR="000E7C8B" w:rsidDel="00320F48" w:rsidRDefault="000E7C8B" w:rsidP="000E7C8B">
      <w:pPr>
        <w:rPr>
          <w:del w:id="54" w:author="Villaverde, Alfredo" w:date="2022-03-10T13:04:00Z"/>
          <w:rFonts w:cs="Arial"/>
          <w:sz w:val="19"/>
          <w:szCs w:val="19"/>
        </w:rPr>
      </w:pPr>
    </w:p>
    <w:p w14:paraId="60061E4C" w14:textId="77777777" w:rsidR="000E7C8B" w:rsidRDefault="000E7C8B">
      <w:pPr>
        <w:pStyle w:val="TOC2"/>
        <w:pPrChange w:id="55" w:author="Villaverde, Alfredo" w:date="2022-03-10T13:04:00Z">
          <w:pPr/>
        </w:pPrChange>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1FDCC8B7" w:rsidR="7B810662" w:rsidRDefault="7B810662">
      <w:r w:rsidRPr="7B810662">
        <w:rPr>
          <w:rFonts w:eastAsia="Arial" w:cs="Arial"/>
          <w:color w:val="000000" w:themeColor="text1"/>
          <w:sz w:val="20"/>
          <w:szCs w:val="20"/>
        </w:rPr>
        <w:t xml:space="preserve">Version: </w:t>
      </w:r>
      <w:del w:id="56" w:author="Villaverde, Alfredo" w:date="2022-03-10T13:05:00Z">
        <w:r w:rsidR="00086230" w:rsidDel="00320F48">
          <w:rPr>
            <w:rFonts w:eastAsia="Arial" w:cs="Arial"/>
            <w:color w:val="000000" w:themeColor="text1"/>
            <w:sz w:val="20"/>
            <w:szCs w:val="20"/>
          </w:rPr>
          <w:delText xml:space="preserve">July </w:delText>
        </w:r>
        <w:r w:rsidR="005E466E" w:rsidDel="00320F48">
          <w:rPr>
            <w:rFonts w:eastAsia="Arial" w:cs="Arial"/>
            <w:color w:val="000000" w:themeColor="text1"/>
            <w:sz w:val="20"/>
            <w:szCs w:val="20"/>
          </w:rPr>
          <w:delText>31</w:delText>
        </w:r>
      </w:del>
      <w:ins w:id="57" w:author="Villaverde, Alfredo" w:date="2022-03-10T13:05:00Z">
        <w:r w:rsidR="00320F48">
          <w:rPr>
            <w:rFonts w:eastAsia="Arial" w:cs="Arial"/>
            <w:color w:val="000000" w:themeColor="text1"/>
            <w:sz w:val="20"/>
            <w:szCs w:val="20"/>
          </w:rPr>
          <w:t>March 3</w:t>
        </w:r>
      </w:ins>
      <w:r w:rsidR="00086230">
        <w:rPr>
          <w:rFonts w:eastAsia="Arial" w:cs="Arial"/>
          <w:color w:val="000000" w:themeColor="text1"/>
          <w:sz w:val="20"/>
          <w:szCs w:val="20"/>
        </w:rPr>
        <w:t>, 202</w:t>
      </w:r>
      <w:ins w:id="58" w:author="Villaverde, Alfredo" w:date="2022-03-10T13:05:00Z">
        <w:r w:rsidR="00320F48">
          <w:rPr>
            <w:rFonts w:eastAsia="Arial" w:cs="Arial"/>
            <w:color w:val="000000" w:themeColor="text1"/>
            <w:sz w:val="20"/>
            <w:szCs w:val="20"/>
          </w:rPr>
          <w:t>2</w:t>
        </w:r>
      </w:ins>
      <w:del w:id="59" w:author="Villaverde, Alfredo" w:date="2022-03-10T13:05:00Z">
        <w:r w:rsidR="00086230" w:rsidDel="00320F48">
          <w:rPr>
            <w:rFonts w:eastAsia="Arial" w:cs="Arial"/>
            <w:color w:val="000000" w:themeColor="text1"/>
            <w:sz w:val="20"/>
            <w:szCs w:val="20"/>
          </w:rPr>
          <w:delText>1</w:delText>
        </w:r>
      </w:del>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C0B66F2"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0" w:author="Alain Komin" w:date="2022-08-29T15:27:00Z">
              <w:r>
                <w:rPr>
                  <w:rFonts w:asciiTheme="minorHAnsi" w:eastAsia="MS Mincho" w:hAnsiTheme="minorHAnsi" w:cstheme="minorHAnsi"/>
                  <w:color w:val="0070C0"/>
                  <w:lang w:val="en-US"/>
                </w:rPr>
                <w:t>Custom Checkout</w:t>
              </w:r>
            </w:ins>
            <w:del w:id="61" w:author="Villaverde, Alfredo" w:date="2022-03-10T13:08:00Z">
              <w:r w:rsidR="004753DC" w:rsidRPr="00436805" w:rsidDel="00320F48">
                <w:rPr>
                  <w:rFonts w:asciiTheme="minorHAnsi" w:eastAsia="MS Mincho" w:hAnsiTheme="minorHAnsi" w:cstheme="minorHAnsi"/>
                  <w:color w:val="0070C0"/>
                  <w:lang w:val="en-US"/>
                </w:rPr>
                <w:delText xml:space="preserve">SuiteCommerce </w:delText>
              </w:r>
            </w:del>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0F9DC8BC"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2" w:author="Alain Komin" w:date="2022-08-29T15:27:00Z">
              <w:r>
                <w:rPr>
                  <w:rFonts w:asciiTheme="minorHAnsi" w:eastAsia="MS Mincho" w:hAnsiTheme="minorHAnsi" w:cstheme="minorHAnsi"/>
                  <w:color w:val="0070C0"/>
                  <w:lang w:val="en-US"/>
                </w:rPr>
                <w:t xml:space="preserve">Intermex </w:t>
              </w:r>
            </w:ins>
            <w:del w:id="63" w:author="Villaverde, Alfredo" w:date="2022-03-10T13:08:00Z">
              <w:r w:rsidR="00A7133A" w:rsidDel="00320F48">
                <w:rPr>
                  <w:rFonts w:asciiTheme="minorHAnsi" w:eastAsia="MS Mincho" w:hAnsiTheme="minorHAnsi" w:cstheme="minorHAnsi"/>
                  <w:color w:val="0070C0"/>
                  <w:lang w:val="en-US"/>
                </w:rPr>
                <w:delText>TransnetYX, Inc.</w:delText>
              </w:r>
            </w:del>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57702A"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4" w:author="Alain Komin" w:date="2022-08-29T15:27:00Z">
              <w:r w:rsidRPr="00331A75">
                <w:rPr>
                  <w:rFonts w:asciiTheme="minorHAnsi" w:hAnsiTheme="minorHAnsi" w:cstheme="minorHAnsi"/>
                  <w:color w:val="0070C0"/>
                </w:rPr>
                <w:t>J876187</w:t>
              </w:r>
              <w:r w:rsidRPr="00331A75" w:rsidDel="00320F48">
                <w:rPr>
                  <w:rFonts w:asciiTheme="minorHAnsi" w:hAnsiTheme="minorHAnsi" w:cstheme="minorHAnsi"/>
                  <w:color w:val="0070C0"/>
                </w:rPr>
                <w:t xml:space="preserve"> </w:t>
              </w:r>
            </w:ins>
            <w:del w:id="65" w:author="Villaverde, Alfredo" w:date="2022-03-10T13:08:00Z">
              <w:r w:rsidR="00436805" w:rsidRPr="00436805" w:rsidDel="00320F48">
                <w:rPr>
                  <w:rFonts w:asciiTheme="minorHAnsi" w:hAnsiTheme="minorHAnsi" w:cstheme="minorHAnsi"/>
                  <w:color w:val="0070C0"/>
                </w:rPr>
                <w:delText>J</w:delText>
              </w:r>
              <w:r w:rsidR="00A7133A" w:rsidDel="00320F48">
                <w:rPr>
                  <w:rFonts w:asciiTheme="minorHAnsi" w:hAnsiTheme="minorHAnsi" w:cstheme="minorHAnsi"/>
                  <w:color w:val="0070C0"/>
                </w:rPr>
                <w:delText>8</w:delText>
              </w:r>
              <w:r w:rsidR="004320C3" w:rsidDel="00320F48">
                <w:rPr>
                  <w:rFonts w:asciiTheme="minorHAnsi" w:hAnsiTheme="minorHAnsi" w:cstheme="minorHAnsi"/>
                  <w:color w:val="0070C0"/>
                </w:rPr>
                <w:delText>19268/</w:delText>
              </w:r>
              <w:r w:rsidR="00B51D09" w:rsidDel="00320F48">
                <w:rPr>
                  <w:rFonts w:asciiTheme="minorHAnsi" w:hAnsiTheme="minorHAnsi" w:cstheme="minorHAnsi"/>
                  <w:color w:val="0070C0"/>
                </w:rPr>
                <w:delText>838594</w:delText>
              </w:r>
            </w:del>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72DE159C" w:rsidR="00DA401A" w:rsidRPr="00436805" w:rsidRDefault="00331A75"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ins w:id="66" w:author="Alain Komin" w:date="2022-08-29T15:27:00Z">
              <w:r>
                <w:rPr>
                  <w:rFonts w:asciiTheme="minorHAnsi" w:eastAsia="MS Mincho" w:hAnsiTheme="minorHAnsi" w:cstheme="minorHAnsi"/>
                  <w:color w:val="0070C0"/>
                  <w:lang w:val="en-US"/>
                </w:rPr>
                <w:t>Alain Komin</w:t>
              </w:r>
            </w:ins>
            <w:del w:id="67" w:author="Villaverde, Alfredo" w:date="2022-03-10T13:06:00Z">
              <w:r w:rsidR="004753DC" w:rsidRPr="00436805" w:rsidDel="00320F48">
                <w:rPr>
                  <w:rFonts w:asciiTheme="minorHAnsi" w:eastAsia="MS Mincho" w:hAnsiTheme="minorHAnsi" w:cstheme="minorHAnsi"/>
                  <w:color w:val="0070C0"/>
                  <w:lang w:val="en-US"/>
                </w:rPr>
                <w:delText>Yvonne Bertorelli</w:delText>
              </w:r>
            </w:del>
          </w:p>
        </w:tc>
      </w:tr>
      <w:tr w:rsidR="005E466E" w14:paraId="7CF9E81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99C8D65" w14:textId="331C1727" w:rsidR="005E466E" w:rsidRDefault="005E466E" w:rsidP="0028768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25E929EB" w14:textId="043BC940"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68" w:author="Villaverde, Alfredo" w:date="2022-03-10T13:06:00Z">
              <w:r w:rsidDel="00320F48">
                <w:rPr>
                  <w:rFonts w:asciiTheme="minorHAnsi" w:eastAsia="MS Mincho" w:hAnsiTheme="minorHAnsi" w:cstheme="minorHAnsi"/>
                  <w:color w:val="0070C0"/>
                  <w:lang w:val="en-US"/>
                </w:rPr>
                <w:delText>Christopher Green</w:delText>
              </w:r>
            </w:del>
            <w:ins w:id="69" w:author="Alain Komin" w:date="2022-08-29T15:27:00Z">
              <w:r w:rsidR="00331A75">
                <w:rPr>
                  <w:rFonts w:asciiTheme="minorHAnsi" w:eastAsia="MS Mincho" w:hAnsiTheme="minorHAnsi" w:cstheme="minorHAnsi"/>
                  <w:color w:val="0070C0"/>
                  <w:lang w:val="en-US"/>
                </w:rPr>
                <w:t>Alain Komin</w:t>
              </w:r>
            </w:ins>
          </w:p>
        </w:tc>
      </w:tr>
      <w:tr w:rsidR="005E466E" w14:paraId="5AAC820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4D2C3BD" w14:textId="75BD7D4B" w:rsidR="005E466E" w:rsidRDefault="005E466E" w:rsidP="0028768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04AC224C" w14:textId="21545BCB"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70" w:author="Villaverde, Alfredo" w:date="2022-03-10T13:06:00Z">
              <w:r w:rsidDel="00320F48">
                <w:rPr>
                  <w:rFonts w:asciiTheme="minorHAnsi" w:eastAsia="MS Mincho" w:hAnsiTheme="minorHAnsi" w:cstheme="minorHAnsi"/>
                  <w:color w:val="0070C0"/>
                  <w:lang w:val="en-US"/>
                </w:rPr>
                <w:delText>Gonzalo Abela</w:delText>
              </w:r>
            </w:del>
            <w:ins w:id="71" w:author="Alain Komin" w:date="2022-08-29T15:27:00Z">
              <w:r w:rsidR="00331A75">
                <w:rPr>
                  <w:rFonts w:asciiTheme="minorHAnsi" w:eastAsia="MS Mincho" w:hAnsiTheme="minorHAnsi" w:cstheme="minorHAnsi"/>
                  <w:color w:val="0070C0"/>
                  <w:lang w:val="en-US"/>
                </w:rPr>
                <w:t>Ilan Daniele</w:t>
              </w:r>
            </w:ins>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2BA7A22" w14:textId="77777777" w:rsidTr="00892212">
        <w:tblPrEx>
          <w:tblCellMar>
            <w:left w:w="115" w:type="dxa"/>
            <w:right w:w="115" w:type="dxa"/>
          </w:tblCellMar>
        </w:tblPrEx>
        <w:trPr>
          <w:trHeight w:val="276"/>
        </w:trPr>
        <w:tc>
          <w:tcPr>
            <w:tcW w:w="660" w:type="pct"/>
          </w:tcPr>
          <w:p w14:paraId="6F54A5A7" w14:textId="41697B64" w:rsidR="00892212" w:rsidRPr="009A2331" w:rsidRDefault="004753DC" w:rsidP="0028768D">
            <w:r>
              <w:t>1.0</w:t>
            </w:r>
          </w:p>
        </w:tc>
        <w:tc>
          <w:tcPr>
            <w:tcW w:w="849" w:type="pct"/>
          </w:tcPr>
          <w:p w14:paraId="34CE0A41" w14:textId="6AB57DAC" w:rsidR="00892212" w:rsidRPr="009A2331" w:rsidRDefault="00A7133A" w:rsidP="0028768D">
            <w:del w:id="72" w:author="Villaverde, Alfredo" w:date="2022-03-10T13:07:00Z">
              <w:r w:rsidDel="00320F48">
                <w:delText>10</w:delText>
              </w:r>
            </w:del>
            <w:ins w:id="73" w:author="Villaverde, Alfredo" w:date="2022-03-10T13:08:00Z">
              <w:del w:id="74" w:author="Alain Komin" w:date="2022-08-29T15:27:00Z">
                <w:r w:rsidR="00320F48" w:rsidDel="00331A75">
                  <w:delText>MM</w:delText>
                </w:r>
              </w:del>
            </w:ins>
            <w:ins w:id="75" w:author="Alain Komin" w:date="2022-08-29T15:27:00Z">
              <w:r w:rsidR="00331A75">
                <w:t>08</w:t>
              </w:r>
            </w:ins>
            <w:r>
              <w:t>/</w:t>
            </w:r>
            <w:ins w:id="76" w:author="Villaverde, Alfredo" w:date="2022-03-10T13:08:00Z">
              <w:del w:id="77" w:author="Alain Komin" w:date="2022-08-29T15:27:00Z">
                <w:r w:rsidR="00320F48" w:rsidDel="00331A75">
                  <w:delText>DD</w:delText>
                </w:r>
              </w:del>
            </w:ins>
            <w:ins w:id="78" w:author="Alain Komin" w:date="2022-08-29T15:27:00Z">
              <w:r w:rsidR="00331A75">
                <w:t>29</w:t>
              </w:r>
            </w:ins>
            <w:del w:id="79" w:author="Villaverde, Alfredo" w:date="2022-03-10T13:07:00Z">
              <w:r w:rsidDel="00320F48">
                <w:delText>13</w:delText>
              </w:r>
            </w:del>
            <w:r>
              <w:t>/</w:t>
            </w:r>
            <w:ins w:id="80" w:author="Villaverde, Alfredo" w:date="2022-03-10T13:08:00Z">
              <w:del w:id="81" w:author="Alain Komin" w:date="2022-08-29T15:27:00Z">
                <w:r w:rsidR="00320F48" w:rsidDel="00331A75">
                  <w:delText>YYYY</w:delText>
                </w:r>
              </w:del>
            </w:ins>
            <w:ins w:id="82" w:author="Alain Komin" w:date="2022-08-29T15:27:00Z">
              <w:r w:rsidR="00331A75">
                <w:t>2022</w:t>
              </w:r>
            </w:ins>
            <w:del w:id="83" w:author="Villaverde, Alfredo" w:date="2022-03-10T13:07:00Z">
              <w:r w:rsidDel="00320F48">
                <w:delText>2021</w:delText>
              </w:r>
            </w:del>
          </w:p>
        </w:tc>
        <w:tc>
          <w:tcPr>
            <w:tcW w:w="1154" w:type="pct"/>
          </w:tcPr>
          <w:p w14:paraId="62EBF3C5" w14:textId="2778FB61" w:rsidR="00892212" w:rsidRPr="009A2331" w:rsidRDefault="00331A75" w:rsidP="0028768D">
            <w:ins w:id="84" w:author="Alain Komin" w:date="2022-08-29T15:28:00Z">
              <w:r>
                <w:rPr>
                  <w:rFonts w:asciiTheme="minorHAnsi" w:eastAsia="MS Mincho" w:hAnsiTheme="minorHAnsi" w:cstheme="minorHAnsi"/>
                  <w:lang w:val="en-US"/>
                </w:rPr>
                <w:t>Alain Komin</w:t>
              </w:r>
            </w:ins>
            <w:del w:id="85" w:author="Villaverde, Alfredo" w:date="2022-03-10T13:07:00Z">
              <w:r w:rsidR="00436805" w:rsidDel="00320F48">
                <w:delText>Yvonne Bertorelli</w:delText>
              </w:r>
            </w:del>
          </w:p>
        </w:tc>
        <w:tc>
          <w:tcPr>
            <w:tcW w:w="2337" w:type="pct"/>
          </w:tcPr>
          <w:p w14:paraId="5E59AEDE" w14:textId="1FD5E7F2" w:rsidR="00892212" w:rsidRPr="009A2331" w:rsidRDefault="00436805" w:rsidP="0028768D">
            <w:r>
              <w:t>Initial Draft</w:t>
            </w:r>
          </w:p>
        </w:tc>
      </w:tr>
      <w:tr w:rsidR="00331A75" w:rsidRPr="009A2331" w14:paraId="29669EEB" w14:textId="77777777" w:rsidTr="00892212">
        <w:tblPrEx>
          <w:tblCellMar>
            <w:left w:w="115" w:type="dxa"/>
            <w:right w:w="115" w:type="dxa"/>
          </w:tblCellMar>
        </w:tblPrEx>
        <w:trPr>
          <w:trHeight w:val="276"/>
          <w:ins w:id="86" w:author="Alain Komin" w:date="2022-08-29T15:28:00Z"/>
        </w:trPr>
        <w:tc>
          <w:tcPr>
            <w:tcW w:w="660" w:type="pct"/>
          </w:tcPr>
          <w:p w14:paraId="00DC785D" w14:textId="77777777" w:rsidR="00331A75" w:rsidRDefault="00331A75" w:rsidP="0028768D">
            <w:pPr>
              <w:rPr>
                <w:ins w:id="87" w:author="Alain Komin" w:date="2022-08-29T15:28:00Z"/>
              </w:rPr>
            </w:pPr>
          </w:p>
        </w:tc>
        <w:tc>
          <w:tcPr>
            <w:tcW w:w="849" w:type="pct"/>
          </w:tcPr>
          <w:p w14:paraId="25022622" w14:textId="77777777" w:rsidR="00331A75" w:rsidDel="00320F48" w:rsidRDefault="00331A75" w:rsidP="0028768D">
            <w:pPr>
              <w:rPr>
                <w:ins w:id="88" w:author="Alain Komin" w:date="2022-08-29T15:28:00Z"/>
              </w:rPr>
            </w:pPr>
          </w:p>
        </w:tc>
        <w:tc>
          <w:tcPr>
            <w:tcW w:w="1154" w:type="pct"/>
          </w:tcPr>
          <w:p w14:paraId="5E7DAF7B" w14:textId="77777777" w:rsidR="00331A75" w:rsidRDefault="00331A75" w:rsidP="0028768D">
            <w:pPr>
              <w:rPr>
                <w:ins w:id="89" w:author="Alain Komin" w:date="2022-08-29T15:28:00Z"/>
                <w:rFonts w:asciiTheme="minorHAnsi" w:eastAsia="MS Mincho" w:hAnsiTheme="minorHAnsi" w:cstheme="minorHAnsi"/>
                <w:lang w:val="en-US"/>
              </w:rPr>
            </w:pPr>
          </w:p>
        </w:tc>
        <w:tc>
          <w:tcPr>
            <w:tcW w:w="2337" w:type="pct"/>
          </w:tcPr>
          <w:p w14:paraId="16C1F1D1" w14:textId="77777777" w:rsidR="00331A75" w:rsidRDefault="00331A75" w:rsidP="0028768D">
            <w:pPr>
              <w:rPr>
                <w:ins w:id="90" w:author="Alain Komin" w:date="2022-08-29T15:28:00Z"/>
              </w:rPr>
            </w:pPr>
          </w:p>
        </w:tc>
      </w:tr>
      <w:tr w:rsidR="00331A75" w:rsidRPr="009A2331" w14:paraId="21AF05E2" w14:textId="77777777" w:rsidTr="00892212">
        <w:tblPrEx>
          <w:tblCellMar>
            <w:left w:w="115" w:type="dxa"/>
            <w:right w:w="115" w:type="dxa"/>
          </w:tblCellMar>
        </w:tblPrEx>
        <w:trPr>
          <w:trHeight w:val="276"/>
          <w:ins w:id="91" w:author="Alain Komin" w:date="2022-08-29T15:28:00Z"/>
        </w:trPr>
        <w:tc>
          <w:tcPr>
            <w:tcW w:w="660" w:type="pct"/>
          </w:tcPr>
          <w:p w14:paraId="1485EB64" w14:textId="77777777" w:rsidR="00331A75" w:rsidRDefault="00331A75" w:rsidP="0028768D">
            <w:pPr>
              <w:rPr>
                <w:ins w:id="92" w:author="Alain Komin" w:date="2022-08-29T15:28:00Z"/>
              </w:rPr>
            </w:pPr>
          </w:p>
        </w:tc>
        <w:tc>
          <w:tcPr>
            <w:tcW w:w="849" w:type="pct"/>
          </w:tcPr>
          <w:p w14:paraId="70A420A2" w14:textId="77777777" w:rsidR="00331A75" w:rsidDel="00320F48" w:rsidRDefault="00331A75" w:rsidP="0028768D">
            <w:pPr>
              <w:rPr>
                <w:ins w:id="93" w:author="Alain Komin" w:date="2022-08-29T15:28:00Z"/>
              </w:rPr>
            </w:pPr>
          </w:p>
        </w:tc>
        <w:tc>
          <w:tcPr>
            <w:tcW w:w="1154" w:type="pct"/>
          </w:tcPr>
          <w:p w14:paraId="6384E7BA" w14:textId="77777777" w:rsidR="00331A75" w:rsidRDefault="00331A75" w:rsidP="0028768D">
            <w:pPr>
              <w:rPr>
                <w:ins w:id="94" w:author="Alain Komin" w:date="2022-08-29T15:28:00Z"/>
                <w:rFonts w:asciiTheme="minorHAnsi" w:eastAsia="MS Mincho" w:hAnsiTheme="minorHAnsi" w:cstheme="minorHAnsi"/>
                <w:lang w:val="en-US"/>
              </w:rPr>
            </w:pPr>
          </w:p>
        </w:tc>
        <w:tc>
          <w:tcPr>
            <w:tcW w:w="2337" w:type="pct"/>
          </w:tcPr>
          <w:p w14:paraId="7CBAB497" w14:textId="77777777" w:rsidR="00331A75" w:rsidRDefault="00331A75" w:rsidP="0028768D">
            <w:pPr>
              <w:rPr>
                <w:ins w:id="95" w:author="Alain Komin" w:date="2022-08-29T15:28:00Z"/>
              </w:rPr>
            </w:pPr>
          </w:p>
        </w:tc>
      </w:tr>
      <w:tr w:rsidR="00331A75" w:rsidRPr="009A2331" w14:paraId="07353D07" w14:textId="77777777" w:rsidTr="00892212">
        <w:tblPrEx>
          <w:tblCellMar>
            <w:left w:w="115" w:type="dxa"/>
            <w:right w:w="115" w:type="dxa"/>
          </w:tblCellMar>
        </w:tblPrEx>
        <w:trPr>
          <w:trHeight w:val="276"/>
          <w:ins w:id="96" w:author="Alain Komin" w:date="2022-08-29T15:28:00Z"/>
        </w:trPr>
        <w:tc>
          <w:tcPr>
            <w:tcW w:w="660" w:type="pct"/>
          </w:tcPr>
          <w:p w14:paraId="128E9244" w14:textId="77777777" w:rsidR="00331A75" w:rsidRDefault="00331A75" w:rsidP="0028768D">
            <w:pPr>
              <w:rPr>
                <w:ins w:id="97" w:author="Alain Komin" w:date="2022-08-29T15:28:00Z"/>
              </w:rPr>
            </w:pPr>
          </w:p>
        </w:tc>
        <w:tc>
          <w:tcPr>
            <w:tcW w:w="849" w:type="pct"/>
          </w:tcPr>
          <w:p w14:paraId="028E0722" w14:textId="77777777" w:rsidR="00331A75" w:rsidDel="00320F48" w:rsidRDefault="00331A75" w:rsidP="0028768D">
            <w:pPr>
              <w:rPr>
                <w:ins w:id="98" w:author="Alain Komin" w:date="2022-08-29T15:28:00Z"/>
              </w:rPr>
            </w:pPr>
          </w:p>
        </w:tc>
        <w:tc>
          <w:tcPr>
            <w:tcW w:w="1154" w:type="pct"/>
          </w:tcPr>
          <w:p w14:paraId="1DB46152" w14:textId="77777777" w:rsidR="00331A75" w:rsidRDefault="00331A75" w:rsidP="0028768D">
            <w:pPr>
              <w:rPr>
                <w:ins w:id="99" w:author="Alain Komin" w:date="2022-08-29T15:28:00Z"/>
                <w:rFonts w:asciiTheme="minorHAnsi" w:eastAsia="MS Mincho" w:hAnsiTheme="minorHAnsi" w:cstheme="minorHAnsi"/>
                <w:lang w:val="en-US"/>
              </w:rPr>
            </w:pPr>
          </w:p>
        </w:tc>
        <w:tc>
          <w:tcPr>
            <w:tcW w:w="2337" w:type="pct"/>
          </w:tcPr>
          <w:p w14:paraId="2C064296" w14:textId="77777777" w:rsidR="00331A75" w:rsidRDefault="00331A75" w:rsidP="0028768D">
            <w:pPr>
              <w:rPr>
                <w:ins w:id="100" w:author="Alain Komin" w:date="2022-08-29T15:28:00Z"/>
              </w:rPr>
            </w:pPr>
          </w:p>
        </w:tc>
      </w:tr>
      <w:tr w:rsidR="00331A75" w:rsidRPr="009A2331" w14:paraId="28DC0E16" w14:textId="77777777" w:rsidTr="00892212">
        <w:tblPrEx>
          <w:tblCellMar>
            <w:left w:w="115" w:type="dxa"/>
            <w:right w:w="115" w:type="dxa"/>
          </w:tblCellMar>
        </w:tblPrEx>
        <w:trPr>
          <w:trHeight w:val="276"/>
          <w:ins w:id="101" w:author="Alain Komin" w:date="2022-08-29T15:28:00Z"/>
        </w:trPr>
        <w:tc>
          <w:tcPr>
            <w:tcW w:w="660" w:type="pct"/>
          </w:tcPr>
          <w:p w14:paraId="15F20D29" w14:textId="77777777" w:rsidR="00331A75" w:rsidRDefault="00331A75" w:rsidP="0028768D">
            <w:pPr>
              <w:rPr>
                <w:ins w:id="102" w:author="Alain Komin" w:date="2022-08-29T15:28:00Z"/>
              </w:rPr>
            </w:pPr>
          </w:p>
        </w:tc>
        <w:tc>
          <w:tcPr>
            <w:tcW w:w="849" w:type="pct"/>
          </w:tcPr>
          <w:p w14:paraId="01EFA7C7" w14:textId="77777777" w:rsidR="00331A75" w:rsidDel="00320F48" w:rsidRDefault="00331A75" w:rsidP="0028768D">
            <w:pPr>
              <w:rPr>
                <w:ins w:id="103" w:author="Alain Komin" w:date="2022-08-29T15:28:00Z"/>
              </w:rPr>
            </w:pPr>
          </w:p>
        </w:tc>
        <w:tc>
          <w:tcPr>
            <w:tcW w:w="1154" w:type="pct"/>
          </w:tcPr>
          <w:p w14:paraId="62043483" w14:textId="77777777" w:rsidR="00331A75" w:rsidRDefault="00331A75" w:rsidP="0028768D">
            <w:pPr>
              <w:rPr>
                <w:ins w:id="104" w:author="Alain Komin" w:date="2022-08-29T15:28:00Z"/>
                <w:rFonts w:asciiTheme="minorHAnsi" w:eastAsia="MS Mincho" w:hAnsiTheme="minorHAnsi" w:cstheme="minorHAnsi"/>
                <w:lang w:val="en-US"/>
              </w:rPr>
            </w:pPr>
          </w:p>
        </w:tc>
        <w:tc>
          <w:tcPr>
            <w:tcW w:w="2337" w:type="pct"/>
          </w:tcPr>
          <w:p w14:paraId="565F80C6" w14:textId="77777777" w:rsidR="00331A75" w:rsidRDefault="00331A75" w:rsidP="0028768D">
            <w:pPr>
              <w:rPr>
                <w:ins w:id="105" w:author="Alain Komin" w:date="2022-08-29T15:28:00Z"/>
              </w:rPr>
            </w:pPr>
          </w:p>
        </w:tc>
      </w:tr>
      <w:tr w:rsidR="00892212" w:rsidRPr="009A2331" w:rsidDel="00320F48" w14:paraId="2C51D4E7" w14:textId="2DF8D1B3" w:rsidTr="004753DC">
        <w:tblPrEx>
          <w:tblCellMar>
            <w:left w:w="115" w:type="dxa"/>
            <w:right w:w="115" w:type="dxa"/>
          </w:tblCellMar>
        </w:tblPrEx>
        <w:trPr>
          <w:trHeight w:val="276"/>
          <w:del w:id="106" w:author="Villaverde, Alfredo" w:date="2022-03-10T13:08:00Z"/>
        </w:trPr>
        <w:tc>
          <w:tcPr>
            <w:tcW w:w="660" w:type="pct"/>
          </w:tcPr>
          <w:p w14:paraId="4B3AA50C" w14:textId="6AF16CF1" w:rsidR="00892212" w:rsidRPr="009A2331" w:rsidDel="00320F48" w:rsidRDefault="0009426A" w:rsidP="0028768D">
            <w:pPr>
              <w:rPr>
                <w:del w:id="107" w:author="Villaverde, Alfredo" w:date="2022-03-10T13:08:00Z"/>
              </w:rPr>
            </w:pPr>
            <w:ins w:id="108" w:author="Bertorelli, Yvonne A" w:date="2021-11-02T13:15:00Z">
              <w:del w:id="109" w:author="Villaverde, Alfredo" w:date="2022-03-10T13:08:00Z">
                <w:r w:rsidDel="00320F48">
                  <w:delText>2.0</w:delText>
                </w:r>
              </w:del>
            </w:ins>
          </w:p>
        </w:tc>
        <w:tc>
          <w:tcPr>
            <w:tcW w:w="849" w:type="pct"/>
          </w:tcPr>
          <w:p w14:paraId="6D98A12B" w14:textId="0E73B49F" w:rsidR="00892212" w:rsidRPr="009A2331" w:rsidDel="00320F48" w:rsidRDefault="0009426A" w:rsidP="0028768D">
            <w:pPr>
              <w:rPr>
                <w:del w:id="110" w:author="Villaverde, Alfredo" w:date="2022-03-10T13:08:00Z"/>
              </w:rPr>
            </w:pPr>
            <w:ins w:id="111" w:author="Bertorelli, Yvonne A" w:date="2021-11-02T13:15:00Z">
              <w:del w:id="112" w:author="Villaverde, Alfredo" w:date="2022-03-10T13:08:00Z">
                <w:r w:rsidDel="00320F48">
                  <w:delText>11/2/2021</w:delText>
                </w:r>
              </w:del>
            </w:ins>
          </w:p>
        </w:tc>
        <w:tc>
          <w:tcPr>
            <w:tcW w:w="1154" w:type="pct"/>
          </w:tcPr>
          <w:p w14:paraId="2946DB82" w14:textId="72AE8583" w:rsidR="00892212" w:rsidRPr="009A2331" w:rsidDel="00320F48" w:rsidRDefault="0009426A" w:rsidP="0028768D">
            <w:pPr>
              <w:rPr>
                <w:del w:id="113" w:author="Villaverde, Alfredo" w:date="2022-03-10T13:08:00Z"/>
              </w:rPr>
            </w:pPr>
            <w:ins w:id="114" w:author="Bertorelli, Yvonne A" w:date="2021-11-02T13:15:00Z">
              <w:del w:id="115" w:author="Villaverde, Alfredo" w:date="2022-03-10T13:08:00Z">
                <w:r w:rsidDel="00320F48">
                  <w:delText xml:space="preserve">Yvonne Bertorelli </w:delText>
                </w:r>
              </w:del>
            </w:ins>
          </w:p>
        </w:tc>
        <w:tc>
          <w:tcPr>
            <w:tcW w:w="2337" w:type="pct"/>
          </w:tcPr>
          <w:p w14:paraId="3D07D42D" w14:textId="13F15FE7" w:rsidR="00892212" w:rsidRPr="009A2331" w:rsidDel="00320F48" w:rsidRDefault="0009426A" w:rsidP="00892212">
            <w:pPr>
              <w:rPr>
                <w:del w:id="116" w:author="Villaverde, Alfredo" w:date="2022-03-10T13:08:00Z"/>
              </w:rPr>
            </w:pPr>
            <w:ins w:id="117" w:author="Bertorelli, Yvonne A" w:date="2021-11-02T13:15:00Z">
              <w:del w:id="118" w:author="Villaverde, Alfredo" w:date="2022-03-10T13:08:00Z">
                <w:r w:rsidDel="00320F48">
                  <w:delText>Updates based on customer f</w:delText>
                </w:r>
              </w:del>
            </w:ins>
            <w:ins w:id="119" w:author="Bertorelli, Yvonne A" w:date="2021-11-02T13:16:00Z">
              <w:del w:id="120" w:author="Villaverde, Alfredo" w:date="2022-03-10T13:08:00Z">
                <w:r w:rsidDel="00320F48">
                  <w:delText>eedback</w:delText>
                </w:r>
              </w:del>
            </w:ins>
          </w:p>
        </w:tc>
      </w:tr>
      <w:tr w:rsidR="00892212" w:rsidRPr="009A2331" w:rsidDel="00320F48" w14:paraId="5997CC1D" w14:textId="040CA66F" w:rsidTr="00436805">
        <w:tblPrEx>
          <w:tblCellMar>
            <w:left w:w="115" w:type="dxa"/>
            <w:right w:w="115" w:type="dxa"/>
          </w:tblCellMar>
        </w:tblPrEx>
        <w:trPr>
          <w:trHeight w:val="276"/>
          <w:del w:id="121" w:author="Villaverde, Alfredo" w:date="2022-03-10T13:08:00Z"/>
        </w:trPr>
        <w:tc>
          <w:tcPr>
            <w:tcW w:w="660" w:type="pct"/>
          </w:tcPr>
          <w:p w14:paraId="110FFD37" w14:textId="1175FD1D" w:rsidR="00892212" w:rsidRPr="009A2331" w:rsidDel="00320F48" w:rsidRDefault="009801DA" w:rsidP="0028768D">
            <w:pPr>
              <w:rPr>
                <w:del w:id="122" w:author="Villaverde, Alfredo" w:date="2022-03-10T13:08:00Z"/>
              </w:rPr>
            </w:pPr>
            <w:ins w:id="123" w:author="Bertorelli, Yvonne A" w:date="2021-11-03T16:30:00Z">
              <w:del w:id="124" w:author="Villaverde, Alfredo" w:date="2022-03-10T13:08:00Z">
                <w:r w:rsidDel="00320F48">
                  <w:delText>2.1</w:delText>
                </w:r>
              </w:del>
            </w:ins>
          </w:p>
        </w:tc>
        <w:tc>
          <w:tcPr>
            <w:tcW w:w="849" w:type="pct"/>
          </w:tcPr>
          <w:p w14:paraId="6B699379" w14:textId="0E700EE0" w:rsidR="00892212" w:rsidRPr="009A2331" w:rsidDel="00320F48" w:rsidRDefault="009801DA" w:rsidP="0028768D">
            <w:pPr>
              <w:rPr>
                <w:del w:id="125" w:author="Villaverde, Alfredo" w:date="2022-03-10T13:08:00Z"/>
              </w:rPr>
            </w:pPr>
            <w:ins w:id="126" w:author="Bertorelli, Yvonne A" w:date="2021-11-03T16:30:00Z">
              <w:del w:id="127" w:author="Villaverde, Alfredo" w:date="2022-03-10T13:08:00Z">
                <w:r w:rsidDel="00320F48">
                  <w:delText>11/3/2021</w:delText>
                </w:r>
              </w:del>
            </w:ins>
          </w:p>
        </w:tc>
        <w:tc>
          <w:tcPr>
            <w:tcW w:w="1154" w:type="pct"/>
          </w:tcPr>
          <w:p w14:paraId="3FE9F23F" w14:textId="5B42B06B" w:rsidR="00892212" w:rsidRPr="009A2331" w:rsidDel="00320F48" w:rsidRDefault="009801DA" w:rsidP="0028768D">
            <w:pPr>
              <w:rPr>
                <w:del w:id="128" w:author="Villaverde, Alfredo" w:date="2022-03-10T13:08:00Z"/>
              </w:rPr>
            </w:pPr>
            <w:ins w:id="129" w:author="Bertorelli, Yvonne A" w:date="2021-11-03T16:30:00Z">
              <w:del w:id="130" w:author="Villaverde, Alfredo" w:date="2022-03-10T13:08:00Z">
                <w:r w:rsidDel="00320F48">
                  <w:delText>Yvonne Bertorelli</w:delText>
                </w:r>
              </w:del>
            </w:ins>
          </w:p>
        </w:tc>
        <w:tc>
          <w:tcPr>
            <w:tcW w:w="2337" w:type="pct"/>
          </w:tcPr>
          <w:p w14:paraId="1F72F646" w14:textId="2015EC08" w:rsidR="00892212" w:rsidRPr="009A2331" w:rsidDel="00320F48" w:rsidRDefault="009801DA" w:rsidP="0028768D">
            <w:pPr>
              <w:rPr>
                <w:del w:id="131" w:author="Villaverde, Alfredo" w:date="2022-03-10T13:08:00Z"/>
              </w:rPr>
            </w:pPr>
            <w:ins w:id="132" w:author="Bertorelli, Yvonne A" w:date="2021-11-03T16:30:00Z">
              <w:del w:id="133" w:author="Villaverde, Alfredo" w:date="2022-03-10T13:08:00Z">
                <w:r w:rsidDel="00320F48">
                  <w:delText>Updates based on customer feedback</w:delText>
                </w:r>
              </w:del>
            </w:ins>
          </w:p>
        </w:tc>
      </w:tr>
    </w:tbl>
    <w:p w14:paraId="463F29E8" w14:textId="77777777" w:rsidR="00DA401A" w:rsidRDefault="00DA401A">
      <w:pPr>
        <w:rPr>
          <w:rStyle w:val="SubtleEmphasis"/>
        </w:rPr>
      </w:pPr>
      <w:r>
        <w:rPr>
          <w:rStyle w:val="SubtleEmphasis"/>
        </w:rPr>
        <w:br w:type="page"/>
      </w:r>
    </w:p>
    <w:p w14:paraId="3B7B4B86" w14:textId="0D34F62B" w:rsidR="00466210" w:rsidRDefault="00466210">
      <w:pPr>
        <w:rPr>
          <w:ins w:id="134" w:author="Villaverde, Alfredo" w:date="2022-03-10T14:34:00Z"/>
          <w:rFonts w:cs="Arial"/>
          <w:color w:val="0069AA"/>
          <w:szCs w:val="20"/>
        </w:rPr>
        <w:pPrChange w:id="135" w:author="Sebastian Gonzalez" w:date="2022-05-18T12:18:00Z">
          <w:pPr>
            <w:spacing w:before="120"/>
          </w:pPr>
        </w:pPrChange>
      </w:pPr>
    </w:p>
    <w:customXmlInsRangeStart w:id="136" w:author="Sebastian Gonzalez" w:date="2022-05-18T12:17:00Z"/>
    <w:sdt>
      <w:sdtPr>
        <w:id w:val="1361311260"/>
        <w:docPartObj>
          <w:docPartGallery w:val="Table of Contents"/>
          <w:docPartUnique/>
        </w:docPartObj>
      </w:sdtPr>
      <w:sdtEndPr>
        <w:rPr>
          <w:noProof/>
        </w:rPr>
      </w:sdtEndPr>
      <w:sdtContent>
        <w:customXmlInsRangeEnd w:id="136"/>
        <w:p w14:paraId="21CB4AA0" w14:textId="348D375D" w:rsidR="00BE18E6" w:rsidRDefault="00BE18E6">
          <w:pPr>
            <w:pStyle w:val="TOC1"/>
            <w:rPr>
              <w:ins w:id="137" w:author="Sebastian Gonzalez" w:date="2022-05-18T12:17:00Z"/>
            </w:rPr>
            <w:pPrChange w:id="138" w:author="Sebastian Gonzalez" w:date="2022-05-18T12:22:00Z">
              <w:pPr>
                <w:pStyle w:val="TOCHeading"/>
              </w:pPr>
            </w:pPrChange>
          </w:pPr>
          <w:ins w:id="139" w:author="Sebastian Gonzalez" w:date="2022-05-18T12:17:00Z">
            <w:r>
              <w:t>Table of Contents</w:t>
            </w:r>
          </w:ins>
        </w:p>
        <w:p w14:paraId="5B82539C" w14:textId="66C06071" w:rsidR="00C3296D" w:rsidRDefault="00BE18E6">
          <w:pPr>
            <w:pStyle w:val="TOC1"/>
            <w:tabs>
              <w:tab w:val="left" w:pos="440"/>
              <w:tab w:val="right" w:leader="dot" w:pos="10358"/>
            </w:tabs>
            <w:rPr>
              <w:ins w:id="140" w:author="Alain Komin" w:date="2022-10-27T10:41:00Z"/>
              <w:rFonts w:eastAsiaTheme="minorEastAsia" w:cstheme="minorBidi"/>
              <w:b w:val="0"/>
              <w:bCs w:val="0"/>
              <w:i w:val="0"/>
              <w:iCs w:val="0"/>
              <w:noProof/>
              <w:sz w:val="22"/>
              <w:szCs w:val="22"/>
              <w:lang w:val="en-US"/>
            </w:rPr>
          </w:pPr>
          <w:ins w:id="141" w:author="Sebastian Gonzalez" w:date="2022-05-18T12:19:00Z">
            <w:r>
              <w:fldChar w:fldCharType="begin"/>
            </w:r>
            <w:r>
              <w:instrText xml:space="preserve"> TOC \o "1-3" \h \z \u </w:instrText>
            </w:r>
          </w:ins>
          <w:r>
            <w:fldChar w:fldCharType="separate"/>
          </w:r>
          <w:ins w:id="142" w:author="Alain Komin" w:date="2022-10-27T10:41:00Z">
            <w:r w:rsidR="00C3296D" w:rsidRPr="00893C7B">
              <w:rPr>
                <w:rStyle w:val="Hyperlink"/>
                <w:noProof/>
              </w:rPr>
              <w:fldChar w:fldCharType="begin"/>
            </w:r>
            <w:r w:rsidR="00C3296D" w:rsidRPr="00893C7B">
              <w:rPr>
                <w:rStyle w:val="Hyperlink"/>
                <w:noProof/>
              </w:rPr>
              <w:instrText xml:space="preserve"> </w:instrText>
            </w:r>
            <w:r w:rsidR="00C3296D">
              <w:rPr>
                <w:noProof/>
              </w:rPr>
              <w:instrText>HYPERLINK \l "_Toc117759712"</w:instrText>
            </w:r>
            <w:r w:rsidR="00C3296D" w:rsidRPr="00893C7B">
              <w:rPr>
                <w:rStyle w:val="Hyperlink"/>
                <w:noProof/>
              </w:rPr>
              <w:instrText xml:space="preserve"> </w:instrText>
            </w:r>
            <w:r w:rsidR="00C3296D" w:rsidRPr="00893C7B">
              <w:rPr>
                <w:rStyle w:val="Hyperlink"/>
                <w:noProof/>
              </w:rPr>
              <w:fldChar w:fldCharType="separate"/>
            </w:r>
            <w:r w:rsidR="00C3296D" w:rsidRPr="00893C7B">
              <w:rPr>
                <w:rStyle w:val="Hyperlink"/>
                <w:noProof/>
              </w:rPr>
              <w:t>1</w:t>
            </w:r>
            <w:r w:rsidR="00C3296D">
              <w:rPr>
                <w:rFonts w:eastAsiaTheme="minorEastAsia" w:cstheme="minorBidi"/>
                <w:b w:val="0"/>
                <w:bCs w:val="0"/>
                <w:i w:val="0"/>
                <w:iCs w:val="0"/>
                <w:noProof/>
                <w:sz w:val="22"/>
                <w:szCs w:val="22"/>
                <w:lang w:val="en-US"/>
              </w:rPr>
              <w:tab/>
            </w:r>
            <w:r w:rsidR="00C3296D" w:rsidRPr="00893C7B">
              <w:rPr>
                <w:rStyle w:val="Hyperlink"/>
                <w:noProof/>
              </w:rPr>
              <w:t>Business needs</w:t>
            </w:r>
            <w:r w:rsidR="00C3296D">
              <w:rPr>
                <w:noProof/>
                <w:webHidden/>
              </w:rPr>
              <w:tab/>
            </w:r>
            <w:r w:rsidR="00C3296D">
              <w:rPr>
                <w:noProof/>
                <w:webHidden/>
              </w:rPr>
              <w:fldChar w:fldCharType="begin"/>
            </w:r>
            <w:r w:rsidR="00C3296D">
              <w:rPr>
                <w:noProof/>
                <w:webHidden/>
              </w:rPr>
              <w:instrText xml:space="preserve"> PAGEREF _Toc117759712 \h </w:instrText>
            </w:r>
          </w:ins>
          <w:r w:rsidR="00C3296D">
            <w:rPr>
              <w:noProof/>
              <w:webHidden/>
            </w:rPr>
          </w:r>
          <w:r w:rsidR="00C3296D">
            <w:rPr>
              <w:noProof/>
              <w:webHidden/>
            </w:rPr>
            <w:fldChar w:fldCharType="separate"/>
          </w:r>
          <w:ins w:id="143" w:author="Alain Komin" w:date="2022-10-27T10:41:00Z">
            <w:r w:rsidR="00C3296D">
              <w:rPr>
                <w:noProof/>
                <w:webHidden/>
              </w:rPr>
              <w:t>4</w:t>
            </w:r>
            <w:r w:rsidR="00C3296D">
              <w:rPr>
                <w:noProof/>
                <w:webHidden/>
              </w:rPr>
              <w:fldChar w:fldCharType="end"/>
            </w:r>
            <w:r w:rsidR="00C3296D" w:rsidRPr="00893C7B">
              <w:rPr>
                <w:rStyle w:val="Hyperlink"/>
                <w:noProof/>
              </w:rPr>
              <w:fldChar w:fldCharType="end"/>
            </w:r>
          </w:ins>
        </w:p>
        <w:p w14:paraId="31CE64E2" w14:textId="069717A6" w:rsidR="00C3296D" w:rsidRDefault="00C3296D">
          <w:pPr>
            <w:pStyle w:val="TOC1"/>
            <w:tabs>
              <w:tab w:val="left" w:pos="440"/>
              <w:tab w:val="right" w:leader="dot" w:pos="10358"/>
            </w:tabs>
            <w:rPr>
              <w:ins w:id="144" w:author="Alain Komin" w:date="2022-10-27T10:41:00Z"/>
              <w:rFonts w:eastAsiaTheme="minorEastAsia" w:cstheme="minorBidi"/>
              <w:b w:val="0"/>
              <w:bCs w:val="0"/>
              <w:i w:val="0"/>
              <w:iCs w:val="0"/>
              <w:noProof/>
              <w:sz w:val="22"/>
              <w:szCs w:val="22"/>
              <w:lang w:val="en-US"/>
            </w:rPr>
          </w:pPr>
          <w:ins w:id="145"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"_Toc117759714"</w:instrText>
            </w:r>
            <w:r w:rsidRPr="00893C7B">
              <w:rPr>
                <w:rStyle w:val="Hyperlink"/>
                <w:noProof/>
              </w:rPr>
              <w:instrText xml:space="preserve"> </w:instrText>
            </w:r>
            <w:r w:rsidRPr="00893C7B">
              <w:rPr>
                <w:rStyle w:val="Hyperlink"/>
                <w:noProof/>
              </w:rPr>
              <w:fldChar w:fldCharType="separate"/>
            </w:r>
            <w:r w:rsidRPr="00893C7B">
              <w:rPr>
                <w:rStyle w:val="Hyperlink"/>
                <w:noProof/>
              </w:rPr>
              <w:t>2</w:t>
            </w:r>
            <w:r>
              <w:rPr>
                <w:rFonts w:eastAsiaTheme="minorEastAsia" w:cstheme="minorBidi"/>
                <w:b w:val="0"/>
                <w:bCs w:val="0"/>
                <w:i w:val="0"/>
                <w:iCs w:val="0"/>
                <w:noProof/>
                <w:sz w:val="22"/>
                <w:szCs w:val="22"/>
                <w:lang w:val="en-US"/>
              </w:rPr>
              <w:tab/>
            </w:r>
            <w:r w:rsidRPr="00893C7B">
              <w:rPr>
                <w:rStyle w:val="Hyperlink"/>
                <w:noProof/>
              </w:rPr>
              <w:t>Impacted areas/modules</w:t>
            </w:r>
            <w:r>
              <w:rPr>
                <w:noProof/>
                <w:webHidden/>
              </w:rPr>
              <w:tab/>
            </w:r>
            <w:r>
              <w:rPr>
                <w:noProof/>
                <w:webHidden/>
              </w:rPr>
              <w:fldChar w:fldCharType="begin"/>
            </w:r>
            <w:r>
              <w:rPr>
                <w:noProof/>
                <w:webHidden/>
              </w:rPr>
              <w:instrText xml:space="preserve"> PAGEREF _Toc117759714 \h </w:instrText>
            </w:r>
          </w:ins>
          <w:r>
            <w:rPr>
              <w:noProof/>
              <w:webHidden/>
            </w:rPr>
          </w:r>
          <w:r>
            <w:rPr>
              <w:noProof/>
              <w:webHidden/>
            </w:rPr>
            <w:fldChar w:fldCharType="separate"/>
          </w:r>
          <w:ins w:id="146" w:author="Alain Komin" w:date="2022-10-27T10:41:00Z">
            <w:r>
              <w:rPr>
                <w:noProof/>
                <w:webHidden/>
              </w:rPr>
              <w:t>4</w:t>
            </w:r>
            <w:r>
              <w:rPr>
                <w:noProof/>
                <w:webHidden/>
              </w:rPr>
              <w:fldChar w:fldCharType="end"/>
            </w:r>
            <w:r w:rsidRPr="00893C7B">
              <w:rPr>
                <w:rStyle w:val="Hyperlink"/>
                <w:noProof/>
              </w:rPr>
              <w:fldChar w:fldCharType="end"/>
            </w:r>
          </w:ins>
        </w:p>
        <w:p w14:paraId="56010A71" w14:textId="3365E911" w:rsidR="00C3296D" w:rsidRDefault="00C3296D">
          <w:pPr>
            <w:pStyle w:val="TOC1"/>
            <w:tabs>
              <w:tab w:val="left" w:pos="440"/>
              <w:tab w:val="right" w:leader="dot" w:pos="10358"/>
            </w:tabs>
            <w:rPr>
              <w:ins w:id="147" w:author="Alain Komin" w:date="2022-10-27T10:41:00Z"/>
              <w:rFonts w:eastAsiaTheme="minorEastAsia" w:cstheme="minorBidi"/>
              <w:b w:val="0"/>
              <w:bCs w:val="0"/>
              <w:i w:val="0"/>
              <w:iCs w:val="0"/>
              <w:noProof/>
              <w:sz w:val="22"/>
              <w:szCs w:val="22"/>
              <w:lang w:val="en-US"/>
            </w:rPr>
          </w:pPr>
          <w:ins w:id="148"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"_Toc117759715"</w:instrText>
            </w:r>
            <w:r w:rsidRPr="00893C7B">
              <w:rPr>
                <w:rStyle w:val="Hyperlink"/>
                <w:noProof/>
              </w:rPr>
              <w:instrText xml:space="preserve"> </w:instrText>
            </w:r>
            <w:r w:rsidRPr="00893C7B">
              <w:rPr>
                <w:rStyle w:val="Hyperlink"/>
                <w:noProof/>
              </w:rPr>
              <w:fldChar w:fldCharType="separate"/>
            </w:r>
            <w:r w:rsidRPr="00893C7B">
              <w:rPr>
                <w:rStyle w:val="Hyperlink"/>
                <w:noProof/>
              </w:rPr>
              <w:t>3</w:t>
            </w:r>
            <w:r>
              <w:rPr>
                <w:rFonts w:eastAsiaTheme="minorEastAsia" w:cstheme="minorBidi"/>
                <w:b w:val="0"/>
                <w:bCs w:val="0"/>
                <w:i w:val="0"/>
                <w:iCs w:val="0"/>
                <w:noProof/>
                <w:sz w:val="22"/>
                <w:szCs w:val="22"/>
                <w:lang w:val="en-US"/>
              </w:rPr>
              <w:tab/>
            </w:r>
            <w:r w:rsidRPr="00893C7B">
              <w:rPr>
                <w:rStyle w:val="Hyperlink"/>
                <w:noProof/>
              </w:rPr>
              <w:t>Acceptance criteria</w:t>
            </w:r>
            <w:r>
              <w:rPr>
                <w:noProof/>
                <w:webHidden/>
              </w:rPr>
              <w:tab/>
            </w:r>
            <w:r>
              <w:rPr>
                <w:noProof/>
                <w:webHidden/>
              </w:rPr>
              <w:fldChar w:fldCharType="begin"/>
            </w:r>
            <w:r>
              <w:rPr>
                <w:noProof/>
                <w:webHidden/>
              </w:rPr>
              <w:instrText xml:space="preserve"> PAGEREF _Toc117759715 \h </w:instrText>
            </w:r>
          </w:ins>
          <w:r>
            <w:rPr>
              <w:noProof/>
              <w:webHidden/>
            </w:rPr>
          </w:r>
          <w:r>
            <w:rPr>
              <w:noProof/>
              <w:webHidden/>
            </w:rPr>
            <w:fldChar w:fldCharType="separate"/>
          </w:r>
          <w:ins w:id="149" w:author="Alain Komin" w:date="2022-10-27T10:41:00Z">
            <w:r>
              <w:rPr>
                <w:noProof/>
                <w:webHidden/>
              </w:rPr>
              <w:t>4</w:t>
            </w:r>
            <w:r>
              <w:rPr>
                <w:noProof/>
                <w:webHidden/>
              </w:rPr>
              <w:fldChar w:fldCharType="end"/>
            </w:r>
            <w:r w:rsidRPr="00893C7B">
              <w:rPr>
                <w:rStyle w:val="Hyperlink"/>
                <w:noProof/>
              </w:rPr>
              <w:fldChar w:fldCharType="end"/>
            </w:r>
          </w:ins>
        </w:p>
        <w:p w14:paraId="00FA70D0" w14:textId="0F9CE07F" w:rsidR="00C3296D" w:rsidRDefault="00C3296D">
          <w:pPr>
            <w:pStyle w:val="TOC1"/>
            <w:tabs>
              <w:tab w:val="left" w:pos="440"/>
              <w:tab w:val="right" w:leader="dot" w:pos="10358"/>
            </w:tabs>
            <w:rPr>
              <w:ins w:id="150" w:author="Alain Komin" w:date="2022-10-27T10:41:00Z"/>
              <w:rFonts w:eastAsiaTheme="minorEastAsia" w:cstheme="minorBidi"/>
              <w:b w:val="0"/>
              <w:bCs w:val="0"/>
              <w:i w:val="0"/>
              <w:iCs w:val="0"/>
              <w:noProof/>
              <w:sz w:val="22"/>
              <w:szCs w:val="22"/>
              <w:lang w:val="en-US"/>
            </w:rPr>
          </w:pPr>
          <w:ins w:id="151"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"_Toc117759718"</w:instrText>
            </w:r>
            <w:r w:rsidRPr="00893C7B">
              <w:rPr>
                <w:rStyle w:val="Hyperlink"/>
                <w:noProof/>
              </w:rPr>
              <w:instrText xml:space="preserve"> </w:instrText>
            </w:r>
            <w:r w:rsidRPr="00893C7B">
              <w:rPr>
                <w:rStyle w:val="Hyperlink"/>
                <w:noProof/>
              </w:rPr>
              <w:fldChar w:fldCharType="separate"/>
            </w:r>
            <w:r w:rsidRPr="00893C7B">
              <w:rPr>
                <w:rStyle w:val="Hyperlink"/>
                <w:noProof/>
              </w:rPr>
              <w:t>4</w:t>
            </w:r>
            <w:r>
              <w:rPr>
                <w:rFonts w:eastAsiaTheme="minorEastAsia" w:cstheme="minorBidi"/>
                <w:b w:val="0"/>
                <w:bCs w:val="0"/>
                <w:i w:val="0"/>
                <w:iCs w:val="0"/>
                <w:noProof/>
                <w:sz w:val="22"/>
                <w:szCs w:val="22"/>
                <w:lang w:val="en-US"/>
              </w:rPr>
              <w:tab/>
            </w:r>
            <w:r w:rsidRPr="00893C7B">
              <w:rPr>
                <w:rStyle w:val="Hyperlink"/>
                <w:noProof/>
              </w:rPr>
              <w:t>Solution proposal</w:t>
            </w:r>
            <w:r>
              <w:rPr>
                <w:noProof/>
                <w:webHidden/>
              </w:rPr>
              <w:tab/>
            </w:r>
            <w:r>
              <w:rPr>
                <w:noProof/>
                <w:webHidden/>
              </w:rPr>
              <w:fldChar w:fldCharType="begin"/>
            </w:r>
            <w:r>
              <w:rPr>
                <w:noProof/>
                <w:webHidden/>
              </w:rPr>
              <w:instrText xml:space="preserve"> PAGEREF _Toc117759718 \h </w:instrText>
            </w:r>
          </w:ins>
          <w:r>
            <w:rPr>
              <w:noProof/>
              <w:webHidden/>
            </w:rPr>
          </w:r>
          <w:r>
            <w:rPr>
              <w:noProof/>
              <w:webHidden/>
            </w:rPr>
            <w:fldChar w:fldCharType="separate"/>
          </w:r>
          <w:ins w:id="152" w:author="Alain Komin" w:date="2022-10-27T10:41:00Z">
            <w:r>
              <w:rPr>
                <w:noProof/>
                <w:webHidden/>
              </w:rPr>
              <w:t>5</w:t>
            </w:r>
            <w:r>
              <w:rPr>
                <w:noProof/>
                <w:webHidden/>
              </w:rPr>
              <w:fldChar w:fldCharType="end"/>
            </w:r>
            <w:r w:rsidRPr="00893C7B">
              <w:rPr>
                <w:rStyle w:val="Hyperlink"/>
                <w:noProof/>
              </w:rPr>
              <w:fldChar w:fldCharType="end"/>
            </w:r>
          </w:ins>
        </w:p>
        <w:p w14:paraId="22C69449" w14:textId="27CACBDF" w:rsidR="00C3296D" w:rsidRDefault="00C3296D">
          <w:pPr>
            <w:pStyle w:val="TOC2"/>
            <w:tabs>
              <w:tab w:val="left" w:pos="880"/>
              <w:tab w:val="right" w:leader="dot" w:pos="10358"/>
            </w:tabs>
            <w:rPr>
              <w:ins w:id="153" w:author="Alain Komin" w:date="2022-10-27T10:41:00Z"/>
              <w:rFonts w:eastAsiaTheme="minorEastAsia" w:cstheme="minorBidi"/>
              <w:b w:val="0"/>
              <w:bCs w:val="0"/>
              <w:noProof/>
              <w:lang w:val="en-US"/>
            </w:rPr>
          </w:pPr>
          <w:ins w:id="154"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"_Toc117759719"</w:instrText>
            </w:r>
            <w:r w:rsidRPr="00893C7B">
              <w:rPr>
                <w:rStyle w:val="Hyperlink"/>
                <w:noProof/>
              </w:rPr>
              <w:instrText xml:space="preserve"> </w:instrText>
            </w:r>
            <w:r w:rsidRPr="00893C7B">
              <w:rPr>
                <w:rStyle w:val="Hyperlink"/>
                <w:noProof/>
              </w:rPr>
              <w:fldChar w:fldCharType="separate"/>
            </w:r>
            <w:r w:rsidRPr="00893C7B">
              <w:rPr>
                <w:rStyle w:val="Hyperlink"/>
                <w:noProof/>
              </w:rPr>
              <w:t>4.1</w:t>
            </w:r>
            <w:r>
              <w:rPr>
                <w:rFonts w:eastAsiaTheme="minorEastAsia" w:cstheme="minorBidi"/>
                <w:b w:val="0"/>
                <w:bCs w:val="0"/>
                <w:noProof/>
                <w:lang w:val="en-US"/>
              </w:rPr>
              <w:tab/>
            </w:r>
            <w:r w:rsidRPr="00893C7B">
              <w:rPr>
                <w:rStyle w:val="Hyperlink"/>
                <w:noProof/>
                <w:shd w:val="clear" w:color="auto" w:fill="FFFFFF"/>
              </w:rPr>
              <w:t>Configuration Record</w:t>
            </w:r>
            <w:r>
              <w:rPr>
                <w:noProof/>
                <w:webHidden/>
              </w:rPr>
              <w:tab/>
            </w:r>
            <w:r>
              <w:rPr>
                <w:noProof/>
                <w:webHidden/>
              </w:rPr>
              <w:fldChar w:fldCharType="begin"/>
            </w:r>
            <w:r>
              <w:rPr>
                <w:noProof/>
                <w:webHidden/>
              </w:rPr>
              <w:instrText xml:space="preserve"> PAGEREF _Toc117759719 \h </w:instrText>
            </w:r>
          </w:ins>
          <w:r>
            <w:rPr>
              <w:noProof/>
              <w:webHidden/>
            </w:rPr>
          </w:r>
          <w:r>
            <w:rPr>
              <w:noProof/>
              <w:webHidden/>
            </w:rPr>
            <w:fldChar w:fldCharType="separate"/>
          </w:r>
          <w:ins w:id="155" w:author="Alain Komin" w:date="2022-10-27T10:41:00Z">
            <w:r>
              <w:rPr>
                <w:noProof/>
                <w:webHidden/>
              </w:rPr>
              <w:t>5</w:t>
            </w:r>
            <w:r>
              <w:rPr>
                <w:noProof/>
                <w:webHidden/>
              </w:rPr>
              <w:fldChar w:fldCharType="end"/>
            </w:r>
            <w:r w:rsidRPr="00893C7B">
              <w:rPr>
                <w:rStyle w:val="Hyperlink"/>
                <w:noProof/>
              </w:rPr>
              <w:fldChar w:fldCharType="end"/>
            </w:r>
          </w:ins>
        </w:p>
        <w:p w14:paraId="37337B41" w14:textId="39CD27F3" w:rsidR="00C3296D" w:rsidRDefault="00C3296D">
          <w:pPr>
            <w:pStyle w:val="TOC2"/>
            <w:tabs>
              <w:tab w:val="left" w:pos="880"/>
              <w:tab w:val="right" w:leader="dot" w:pos="10358"/>
            </w:tabs>
            <w:rPr>
              <w:ins w:id="156" w:author="Alain Komin" w:date="2022-10-27T10:41:00Z"/>
              <w:rFonts w:eastAsiaTheme="minorEastAsia" w:cstheme="minorBidi"/>
              <w:b w:val="0"/>
              <w:bCs w:val="0"/>
              <w:noProof/>
              <w:lang w:val="en-US"/>
            </w:rPr>
          </w:pPr>
          <w:ins w:id="157"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"_Toc117759720"</w:instrText>
            </w:r>
            <w:r w:rsidRPr="00893C7B">
              <w:rPr>
                <w:rStyle w:val="Hyperlink"/>
                <w:noProof/>
              </w:rPr>
              <w:instrText xml:space="preserve"> </w:instrText>
            </w:r>
            <w:r w:rsidRPr="00893C7B">
              <w:rPr>
                <w:rStyle w:val="Hyperlink"/>
                <w:noProof/>
              </w:rPr>
              <w:fldChar w:fldCharType="separate"/>
            </w:r>
            <w:r w:rsidRPr="00893C7B">
              <w:rPr>
                <w:rStyle w:val="Hyperlink"/>
                <w:noProof/>
              </w:rPr>
              <w:t>4.2</w:t>
            </w:r>
            <w:r>
              <w:rPr>
                <w:rFonts w:eastAsiaTheme="minorEastAsia" w:cstheme="minorBidi"/>
                <w:b w:val="0"/>
                <w:bCs w:val="0"/>
                <w:noProof/>
                <w:lang w:val="en-US"/>
              </w:rPr>
              <w:tab/>
            </w:r>
            <w:r w:rsidRPr="00893C7B">
              <w:rPr>
                <w:rStyle w:val="Hyperlink"/>
                <w:noProof/>
                <w:shd w:val="clear" w:color="auto" w:fill="FFFFFF"/>
              </w:rPr>
              <w:t>Item Record</w:t>
            </w:r>
            <w:r>
              <w:rPr>
                <w:noProof/>
                <w:webHidden/>
              </w:rPr>
              <w:tab/>
            </w:r>
            <w:r>
              <w:rPr>
                <w:noProof/>
                <w:webHidden/>
              </w:rPr>
              <w:fldChar w:fldCharType="begin"/>
            </w:r>
            <w:r>
              <w:rPr>
                <w:noProof/>
                <w:webHidden/>
              </w:rPr>
              <w:instrText xml:space="preserve"> PAGEREF _Toc117759720 \h </w:instrText>
            </w:r>
          </w:ins>
          <w:r>
            <w:rPr>
              <w:noProof/>
              <w:webHidden/>
            </w:rPr>
          </w:r>
          <w:r>
            <w:rPr>
              <w:noProof/>
              <w:webHidden/>
            </w:rPr>
            <w:fldChar w:fldCharType="separate"/>
          </w:r>
          <w:ins w:id="158" w:author="Alain Komin" w:date="2022-10-27T10:41:00Z">
            <w:r>
              <w:rPr>
                <w:noProof/>
                <w:webHidden/>
              </w:rPr>
              <w:t>6</w:t>
            </w:r>
            <w:r>
              <w:rPr>
                <w:noProof/>
                <w:webHidden/>
              </w:rPr>
              <w:fldChar w:fldCharType="end"/>
            </w:r>
            <w:r w:rsidRPr="00893C7B">
              <w:rPr>
                <w:rStyle w:val="Hyperlink"/>
                <w:noProof/>
              </w:rPr>
              <w:fldChar w:fldCharType="end"/>
            </w:r>
          </w:ins>
        </w:p>
        <w:p w14:paraId="4D0C3D93" w14:textId="22B06878" w:rsidR="00C3296D" w:rsidRDefault="00C3296D">
          <w:pPr>
            <w:pStyle w:val="TOC2"/>
            <w:tabs>
              <w:tab w:val="left" w:pos="880"/>
              <w:tab w:val="right" w:leader="dot" w:pos="10358"/>
            </w:tabs>
            <w:rPr>
              <w:ins w:id="159" w:author="Alain Komin" w:date="2022-10-27T10:41:00Z"/>
              <w:rFonts w:eastAsiaTheme="minorEastAsia" w:cstheme="minorBidi"/>
              <w:b w:val="0"/>
              <w:bCs w:val="0"/>
              <w:noProof/>
              <w:lang w:val="en-US"/>
            </w:rPr>
          </w:pPr>
          <w:ins w:id="160"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"_Toc117759721"</w:instrText>
            </w:r>
            <w:r w:rsidRPr="00893C7B">
              <w:rPr>
                <w:rStyle w:val="Hyperlink"/>
                <w:noProof/>
              </w:rPr>
              <w:instrText xml:space="preserve"> </w:instrText>
            </w:r>
            <w:r w:rsidRPr="00893C7B">
              <w:rPr>
                <w:rStyle w:val="Hyperlink"/>
                <w:noProof/>
              </w:rPr>
              <w:fldChar w:fldCharType="separate"/>
            </w:r>
            <w:r w:rsidRPr="00893C7B">
              <w:rPr>
                <w:rStyle w:val="Hyperlink"/>
                <w:noProof/>
              </w:rPr>
              <w:t>4.3</w:t>
            </w:r>
            <w:r>
              <w:rPr>
                <w:rFonts w:eastAsiaTheme="minorEastAsia" w:cstheme="minorBidi"/>
                <w:b w:val="0"/>
                <w:bCs w:val="0"/>
                <w:noProof/>
                <w:lang w:val="en-US"/>
              </w:rPr>
              <w:tab/>
            </w:r>
            <w:r w:rsidRPr="00893C7B">
              <w:rPr>
                <w:rStyle w:val="Hyperlink"/>
                <w:noProof/>
                <w:shd w:val="clear" w:color="auto" w:fill="FFFFFF"/>
              </w:rPr>
              <w:t>Cart</w:t>
            </w:r>
            <w:r>
              <w:rPr>
                <w:noProof/>
                <w:webHidden/>
              </w:rPr>
              <w:tab/>
            </w:r>
            <w:r>
              <w:rPr>
                <w:noProof/>
                <w:webHidden/>
              </w:rPr>
              <w:fldChar w:fldCharType="begin"/>
            </w:r>
            <w:r>
              <w:rPr>
                <w:noProof/>
                <w:webHidden/>
              </w:rPr>
              <w:instrText xml:space="preserve"> PAGEREF _Toc117759721 \h </w:instrText>
            </w:r>
          </w:ins>
          <w:r>
            <w:rPr>
              <w:noProof/>
              <w:webHidden/>
            </w:rPr>
          </w:r>
          <w:r>
            <w:rPr>
              <w:noProof/>
              <w:webHidden/>
            </w:rPr>
            <w:fldChar w:fldCharType="separate"/>
          </w:r>
          <w:ins w:id="161" w:author="Alain Komin" w:date="2022-10-27T10:41:00Z">
            <w:r>
              <w:rPr>
                <w:noProof/>
                <w:webHidden/>
              </w:rPr>
              <w:t>6</w:t>
            </w:r>
            <w:r>
              <w:rPr>
                <w:noProof/>
                <w:webHidden/>
              </w:rPr>
              <w:fldChar w:fldCharType="end"/>
            </w:r>
            <w:r w:rsidRPr="00893C7B">
              <w:rPr>
                <w:rStyle w:val="Hyperlink"/>
                <w:noProof/>
              </w:rPr>
              <w:fldChar w:fldCharType="end"/>
            </w:r>
          </w:ins>
        </w:p>
        <w:p w14:paraId="69A3012C" w14:textId="6C7D8591" w:rsidR="00C3296D" w:rsidRDefault="00C3296D">
          <w:pPr>
            <w:pStyle w:val="TOC2"/>
            <w:tabs>
              <w:tab w:val="left" w:pos="880"/>
              <w:tab w:val="right" w:leader="dot" w:pos="10358"/>
            </w:tabs>
            <w:rPr>
              <w:ins w:id="162" w:author="Alain Komin" w:date="2022-10-27T10:41:00Z"/>
              <w:rFonts w:eastAsiaTheme="minorEastAsia" w:cstheme="minorBidi"/>
              <w:b w:val="0"/>
              <w:bCs w:val="0"/>
              <w:noProof/>
              <w:lang w:val="en-US"/>
            </w:rPr>
          </w:pPr>
          <w:ins w:id="163"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"_Toc117759722"</w:instrText>
            </w:r>
            <w:r w:rsidRPr="00893C7B">
              <w:rPr>
                <w:rStyle w:val="Hyperlink"/>
                <w:noProof/>
              </w:rPr>
              <w:instrText xml:space="preserve"> </w:instrText>
            </w:r>
            <w:r w:rsidRPr="00893C7B">
              <w:rPr>
                <w:rStyle w:val="Hyperlink"/>
                <w:noProof/>
              </w:rPr>
              <w:fldChar w:fldCharType="separate"/>
            </w:r>
            <w:r w:rsidRPr="00893C7B">
              <w:rPr>
                <w:rStyle w:val="Hyperlink"/>
                <w:noProof/>
              </w:rPr>
              <w:t>4.4</w:t>
            </w:r>
            <w:r>
              <w:rPr>
                <w:rFonts w:eastAsiaTheme="minorEastAsia" w:cstheme="minorBidi"/>
                <w:b w:val="0"/>
                <w:bCs w:val="0"/>
                <w:noProof/>
                <w:lang w:val="en-US"/>
              </w:rPr>
              <w:tab/>
            </w:r>
            <w:r w:rsidRPr="00893C7B">
              <w:rPr>
                <w:rStyle w:val="Hyperlink"/>
                <w:noProof/>
                <w:shd w:val="clear" w:color="auto" w:fill="FFFFFF"/>
              </w:rPr>
              <w:t>Checkout</w:t>
            </w:r>
            <w:r>
              <w:rPr>
                <w:noProof/>
                <w:webHidden/>
              </w:rPr>
              <w:tab/>
            </w:r>
            <w:r>
              <w:rPr>
                <w:noProof/>
                <w:webHidden/>
              </w:rPr>
              <w:fldChar w:fldCharType="begin"/>
            </w:r>
            <w:r>
              <w:rPr>
                <w:noProof/>
                <w:webHidden/>
              </w:rPr>
              <w:instrText xml:space="preserve"> PAGEREF _Toc117759722 \h </w:instrText>
            </w:r>
          </w:ins>
          <w:r>
            <w:rPr>
              <w:noProof/>
              <w:webHidden/>
            </w:rPr>
          </w:r>
          <w:r>
            <w:rPr>
              <w:noProof/>
              <w:webHidden/>
            </w:rPr>
            <w:fldChar w:fldCharType="separate"/>
          </w:r>
          <w:ins w:id="164" w:author="Alain Komin" w:date="2022-10-27T10:41:00Z">
            <w:r>
              <w:rPr>
                <w:noProof/>
                <w:webHidden/>
              </w:rPr>
              <w:t>6</w:t>
            </w:r>
            <w:r>
              <w:rPr>
                <w:noProof/>
                <w:webHidden/>
              </w:rPr>
              <w:fldChar w:fldCharType="end"/>
            </w:r>
            <w:r w:rsidRPr="00893C7B">
              <w:rPr>
                <w:rStyle w:val="Hyperlink"/>
                <w:noProof/>
              </w:rPr>
              <w:fldChar w:fldCharType="end"/>
            </w:r>
          </w:ins>
        </w:p>
        <w:p w14:paraId="2D70EDD8" w14:textId="0906D46F" w:rsidR="00C3296D" w:rsidRDefault="00C3296D">
          <w:pPr>
            <w:pStyle w:val="TOC2"/>
            <w:tabs>
              <w:tab w:val="left" w:pos="880"/>
              <w:tab w:val="right" w:leader="dot" w:pos="10358"/>
            </w:tabs>
            <w:rPr>
              <w:ins w:id="165" w:author="Alain Komin" w:date="2022-10-27T10:41:00Z"/>
              <w:rFonts w:eastAsiaTheme="minorEastAsia" w:cstheme="minorBidi"/>
              <w:b w:val="0"/>
              <w:bCs w:val="0"/>
              <w:noProof/>
              <w:lang w:val="en-US"/>
            </w:rPr>
          </w:pPr>
          <w:ins w:id="166"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"_Toc117759723"</w:instrText>
            </w:r>
            <w:r w:rsidRPr="00893C7B">
              <w:rPr>
                <w:rStyle w:val="Hyperlink"/>
                <w:noProof/>
              </w:rPr>
              <w:instrText xml:space="preserve"> </w:instrText>
            </w:r>
            <w:r w:rsidRPr="00893C7B">
              <w:rPr>
                <w:rStyle w:val="Hyperlink"/>
                <w:noProof/>
              </w:rPr>
              <w:fldChar w:fldCharType="separate"/>
            </w:r>
            <w:r w:rsidRPr="00893C7B">
              <w:rPr>
                <w:rStyle w:val="Hyperlink"/>
                <w:rFonts w:eastAsia="Times New Roman"/>
                <w:noProof/>
                <w:lang w:val="en-US"/>
              </w:rPr>
              <w:t>4.5</w:t>
            </w:r>
            <w:r>
              <w:rPr>
                <w:rFonts w:eastAsiaTheme="minorEastAsia" w:cstheme="minorBidi"/>
                <w:b w:val="0"/>
                <w:bCs w:val="0"/>
                <w:noProof/>
                <w:lang w:val="en-US"/>
              </w:rPr>
              <w:tab/>
            </w:r>
            <w:r w:rsidRPr="00893C7B">
              <w:rPr>
                <w:rStyle w:val="Hyperlink"/>
                <w:rFonts w:eastAsia="Times New Roman"/>
                <w:noProof/>
                <w:lang w:val="en-US"/>
              </w:rPr>
              <w:t>My Account</w:t>
            </w:r>
            <w:r>
              <w:rPr>
                <w:noProof/>
                <w:webHidden/>
              </w:rPr>
              <w:tab/>
            </w:r>
            <w:r>
              <w:rPr>
                <w:noProof/>
                <w:webHidden/>
              </w:rPr>
              <w:fldChar w:fldCharType="begin"/>
            </w:r>
            <w:r>
              <w:rPr>
                <w:noProof/>
                <w:webHidden/>
              </w:rPr>
              <w:instrText xml:space="preserve"> PAGEREF _Toc117759723 \h </w:instrText>
            </w:r>
          </w:ins>
          <w:r>
            <w:rPr>
              <w:noProof/>
              <w:webHidden/>
            </w:rPr>
          </w:r>
          <w:r>
            <w:rPr>
              <w:noProof/>
              <w:webHidden/>
            </w:rPr>
            <w:fldChar w:fldCharType="separate"/>
          </w:r>
          <w:ins w:id="167" w:author="Alain Komin" w:date="2022-10-27T10:41:00Z">
            <w:r>
              <w:rPr>
                <w:noProof/>
                <w:webHidden/>
              </w:rPr>
              <w:t>7</w:t>
            </w:r>
            <w:r>
              <w:rPr>
                <w:noProof/>
                <w:webHidden/>
              </w:rPr>
              <w:fldChar w:fldCharType="end"/>
            </w:r>
            <w:r w:rsidRPr="00893C7B">
              <w:rPr>
                <w:rStyle w:val="Hyperlink"/>
                <w:noProof/>
              </w:rPr>
              <w:fldChar w:fldCharType="end"/>
            </w:r>
          </w:ins>
        </w:p>
        <w:p w14:paraId="606150C8" w14:textId="2A2ABD54" w:rsidR="00C3296D" w:rsidRDefault="00C3296D">
          <w:pPr>
            <w:pStyle w:val="TOC1"/>
            <w:tabs>
              <w:tab w:val="left" w:pos="440"/>
              <w:tab w:val="right" w:leader="dot" w:pos="10358"/>
            </w:tabs>
            <w:rPr>
              <w:ins w:id="168" w:author="Alain Komin" w:date="2022-10-27T10:41:00Z"/>
              <w:rFonts w:eastAsiaTheme="minorEastAsia" w:cstheme="minorBidi"/>
              <w:b w:val="0"/>
              <w:bCs w:val="0"/>
              <w:i w:val="0"/>
              <w:iCs w:val="0"/>
              <w:noProof/>
              <w:sz w:val="22"/>
              <w:szCs w:val="22"/>
              <w:lang w:val="en-US"/>
            </w:rPr>
          </w:pPr>
          <w:ins w:id="169"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"_Toc117759724"</w:instrText>
            </w:r>
            <w:r w:rsidRPr="00893C7B">
              <w:rPr>
                <w:rStyle w:val="Hyperlink"/>
                <w:noProof/>
              </w:rPr>
              <w:instrText xml:space="preserve"> </w:instrText>
            </w:r>
            <w:r w:rsidRPr="00893C7B">
              <w:rPr>
                <w:rStyle w:val="Hyperlink"/>
                <w:noProof/>
              </w:rPr>
              <w:fldChar w:fldCharType="separate"/>
            </w:r>
            <w:r w:rsidRPr="00893C7B">
              <w:rPr>
                <w:rStyle w:val="Hyperlink"/>
                <w:noProof/>
              </w:rPr>
              <w:t>5</w:t>
            </w:r>
            <w:r>
              <w:rPr>
                <w:rFonts w:eastAsiaTheme="minorEastAsia" w:cstheme="minorBidi"/>
                <w:b w:val="0"/>
                <w:bCs w:val="0"/>
                <w:i w:val="0"/>
                <w:iCs w:val="0"/>
                <w:noProof/>
                <w:sz w:val="22"/>
                <w:szCs w:val="22"/>
                <w:lang w:val="en-US"/>
              </w:rPr>
              <w:tab/>
            </w:r>
            <w:r w:rsidRPr="00893C7B">
              <w:rPr>
                <w:rStyle w:val="Hyperlink"/>
                <w:noProof/>
              </w:rPr>
              <w:t>Prerequisites</w:t>
            </w:r>
            <w:r>
              <w:rPr>
                <w:noProof/>
                <w:webHidden/>
              </w:rPr>
              <w:tab/>
            </w:r>
            <w:r>
              <w:rPr>
                <w:noProof/>
                <w:webHidden/>
              </w:rPr>
              <w:fldChar w:fldCharType="begin"/>
            </w:r>
            <w:r>
              <w:rPr>
                <w:noProof/>
                <w:webHidden/>
              </w:rPr>
              <w:instrText xml:space="preserve"> PAGEREF _Toc117759724 \h </w:instrText>
            </w:r>
          </w:ins>
          <w:r>
            <w:rPr>
              <w:noProof/>
              <w:webHidden/>
            </w:rPr>
          </w:r>
          <w:r>
            <w:rPr>
              <w:noProof/>
              <w:webHidden/>
            </w:rPr>
            <w:fldChar w:fldCharType="separate"/>
          </w:r>
          <w:ins w:id="170" w:author="Alain Komin" w:date="2022-10-27T10:41:00Z">
            <w:r>
              <w:rPr>
                <w:noProof/>
                <w:webHidden/>
              </w:rPr>
              <w:t>7</w:t>
            </w:r>
            <w:r>
              <w:rPr>
                <w:noProof/>
                <w:webHidden/>
              </w:rPr>
              <w:fldChar w:fldCharType="end"/>
            </w:r>
            <w:r w:rsidRPr="00893C7B">
              <w:rPr>
                <w:rStyle w:val="Hyperlink"/>
                <w:noProof/>
              </w:rPr>
              <w:fldChar w:fldCharType="end"/>
            </w:r>
          </w:ins>
        </w:p>
        <w:p w14:paraId="1064F648" w14:textId="7DD1A9B9" w:rsidR="00C3296D" w:rsidRDefault="00C3296D">
          <w:pPr>
            <w:pStyle w:val="TOC1"/>
            <w:tabs>
              <w:tab w:val="left" w:pos="440"/>
              <w:tab w:val="right" w:leader="dot" w:pos="10358"/>
            </w:tabs>
            <w:rPr>
              <w:ins w:id="171" w:author="Alain Komin" w:date="2022-10-27T10:41:00Z"/>
              <w:rFonts w:eastAsiaTheme="minorEastAsia" w:cstheme="minorBidi"/>
              <w:b w:val="0"/>
              <w:bCs w:val="0"/>
              <w:i w:val="0"/>
              <w:iCs w:val="0"/>
              <w:noProof/>
              <w:sz w:val="22"/>
              <w:szCs w:val="22"/>
              <w:lang w:val="en-US"/>
            </w:rPr>
          </w:pPr>
          <w:ins w:id="172"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"_Toc117759725"</w:instrText>
            </w:r>
            <w:r w:rsidRPr="00893C7B">
              <w:rPr>
                <w:rStyle w:val="Hyperlink"/>
                <w:noProof/>
              </w:rPr>
              <w:instrText xml:space="preserve"> </w:instrText>
            </w:r>
            <w:r w:rsidRPr="00893C7B">
              <w:rPr>
                <w:rStyle w:val="Hyperlink"/>
                <w:noProof/>
              </w:rPr>
              <w:fldChar w:fldCharType="separate"/>
            </w:r>
            <w:r w:rsidRPr="00893C7B">
              <w:rPr>
                <w:rStyle w:val="Hyperlink"/>
                <w:noProof/>
              </w:rPr>
              <w:t>6</w:t>
            </w:r>
            <w:r>
              <w:rPr>
                <w:rFonts w:eastAsiaTheme="minorEastAsia" w:cstheme="minorBidi"/>
                <w:b w:val="0"/>
                <w:bCs w:val="0"/>
                <w:i w:val="0"/>
                <w:iCs w:val="0"/>
                <w:noProof/>
                <w:sz w:val="22"/>
                <w:szCs w:val="22"/>
                <w:lang w:val="en-US"/>
              </w:rPr>
              <w:tab/>
            </w:r>
            <w:r w:rsidRPr="00893C7B">
              <w:rPr>
                <w:rStyle w:val="Hyperlink"/>
                <w:noProof/>
              </w:rPr>
              <w:t>Assumptions</w:t>
            </w:r>
            <w:r>
              <w:rPr>
                <w:noProof/>
                <w:webHidden/>
              </w:rPr>
              <w:tab/>
            </w:r>
            <w:r>
              <w:rPr>
                <w:noProof/>
                <w:webHidden/>
              </w:rPr>
              <w:fldChar w:fldCharType="begin"/>
            </w:r>
            <w:r>
              <w:rPr>
                <w:noProof/>
                <w:webHidden/>
              </w:rPr>
              <w:instrText xml:space="preserve"> PAGEREF _Toc117759725 \h </w:instrText>
            </w:r>
          </w:ins>
          <w:r>
            <w:rPr>
              <w:noProof/>
              <w:webHidden/>
            </w:rPr>
          </w:r>
          <w:r>
            <w:rPr>
              <w:noProof/>
              <w:webHidden/>
            </w:rPr>
            <w:fldChar w:fldCharType="separate"/>
          </w:r>
          <w:ins w:id="173" w:author="Alain Komin" w:date="2022-10-27T10:41:00Z">
            <w:r>
              <w:rPr>
                <w:noProof/>
                <w:webHidden/>
              </w:rPr>
              <w:t>8</w:t>
            </w:r>
            <w:r>
              <w:rPr>
                <w:noProof/>
                <w:webHidden/>
              </w:rPr>
              <w:fldChar w:fldCharType="end"/>
            </w:r>
            <w:r w:rsidRPr="00893C7B">
              <w:rPr>
                <w:rStyle w:val="Hyperlink"/>
                <w:noProof/>
              </w:rPr>
              <w:fldChar w:fldCharType="end"/>
            </w:r>
          </w:ins>
        </w:p>
        <w:p w14:paraId="0C48D1AC" w14:textId="4DD1A78D" w:rsidR="00C3296D" w:rsidRDefault="00C3296D">
          <w:pPr>
            <w:pStyle w:val="TOC1"/>
            <w:tabs>
              <w:tab w:val="left" w:pos="440"/>
              <w:tab w:val="right" w:leader="dot" w:pos="10358"/>
            </w:tabs>
            <w:rPr>
              <w:ins w:id="174" w:author="Alain Komin" w:date="2022-10-27T10:41:00Z"/>
              <w:rFonts w:eastAsiaTheme="minorEastAsia" w:cstheme="minorBidi"/>
              <w:b w:val="0"/>
              <w:bCs w:val="0"/>
              <w:i w:val="0"/>
              <w:iCs w:val="0"/>
              <w:noProof/>
              <w:sz w:val="22"/>
              <w:szCs w:val="22"/>
              <w:lang w:val="en-US"/>
            </w:rPr>
          </w:pPr>
          <w:ins w:id="175"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"_Toc117759743"</w:instrText>
            </w:r>
            <w:r w:rsidRPr="00893C7B">
              <w:rPr>
                <w:rStyle w:val="Hyperlink"/>
                <w:noProof/>
              </w:rPr>
              <w:instrText xml:space="preserve"> </w:instrText>
            </w:r>
            <w:r w:rsidRPr="00893C7B">
              <w:rPr>
                <w:rStyle w:val="Hyperlink"/>
                <w:noProof/>
              </w:rPr>
              <w:fldChar w:fldCharType="separate"/>
            </w:r>
            <w:r w:rsidRPr="00893C7B">
              <w:rPr>
                <w:rStyle w:val="Hyperlink"/>
                <w:noProof/>
              </w:rPr>
              <w:t>7</w:t>
            </w:r>
            <w:r>
              <w:rPr>
                <w:rFonts w:eastAsiaTheme="minorEastAsia" w:cstheme="minorBidi"/>
                <w:b w:val="0"/>
                <w:bCs w:val="0"/>
                <w:i w:val="0"/>
                <w:iCs w:val="0"/>
                <w:noProof/>
                <w:sz w:val="22"/>
                <w:szCs w:val="22"/>
                <w:lang w:val="en-US"/>
              </w:rPr>
              <w:tab/>
            </w:r>
            <w:r w:rsidRPr="00893C7B">
              <w:rPr>
                <w:rStyle w:val="Hyperlink"/>
                <w:noProof/>
              </w:rPr>
              <w:t>Current SharePoint site look and functionality</w:t>
            </w:r>
            <w:r>
              <w:rPr>
                <w:noProof/>
                <w:webHidden/>
              </w:rPr>
              <w:tab/>
            </w:r>
            <w:r>
              <w:rPr>
                <w:noProof/>
                <w:webHidden/>
              </w:rPr>
              <w:fldChar w:fldCharType="begin"/>
            </w:r>
            <w:r>
              <w:rPr>
                <w:noProof/>
                <w:webHidden/>
              </w:rPr>
              <w:instrText xml:space="preserve"> PAGEREF _Toc117759743 \h </w:instrText>
            </w:r>
          </w:ins>
          <w:r>
            <w:rPr>
              <w:noProof/>
              <w:webHidden/>
            </w:rPr>
          </w:r>
          <w:r>
            <w:rPr>
              <w:noProof/>
              <w:webHidden/>
            </w:rPr>
            <w:fldChar w:fldCharType="separate"/>
          </w:r>
          <w:ins w:id="176" w:author="Alain Komin" w:date="2022-10-27T10:41:00Z">
            <w:r>
              <w:rPr>
                <w:noProof/>
                <w:webHidden/>
              </w:rPr>
              <w:t>8</w:t>
            </w:r>
            <w:r>
              <w:rPr>
                <w:noProof/>
                <w:webHidden/>
              </w:rPr>
              <w:fldChar w:fldCharType="end"/>
            </w:r>
            <w:r w:rsidRPr="00893C7B">
              <w:rPr>
                <w:rStyle w:val="Hyperlink"/>
                <w:noProof/>
              </w:rPr>
              <w:fldChar w:fldCharType="end"/>
            </w:r>
          </w:ins>
        </w:p>
        <w:p w14:paraId="60A058B9" w14:textId="7B23A4BB" w:rsidR="00C3296D" w:rsidRDefault="00C3296D">
          <w:pPr>
            <w:pStyle w:val="TOC2"/>
            <w:tabs>
              <w:tab w:val="left" w:pos="880"/>
              <w:tab w:val="right" w:leader="dot" w:pos="10358"/>
            </w:tabs>
            <w:rPr>
              <w:ins w:id="177" w:author="Alain Komin" w:date="2022-10-27T10:41:00Z"/>
              <w:rFonts w:eastAsiaTheme="minorEastAsia" w:cstheme="minorBidi"/>
              <w:b w:val="0"/>
              <w:bCs w:val="0"/>
              <w:noProof/>
              <w:lang w:val="en-US"/>
            </w:rPr>
          </w:pPr>
          <w:ins w:id="178"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"_Toc117759744"</w:instrText>
            </w:r>
            <w:r w:rsidRPr="00893C7B">
              <w:rPr>
                <w:rStyle w:val="Hyperlink"/>
                <w:noProof/>
              </w:rPr>
              <w:instrText xml:space="preserve"> </w:instrText>
            </w:r>
            <w:r w:rsidRPr="00893C7B">
              <w:rPr>
                <w:rStyle w:val="Hyperlink"/>
                <w:noProof/>
              </w:rPr>
              <w:fldChar w:fldCharType="separate"/>
            </w:r>
            <w:r w:rsidRPr="00893C7B">
              <w:rPr>
                <w:rStyle w:val="Hyperlink"/>
                <w:noProof/>
              </w:rPr>
              <w:t>7.1</w:t>
            </w:r>
            <w:r>
              <w:rPr>
                <w:rFonts w:eastAsiaTheme="minorEastAsia" w:cstheme="minorBidi"/>
                <w:b w:val="0"/>
                <w:bCs w:val="0"/>
                <w:noProof/>
                <w:lang w:val="en-US"/>
              </w:rPr>
              <w:tab/>
            </w:r>
            <w:r w:rsidRPr="00893C7B">
              <w:rPr>
                <w:rStyle w:val="Hyperlink"/>
                <w:noProof/>
              </w:rPr>
              <w:t>Equipment order page</w:t>
            </w:r>
            <w:r>
              <w:rPr>
                <w:noProof/>
                <w:webHidden/>
              </w:rPr>
              <w:tab/>
            </w:r>
            <w:r>
              <w:rPr>
                <w:noProof/>
                <w:webHidden/>
              </w:rPr>
              <w:fldChar w:fldCharType="begin"/>
            </w:r>
            <w:r>
              <w:rPr>
                <w:noProof/>
                <w:webHidden/>
              </w:rPr>
              <w:instrText xml:space="preserve"> PAGEREF _Toc117759744 \h </w:instrText>
            </w:r>
          </w:ins>
          <w:r>
            <w:rPr>
              <w:noProof/>
              <w:webHidden/>
            </w:rPr>
          </w:r>
          <w:r>
            <w:rPr>
              <w:noProof/>
              <w:webHidden/>
            </w:rPr>
            <w:fldChar w:fldCharType="separate"/>
          </w:r>
          <w:ins w:id="179" w:author="Alain Komin" w:date="2022-10-27T10:41:00Z">
            <w:r>
              <w:rPr>
                <w:noProof/>
                <w:webHidden/>
              </w:rPr>
              <w:t>11</w:t>
            </w:r>
            <w:r>
              <w:rPr>
                <w:noProof/>
                <w:webHidden/>
              </w:rPr>
              <w:fldChar w:fldCharType="end"/>
            </w:r>
            <w:r w:rsidRPr="00893C7B">
              <w:rPr>
                <w:rStyle w:val="Hyperlink"/>
                <w:noProof/>
              </w:rPr>
              <w:fldChar w:fldCharType="end"/>
            </w:r>
          </w:ins>
        </w:p>
        <w:p w14:paraId="0278959D" w14:textId="78809644" w:rsidR="00C3296D" w:rsidRDefault="00C3296D">
          <w:pPr>
            <w:pStyle w:val="TOC2"/>
            <w:tabs>
              <w:tab w:val="left" w:pos="880"/>
              <w:tab w:val="right" w:leader="dot" w:pos="10358"/>
            </w:tabs>
            <w:rPr>
              <w:ins w:id="180" w:author="Alain Komin" w:date="2022-10-27T10:41:00Z"/>
              <w:rFonts w:eastAsiaTheme="minorEastAsia" w:cstheme="minorBidi"/>
              <w:b w:val="0"/>
              <w:bCs w:val="0"/>
              <w:noProof/>
              <w:lang w:val="en-US"/>
            </w:rPr>
          </w:pPr>
          <w:ins w:id="181" w:author="Alain Komin" w:date="2022-10-27T10:41:00Z">
            <w:r w:rsidRPr="00893C7B">
              <w:rPr>
                <w:rStyle w:val="Hyperlink"/>
                <w:noProof/>
              </w:rPr>
              <w:fldChar w:fldCharType="begin"/>
            </w:r>
            <w:r w:rsidRPr="00893C7B">
              <w:rPr>
                <w:rStyle w:val="Hyperlink"/>
                <w:noProof/>
              </w:rPr>
              <w:instrText xml:space="preserve"> </w:instrText>
            </w:r>
            <w:r>
              <w:rPr>
                <w:noProof/>
              </w:rPr>
              <w:instrText>HYPERLINK \l "_Toc117759745"</w:instrText>
            </w:r>
            <w:r w:rsidRPr="00893C7B">
              <w:rPr>
                <w:rStyle w:val="Hyperlink"/>
                <w:noProof/>
              </w:rPr>
              <w:instrText xml:space="preserve"> </w:instrText>
            </w:r>
            <w:r w:rsidRPr="00893C7B">
              <w:rPr>
                <w:rStyle w:val="Hyperlink"/>
                <w:noProof/>
              </w:rPr>
              <w:fldChar w:fldCharType="separate"/>
            </w:r>
            <w:r w:rsidRPr="00893C7B">
              <w:rPr>
                <w:rStyle w:val="Hyperlink"/>
                <w:noProof/>
              </w:rPr>
              <w:t>7.2</w:t>
            </w:r>
            <w:r>
              <w:rPr>
                <w:rFonts w:eastAsiaTheme="minorEastAsia" w:cstheme="minorBidi"/>
                <w:b w:val="0"/>
                <w:bCs w:val="0"/>
                <w:noProof/>
                <w:lang w:val="en-US"/>
              </w:rPr>
              <w:tab/>
            </w:r>
            <w:r w:rsidRPr="00893C7B">
              <w:rPr>
                <w:rStyle w:val="Hyperlink"/>
                <w:noProof/>
              </w:rPr>
              <w:t>Marketing order page</w:t>
            </w:r>
            <w:r>
              <w:rPr>
                <w:noProof/>
                <w:webHidden/>
              </w:rPr>
              <w:tab/>
            </w:r>
            <w:r>
              <w:rPr>
                <w:noProof/>
                <w:webHidden/>
              </w:rPr>
              <w:fldChar w:fldCharType="begin"/>
            </w:r>
            <w:r>
              <w:rPr>
                <w:noProof/>
                <w:webHidden/>
              </w:rPr>
              <w:instrText xml:space="preserve"> PAGEREF _Toc117759745 \h </w:instrText>
            </w:r>
          </w:ins>
          <w:r>
            <w:rPr>
              <w:noProof/>
              <w:webHidden/>
            </w:rPr>
          </w:r>
          <w:r>
            <w:rPr>
              <w:noProof/>
              <w:webHidden/>
            </w:rPr>
            <w:fldChar w:fldCharType="separate"/>
          </w:r>
          <w:ins w:id="182" w:author="Alain Komin" w:date="2022-10-27T10:41:00Z">
            <w:r>
              <w:rPr>
                <w:noProof/>
                <w:webHidden/>
              </w:rPr>
              <w:t>20</w:t>
            </w:r>
            <w:r>
              <w:rPr>
                <w:noProof/>
                <w:webHidden/>
              </w:rPr>
              <w:fldChar w:fldCharType="end"/>
            </w:r>
            <w:r w:rsidRPr="00893C7B">
              <w:rPr>
                <w:rStyle w:val="Hyperlink"/>
                <w:noProof/>
              </w:rPr>
              <w:fldChar w:fldCharType="end"/>
            </w:r>
          </w:ins>
        </w:p>
        <w:p w14:paraId="5FD99269" w14:textId="67106ACB" w:rsidR="007D7B03" w:rsidDel="00B3530E" w:rsidRDefault="007D7B03">
          <w:pPr>
            <w:pStyle w:val="TOC1"/>
            <w:tabs>
              <w:tab w:val="left" w:pos="440"/>
              <w:tab w:val="right" w:leader="dot" w:pos="10358"/>
            </w:tabs>
            <w:rPr>
              <w:ins w:id="183" w:author="Sebastian Gonzalez" w:date="2022-05-18T12:27:00Z"/>
              <w:del w:id="184" w:author="Alain Komin" w:date="2022-08-29T15:28:00Z"/>
              <w:rFonts w:eastAsiaTheme="minorEastAsia" w:cstheme="minorBidi"/>
              <w:b w:val="0"/>
              <w:bCs w:val="0"/>
              <w:i w:val="0"/>
              <w:iCs w:val="0"/>
              <w:noProof/>
            </w:rPr>
          </w:pPr>
          <w:ins w:id="185" w:author="Sebastian Gonzalez" w:date="2022-05-18T12:27:00Z">
            <w:del w:id="186" w:author="Alain Komin" w:date="2022-08-29T15:28:00Z">
              <w:r w:rsidRPr="00B3530E" w:rsidDel="00B3530E">
                <w:rPr>
                  <w:rStyle w:val="Hyperlink"/>
                  <w:noProof/>
                </w:rPr>
                <w:delText>1</w:delText>
              </w:r>
              <w:r w:rsidDel="00B3530E">
                <w:rPr>
                  <w:rFonts w:eastAsiaTheme="minorEastAsia" w:cstheme="minorBidi"/>
                  <w:b w:val="0"/>
                  <w:bCs w:val="0"/>
                  <w:i w:val="0"/>
                  <w:iCs w:val="0"/>
                  <w:noProof/>
                </w:rPr>
                <w:tab/>
              </w:r>
              <w:r w:rsidRPr="00B3530E" w:rsidDel="00B3530E">
                <w:rPr>
                  <w:rStyle w:val="Hyperlink"/>
                  <w:noProof/>
                </w:rPr>
                <w:delText>Business needs</w:delText>
              </w:r>
              <w:r w:rsidDel="00B3530E">
                <w:rPr>
                  <w:noProof/>
                  <w:webHidden/>
                </w:rPr>
                <w:tab/>
              </w:r>
            </w:del>
          </w:ins>
          <w:ins w:id="187" w:author="Sebastian Gonzalez" w:date="2022-05-18T12:46:00Z">
            <w:del w:id="188" w:author="Alain Komin" w:date="2022-08-29T15:28:00Z">
              <w:r w:rsidR="009C6D07" w:rsidDel="00B3530E">
                <w:rPr>
                  <w:noProof/>
                  <w:webHidden/>
                </w:rPr>
                <w:delText>4</w:delText>
              </w:r>
            </w:del>
          </w:ins>
        </w:p>
        <w:p w14:paraId="38D2A47B" w14:textId="3D43A3D5" w:rsidR="007D7B03" w:rsidDel="00B3530E" w:rsidRDefault="007D7B03">
          <w:pPr>
            <w:pStyle w:val="TOC1"/>
            <w:tabs>
              <w:tab w:val="left" w:pos="440"/>
              <w:tab w:val="right" w:leader="dot" w:pos="10358"/>
            </w:tabs>
            <w:rPr>
              <w:ins w:id="189" w:author="Sebastian Gonzalez" w:date="2022-05-18T12:27:00Z"/>
              <w:del w:id="190" w:author="Alain Komin" w:date="2022-08-29T15:28:00Z"/>
              <w:rFonts w:eastAsiaTheme="minorEastAsia" w:cstheme="minorBidi"/>
              <w:b w:val="0"/>
              <w:bCs w:val="0"/>
              <w:i w:val="0"/>
              <w:iCs w:val="0"/>
              <w:noProof/>
            </w:rPr>
          </w:pPr>
          <w:ins w:id="191" w:author="Sebastian Gonzalez" w:date="2022-05-18T12:27:00Z">
            <w:del w:id="192" w:author="Alain Komin" w:date="2022-08-29T15:28:00Z">
              <w:r w:rsidRPr="00B3530E" w:rsidDel="00B3530E">
                <w:rPr>
                  <w:rStyle w:val="Hyperlink"/>
                  <w:noProof/>
                </w:rPr>
                <w:delText>2</w:delText>
              </w:r>
              <w:r w:rsidDel="00B3530E">
                <w:rPr>
                  <w:rFonts w:eastAsiaTheme="minorEastAsia" w:cstheme="minorBidi"/>
                  <w:b w:val="0"/>
                  <w:bCs w:val="0"/>
                  <w:i w:val="0"/>
                  <w:iCs w:val="0"/>
                  <w:noProof/>
                </w:rPr>
                <w:tab/>
              </w:r>
              <w:r w:rsidRPr="00B3530E" w:rsidDel="00B3530E">
                <w:rPr>
                  <w:rStyle w:val="Hyperlink"/>
                  <w:noProof/>
                </w:rPr>
                <w:delText>Impacted areas/modules [Optional as output]</w:delText>
              </w:r>
              <w:r w:rsidDel="00B3530E">
                <w:rPr>
                  <w:noProof/>
                  <w:webHidden/>
                </w:rPr>
                <w:tab/>
              </w:r>
            </w:del>
          </w:ins>
          <w:ins w:id="193" w:author="Sebastian Gonzalez" w:date="2022-05-18T12:46:00Z">
            <w:del w:id="194" w:author="Alain Komin" w:date="2022-08-29T15:28:00Z">
              <w:r w:rsidR="009C6D07" w:rsidDel="00B3530E">
                <w:rPr>
                  <w:noProof/>
                  <w:webHidden/>
                </w:rPr>
                <w:delText>4</w:delText>
              </w:r>
            </w:del>
          </w:ins>
        </w:p>
        <w:p w14:paraId="03FCD077" w14:textId="1AA34F90" w:rsidR="007D7B03" w:rsidDel="00B3530E" w:rsidRDefault="007D7B03">
          <w:pPr>
            <w:pStyle w:val="TOC1"/>
            <w:tabs>
              <w:tab w:val="left" w:pos="440"/>
              <w:tab w:val="right" w:leader="dot" w:pos="10358"/>
            </w:tabs>
            <w:rPr>
              <w:ins w:id="195" w:author="Sebastian Gonzalez" w:date="2022-05-18T12:27:00Z"/>
              <w:del w:id="196" w:author="Alain Komin" w:date="2022-08-29T15:28:00Z"/>
              <w:rFonts w:eastAsiaTheme="minorEastAsia" w:cstheme="minorBidi"/>
              <w:b w:val="0"/>
              <w:bCs w:val="0"/>
              <w:i w:val="0"/>
              <w:iCs w:val="0"/>
              <w:noProof/>
            </w:rPr>
          </w:pPr>
          <w:ins w:id="197" w:author="Sebastian Gonzalez" w:date="2022-05-18T12:27:00Z">
            <w:del w:id="198" w:author="Alain Komin" w:date="2022-08-29T15:28:00Z">
              <w:r w:rsidRPr="00B3530E" w:rsidDel="00B3530E">
                <w:rPr>
                  <w:rStyle w:val="Hyperlink"/>
                  <w:noProof/>
                </w:rPr>
                <w:delText>3</w:delText>
              </w:r>
              <w:r w:rsidDel="00B3530E">
                <w:rPr>
                  <w:rFonts w:eastAsiaTheme="minorEastAsia" w:cstheme="minorBidi"/>
                  <w:b w:val="0"/>
                  <w:bCs w:val="0"/>
                  <w:i w:val="0"/>
                  <w:iCs w:val="0"/>
                  <w:noProof/>
                </w:rPr>
                <w:tab/>
              </w:r>
              <w:r w:rsidRPr="00B3530E" w:rsidDel="00B3530E">
                <w:rPr>
                  <w:rStyle w:val="Hyperlink"/>
                  <w:noProof/>
                </w:rPr>
                <w:delText>Acceptance criteria</w:delText>
              </w:r>
              <w:r w:rsidDel="00B3530E">
                <w:rPr>
                  <w:noProof/>
                  <w:webHidden/>
                </w:rPr>
                <w:tab/>
              </w:r>
            </w:del>
          </w:ins>
          <w:ins w:id="199" w:author="Sebastian Gonzalez" w:date="2022-05-18T12:46:00Z">
            <w:del w:id="200" w:author="Alain Komin" w:date="2022-08-29T15:28:00Z">
              <w:r w:rsidR="009C6D07" w:rsidDel="00B3530E">
                <w:rPr>
                  <w:noProof/>
                  <w:webHidden/>
                </w:rPr>
                <w:delText>5</w:delText>
              </w:r>
            </w:del>
          </w:ins>
        </w:p>
        <w:p w14:paraId="14D6072D" w14:textId="5DB40829" w:rsidR="007D7B03" w:rsidDel="00B3530E" w:rsidRDefault="007D7B03">
          <w:pPr>
            <w:pStyle w:val="TOC1"/>
            <w:tabs>
              <w:tab w:val="left" w:pos="440"/>
              <w:tab w:val="right" w:leader="dot" w:pos="10358"/>
            </w:tabs>
            <w:rPr>
              <w:ins w:id="201" w:author="Sebastian Gonzalez" w:date="2022-05-18T12:27:00Z"/>
              <w:del w:id="202" w:author="Alain Komin" w:date="2022-08-29T15:28:00Z"/>
              <w:rFonts w:eastAsiaTheme="minorEastAsia" w:cstheme="minorBidi"/>
              <w:b w:val="0"/>
              <w:bCs w:val="0"/>
              <w:i w:val="0"/>
              <w:iCs w:val="0"/>
              <w:noProof/>
            </w:rPr>
          </w:pPr>
          <w:ins w:id="203" w:author="Sebastian Gonzalez" w:date="2022-05-18T12:27:00Z">
            <w:del w:id="204" w:author="Alain Komin" w:date="2022-08-29T15:28:00Z">
              <w:r w:rsidRPr="00B3530E" w:rsidDel="00B3530E">
                <w:rPr>
                  <w:rStyle w:val="Hyperlink"/>
                  <w:noProof/>
                </w:rPr>
                <w:delText>4</w:delText>
              </w:r>
              <w:r w:rsidDel="00B3530E">
                <w:rPr>
                  <w:rFonts w:eastAsiaTheme="minorEastAsia" w:cstheme="minorBidi"/>
                  <w:b w:val="0"/>
                  <w:bCs w:val="0"/>
                  <w:i w:val="0"/>
                  <w:iCs w:val="0"/>
                  <w:noProof/>
                </w:rPr>
                <w:tab/>
              </w:r>
              <w:r w:rsidRPr="00B3530E" w:rsidDel="00B3530E">
                <w:rPr>
                  <w:rStyle w:val="Hyperlink"/>
                  <w:noProof/>
                </w:rPr>
                <w:delText>Solution proposal</w:delText>
              </w:r>
              <w:r w:rsidDel="00B3530E">
                <w:rPr>
                  <w:noProof/>
                  <w:webHidden/>
                </w:rPr>
                <w:tab/>
              </w:r>
            </w:del>
          </w:ins>
          <w:ins w:id="205" w:author="Sebastian Gonzalez" w:date="2022-05-18T12:46:00Z">
            <w:del w:id="206" w:author="Alain Komin" w:date="2022-08-29T15:28:00Z">
              <w:r w:rsidR="009C6D07" w:rsidDel="00B3530E">
                <w:rPr>
                  <w:noProof/>
                  <w:webHidden/>
                </w:rPr>
                <w:delText>5</w:delText>
              </w:r>
            </w:del>
          </w:ins>
        </w:p>
        <w:p w14:paraId="71DE07AF" w14:textId="30BE23C0" w:rsidR="007D7B03" w:rsidDel="00B3530E" w:rsidRDefault="007D7B03">
          <w:pPr>
            <w:pStyle w:val="TOC1"/>
            <w:tabs>
              <w:tab w:val="left" w:pos="440"/>
              <w:tab w:val="right" w:leader="dot" w:pos="10358"/>
            </w:tabs>
            <w:rPr>
              <w:ins w:id="207" w:author="Sebastian Gonzalez" w:date="2022-05-18T12:27:00Z"/>
              <w:del w:id="208" w:author="Alain Komin" w:date="2022-08-29T15:28:00Z"/>
              <w:rFonts w:eastAsiaTheme="minorEastAsia" w:cstheme="minorBidi"/>
              <w:b w:val="0"/>
              <w:bCs w:val="0"/>
              <w:i w:val="0"/>
              <w:iCs w:val="0"/>
              <w:noProof/>
            </w:rPr>
          </w:pPr>
          <w:ins w:id="209" w:author="Sebastian Gonzalez" w:date="2022-05-18T12:27:00Z">
            <w:del w:id="210" w:author="Alain Komin" w:date="2022-08-29T15:28:00Z">
              <w:r w:rsidRPr="00B3530E" w:rsidDel="00B3530E">
                <w:rPr>
                  <w:rStyle w:val="Hyperlink"/>
                  <w:noProof/>
                </w:rPr>
                <w:delText>5</w:delText>
              </w:r>
              <w:r w:rsidDel="00B3530E">
                <w:rPr>
                  <w:rFonts w:eastAsiaTheme="minorEastAsia" w:cstheme="minorBidi"/>
                  <w:b w:val="0"/>
                  <w:bCs w:val="0"/>
                  <w:i w:val="0"/>
                  <w:iCs w:val="0"/>
                  <w:noProof/>
                </w:rPr>
                <w:tab/>
              </w:r>
              <w:r w:rsidRPr="00B3530E" w:rsidDel="00B3530E">
                <w:rPr>
                  <w:rStyle w:val="Hyperlink"/>
                  <w:noProof/>
                </w:rPr>
                <w:delText>Prerequisites</w:delText>
              </w:r>
              <w:r w:rsidDel="00B3530E">
                <w:rPr>
                  <w:noProof/>
                  <w:webHidden/>
                </w:rPr>
                <w:tab/>
              </w:r>
            </w:del>
          </w:ins>
          <w:ins w:id="211" w:author="Sebastian Gonzalez" w:date="2022-05-18T12:46:00Z">
            <w:del w:id="212" w:author="Alain Komin" w:date="2022-08-29T15:28:00Z">
              <w:r w:rsidR="009C6D07" w:rsidDel="00B3530E">
                <w:rPr>
                  <w:noProof/>
                  <w:webHidden/>
                </w:rPr>
                <w:delText>6</w:delText>
              </w:r>
            </w:del>
          </w:ins>
        </w:p>
        <w:p w14:paraId="6DD9C992" w14:textId="50E90DC1" w:rsidR="007D7B03" w:rsidDel="00B3530E" w:rsidRDefault="007D7B03">
          <w:pPr>
            <w:pStyle w:val="TOC1"/>
            <w:tabs>
              <w:tab w:val="left" w:pos="440"/>
              <w:tab w:val="right" w:leader="dot" w:pos="10358"/>
            </w:tabs>
            <w:rPr>
              <w:ins w:id="213" w:author="Sebastian Gonzalez" w:date="2022-05-18T12:27:00Z"/>
              <w:del w:id="214" w:author="Alain Komin" w:date="2022-08-29T15:28:00Z"/>
              <w:rFonts w:eastAsiaTheme="minorEastAsia" w:cstheme="minorBidi"/>
              <w:b w:val="0"/>
              <w:bCs w:val="0"/>
              <w:i w:val="0"/>
              <w:iCs w:val="0"/>
              <w:noProof/>
            </w:rPr>
          </w:pPr>
          <w:ins w:id="215" w:author="Sebastian Gonzalez" w:date="2022-05-18T12:27:00Z">
            <w:del w:id="216" w:author="Alain Komin" w:date="2022-08-29T15:28:00Z">
              <w:r w:rsidRPr="00B3530E" w:rsidDel="00B3530E">
                <w:rPr>
                  <w:rStyle w:val="Hyperlink"/>
                  <w:noProof/>
                </w:rPr>
                <w:delText>6</w:delText>
              </w:r>
              <w:r w:rsidDel="00B3530E">
                <w:rPr>
                  <w:rFonts w:eastAsiaTheme="minorEastAsia" w:cstheme="minorBidi"/>
                  <w:b w:val="0"/>
                  <w:bCs w:val="0"/>
                  <w:i w:val="0"/>
                  <w:iCs w:val="0"/>
                  <w:noProof/>
                </w:rPr>
                <w:tab/>
              </w:r>
              <w:r w:rsidRPr="00B3530E" w:rsidDel="00B3530E">
                <w:rPr>
                  <w:rStyle w:val="Hyperlink"/>
                  <w:noProof/>
                </w:rPr>
                <w:delText>Assumptions</w:delText>
              </w:r>
              <w:r w:rsidDel="00B3530E">
                <w:rPr>
                  <w:noProof/>
                  <w:webHidden/>
                </w:rPr>
                <w:tab/>
              </w:r>
            </w:del>
          </w:ins>
          <w:ins w:id="217" w:author="Sebastian Gonzalez" w:date="2022-05-18T12:46:00Z">
            <w:del w:id="218" w:author="Alain Komin" w:date="2022-08-29T15:28:00Z">
              <w:r w:rsidR="009C6D07" w:rsidDel="00B3530E">
                <w:rPr>
                  <w:noProof/>
                  <w:webHidden/>
                </w:rPr>
                <w:delText>6</w:delText>
              </w:r>
            </w:del>
          </w:ins>
        </w:p>
        <w:p w14:paraId="5716CFC3" w14:textId="0F55D0AA" w:rsidR="007D7B03" w:rsidDel="00B3530E" w:rsidRDefault="007D7B03">
          <w:pPr>
            <w:pStyle w:val="TOC1"/>
            <w:tabs>
              <w:tab w:val="left" w:pos="440"/>
              <w:tab w:val="right" w:leader="dot" w:pos="10358"/>
            </w:tabs>
            <w:rPr>
              <w:ins w:id="219" w:author="Sebastian Gonzalez" w:date="2022-05-18T12:27:00Z"/>
              <w:del w:id="220" w:author="Alain Komin" w:date="2022-08-29T15:28:00Z"/>
              <w:rFonts w:eastAsiaTheme="minorEastAsia" w:cstheme="minorBidi"/>
              <w:b w:val="0"/>
              <w:bCs w:val="0"/>
              <w:i w:val="0"/>
              <w:iCs w:val="0"/>
              <w:noProof/>
            </w:rPr>
          </w:pPr>
          <w:ins w:id="221" w:author="Sebastian Gonzalez" w:date="2022-05-18T12:27:00Z">
            <w:del w:id="222" w:author="Alain Komin" w:date="2022-08-29T15:28:00Z">
              <w:r w:rsidRPr="00B3530E" w:rsidDel="00B3530E">
                <w:rPr>
                  <w:rStyle w:val="Hyperlink"/>
                  <w:noProof/>
                </w:rPr>
                <w:delText>7</w:delText>
              </w:r>
              <w:r w:rsidDel="00B3530E">
                <w:rPr>
                  <w:rFonts w:eastAsiaTheme="minorEastAsia" w:cstheme="minorBidi"/>
                  <w:b w:val="0"/>
                  <w:bCs w:val="0"/>
                  <w:i w:val="0"/>
                  <w:iCs w:val="0"/>
                  <w:noProof/>
                </w:rPr>
                <w:tab/>
              </w:r>
              <w:r w:rsidRPr="00B3530E" w:rsidDel="00B3530E">
                <w:rPr>
                  <w:rStyle w:val="Hyperlink"/>
                  <w:noProof/>
                </w:rPr>
                <w:delText>Constraints and limitations</w:delText>
              </w:r>
              <w:r w:rsidDel="00B3530E">
                <w:rPr>
                  <w:noProof/>
                  <w:webHidden/>
                </w:rPr>
                <w:tab/>
              </w:r>
            </w:del>
          </w:ins>
          <w:ins w:id="223" w:author="Sebastian Gonzalez" w:date="2022-05-18T12:46:00Z">
            <w:del w:id="224" w:author="Alain Komin" w:date="2022-08-29T15:28:00Z">
              <w:r w:rsidR="009C6D07" w:rsidDel="00B3530E">
                <w:rPr>
                  <w:noProof/>
                  <w:webHidden/>
                </w:rPr>
                <w:delText>7</w:delText>
              </w:r>
            </w:del>
          </w:ins>
        </w:p>
        <w:p w14:paraId="212D5112" w14:textId="7F5674F5" w:rsidR="007D7B03" w:rsidDel="00B3530E" w:rsidRDefault="007D7B03">
          <w:pPr>
            <w:pStyle w:val="TOC1"/>
            <w:tabs>
              <w:tab w:val="left" w:pos="440"/>
              <w:tab w:val="right" w:leader="dot" w:pos="10358"/>
            </w:tabs>
            <w:rPr>
              <w:ins w:id="225" w:author="Sebastian Gonzalez" w:date="2022-05-18T12:27:00Z"/>
              <w:del w:id="226" w:author="Alain Komin" w:date="2022-08-29T15:28:00Z"/>
              <w:rFonts w:eastAsiaTheme="minorEastAsia" w:cstheme="minorBidi"/>
              <w:b w:val="0"/>
              <w:bCs w:val="0"/>
              <w:i w:val="0"/>
              <w:iCs w:val="0"/>
              <w:noProof/>
            </w:rPr>
          </w:pPr>
          <w:ins w:id="227" w:author="Sebastian Gonzalez" w:date="2022-05-18T12:27:00Z">
            <w:del w:id="228" w:author="Alain Komin" w:date="2022-08-29T15:28:00Z">
              <w:r w:rsidRPr="00B3530E" w:rsidDel="00B3530E">
                <w:rPr>
                  <w:rStyle w:val="Hyperlink"/>
                  <w:noProof/>
                </w:rPr>
                <w:delText>8</w:delText>
              </w:r>
              <w:r w:rsidDel="00B3530E">
                <w:rPr>
                  <w:rFonts w:eastAsiaTheme="minorEastAsia" w:cstheme="minorBidi"/>
                  <w:b w:val="0"/>
                  <w:bCs w:val="0"/>
                  <w:i w:val="0"/>
                  <w:iCs w:val="0"/>
                  <w:noProof/>
                </w:rPr>
                <w:tab/>
              </w:r>
              <w:r w:rsidRPr="00B3530E" w:rsidDel="00B3530E">
                <w:rPr>
                  <w:rStyle w:val="Hyperlink"/>
                  <w:noProof/>
                </w:rPr>
                <w:delText>Risks</w:delText>
              </w:r>
              <w:r w:rsidDel="00B3530E">
                <w:rPr>
                  <w:noProof/>
                  <w:webHidden/>
                </w:rPr>
                <w:tab/>
              </w:r>
            </w:del>
          </w:ins>
          <w:ins w:id="229" w:author="Sebastian Gonzalez" w:date="2022-05-18T12:46:00Z">
            <w:del w:id="230" w:author="Alain Komin" w:date="2022-08-29T15:28:00Z">
              <w:r w:rsidR="009C6D07" w:rsidDel="00B3530E">
                <w:rPr>
                  <w:noProof/>
                  <w:webHidden/>
                </w:rPr>
                <w:delText>7</w:delText>
              </w:r>
            </w:del>
          </w:ins>
        </w:p>
        <w:p w14:paraId="0EFAA52F" w14:textId="2CA9B402" w:rsidR="00BE18E6" w:rsidRDefault="00BE18E6">
          <w:pPr>
            <w:pStyle w:val="TOC1"/>
            <w:rPr>
              <w:ins w:id="231" w:author="Sebastian Gonzalez" w:date="2022-05-18T12:17:00Z"/>
            </w:rPr>
            <w:pPrChange w:id="232" w:author="Sebastian Gonzalez" w:date="2022-05-18T12:22:00Z">
              <w:pPr/>
            </w:pPrChange>
          </w:pPr>
          <w:ins w:id="233" w:author="Sebastian Gonzalez" w:date="2022-05-18T12:19:00Z">
            <w:r>
              <w:fldChar w:fldCharType="end"/>
            </w:r>
          </w:ins>
        </w:p>
        <w:customXmlInsRangeStart w:id="234" w:author="Sebastian Gonzalez" w:date="2022-05-18T12:17:00Z"/>
      </w:sdtContent>
    </w:sdt>
    <w:customXmlInsRangeEnd w:id="234"/>
    <w:p w14:paraId="43D47DDA" w14:textId="73844D92" w:rsidR="00595E33" w:rsidRDefault="00595E33" w:rsidP="00F01991">
      <w:pPr>
        <w:spacing w:before="120"/>
        <w:rPr>
          <w:rFonts w:cs="Arial"/>
          <w:color w:val="0069AA"/>
          <w:szCs w:val="20"/>
        </w:rPr>
      </w:pPr>
    </w:p>
    <w:p w14:paraId="5630AD66" w14:textId="77777777" w:rsidR="00E511F9" w:rsidRDefault="00E511F9">
      <w:pPr>
        <w:rPr>
          <w:rFonts w:cs="Arial"/>
          <w:szCs w:val="20"/>
        </w:rPr>
      </w:pPr>
      <w:r>
        <w:rPr>
          <w:rFonts w:cs="Arial"/>
          <w:bCs/>
          <w:szCs w:val="20"/>
        </w:rPr>
        <w:br w:type="page"/>
      </w:r>
    </w:p>
    <w:p w14:paraId="3E7A9F1C" w14:textId="0EE31CCF" w:rsidR="006E2710" w:rsidRPr="00A82C89" w:rsidDel="00F44063" w:rsidRDefault="006E2710" w:rsidP="006E2710">
      <w:pPr>
        <w:pStyle w:val="Heading1"/>
        <w:rPr>
          <w:del w:id="235" w:author="Villaverde, Alfredo" w:date="2022-03-10T13:10:00Z"/>
        </w:rPr>
      </w:pPr>
      <w:del w:id="236" w:author="Villaverde, Alfredo" w:date="2022-03-10T13:11:00Z">
        <w:r w:rsidRPr="00A82C89" w:rsidDel="00F44063">
          <w:lastRenderedPageBreak/>
          <w:delText>Introduction</w:delText>
        </w:r>
      </w:del>
      <w:bookmarkStart w:id="237" w:name="_Toc97814027"/>
      <w:bookmarkStart w:id="238" w:name="_Toc97814786"/>
      <w:bookmarkStart w:id="239" w:name="_Toc97815038"/>
      <w:bookmarkStart w:id="240" w:name="_Toc97815169"/>
      <w:bookmarkStart w:id="241" w:name="_Toc97816033"/>
      <w:bookmarkStart w:id="242" w:name="_Toc97816621"/>
      <w:bookmarkStart w:id="243" w:name="_Toc103766381"/>
      <w:bookmarkStart w:id="244" w:name="_Toc103766460"/>
      <w:bookmarkStart w:id="245" w:name="_Toc103768479"/>
      <w:bookmarkStart w:id="246" w:name="_Toc103768558"/>
      <w:bookmarkStart w:id="247" w:name="_Toc103768637"/>
      <w:bookmarkStart w:id="248" w:name="_Toc103768716"/>
      <w:bookmarkStart w:id="249" w:name="_Toc103768810"/>
      <w:bookmarkStart w:id="250" w:name="_Toc103768968"/>
      <w:bookmarkStart w:id="251" w:name="_Toc103769047"/>
      <w:bookmarkStart w:id="252" w:name="_Toc103769126"/>
      <w:bookmarkStart w:id="253" w:name="_Toc103769205"/>
      <w:bookmarkStart w:id="254" w:name="_Toc103769284"/>
      <w:bookmarkStart w:id="255" w:name="_Toc103769378"/>
      <w:bookmarkStart w:id="256" w:name="_Toc103769457"/>
      <w:bookmarkStart w:id="257" w:name="_Toc103769536"/>
      <w:bookmarkStart w:id="258" w:name="_Toc10376961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60E23C92" w14:textId="2467FC69" w:rsidR="00A7133A" w:rsidRPr="00F44063" w:rsidDel="00F44063" w:rsidRDefault="00A7133A">
      <w:pPr>
        <w:pStyle w:val="Heading1"/>
        <w:rPr>
          <w:del w:id="259" w:author="Villaverde, Alfredo" w:date="2022-03-10T13:10:00Z"/>
          <w:rFonts w:asciiTheme="minorHAnsi" w:hAnsiTheme="minorHAnsi" w:cstheme="minorHAnsi"/>
          <w:color w:val="0070C0"/>
          <w:shd w:val="clear" w:color="auto" w:fill="FFFFFF"/>
          <w:rPrChange w:id="260" w:author="Villaverde, Alfredo" w:date="2022-03-10T13:10:00Z">
            <w:rPr>
              <w:del w:id="261" w:author="Villaverde, Alfredo" w:date="2022-03-10T13:10:00Z"/>
              <w:shd w:val="clear" w:color="auto" w:fill="FFFFFF"/>
            </w:rPr>
          </w:rPrChange>
        </w:rPr>
        <w:pPrChange w:id="262" w:author="Villaverde, Alfredo" w:date="2022-03-10T13:10:00Z">
          <w:pPr/>
        </w:pPrChange>
      </w:pPr>
      <w:del w:id="263" w:author="Villaverde, Alfredo" w:date="2022-03-10T13:10:00Z">
        <w:r w:rsidRPr="00F44063" w:rsidDel="00F44063">
          <w:rPr>
            <w:rFonts w:asciiTheme="minorHAnsi" w:hAnsiTheme="minorHAnsi" w:cstheme="minorHAnsi"/>
            <w:color w:val="0070C0"/>
            <w:shd w:val="clear" w:color="auto" w:fill="FFFFFF"/>
            <w:rPrChange w:id="264" w:author="Villaverde, Alfredo" w:date="2022-03-10T13:10:00Z">
              <w:rPr>
                <w:shd w:val="clear" w:color="auto" w:fill="FFFFFF"/>
              </w:rPr>
            </w:rPrChange>
          </w:rPr>
          <w:delText xml:space="preserve">TransnetYX is an automated genotyping company dedicated to serving research and saving time by removing redundant, yet necessary, tests conducted in genetic research. By optimizing resources, TransnetYX has paved the way for research to advance and deeper understandings to emerge. </w:delText>
        </w:r>
        <w:bookmarkStart w:id="265" w:name="_Toc97814028"/>
        <w:bookmarkStart w:id="266" w:name="_Toc97814787"/>
        <w:bookmarkStart w:id="267" w:name="_Toc97815039"/>
        <w:bookmarkStart w:id="268" w:name="_Toc97815170"/>
        <w:bookmarkStart w:id="269" w:name="_Toc97816034"/>
        <w:bookmarkStart w:id="270" w:name="_Toc97816622"/>
        <w:bookmarkStart w:id="271" w:name="_Toc103766382"/>
        <w:bookmarkStart w:id="272" w:name="_Toc103766461"/>
        <w:bookmarkStart w:id="273" w:name="_Toc103768480"/>
        <w:bookmarkStart w:id="274" w:name="_Toc103768559"/>
        <w:bookmarkStart w:id="275" w:name="_Toc103768638"/>
        <w:bookmarkStart w:id="276" w:name="_Toc103768717"/>
        <w:bookmarkStart w:id="277" w:name="_Toc103768811"/>
        <w:bookmarkStart w:id="278" w:name="_Toc103768969"/>
        <w:bookmarkStart w:id="279" w:name="_Toc103769048"/>
        <w:bookmarkStart w:id="280" w:name="_Toc103769127"/>
        <w:bookmarkStart w:id="281" w:name="_Toc103769206"/>
        <w:bookmarkStart w:id="282" w:name="_Toc103769285"/>
        <w:bookmarkStart w:id="283" w:name="_Toc103769379"/>
        <w:bookmarkStart w:id="284" w:name="_Toc103769458"/>
        <w:bookmarkStart w:id="285" w:name="_Toc103769537"/>
        <w:bookmarkStart w:id="286" w:name="_Toc103769617"/>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del>
    </w:p>
    <w:p w14:paraId="24546F1D" w14:textId="12801CB0" w:rsidR="00607FF5" w:rsidRPr="00A7133A" w:rsidDel="00F44063" w:rsidRDefault="00A7133A">
      <w:pPr>
        <w:pStyle w:val="Heading1"/>
        <w:rPr>
          <w:del w:id="287" w:author="Villaverde, Alfredo" w:date="2022-03-10T13:11:00Z"/>
          <w:color w:val="0069AA"/>
        </w:rPr>
        <w:pPrChange w:id="288" w:author="Villaverde, Alfredo" w:date="2022-03-10T13:10:00Z">
          <w:pPr/>
        </w:pPrChange>
      </w:pPr>
      <w:del w:id="289" w:author="Villaverde, Alfredo" w:date="2022-03-10T13:10:00Z">
        <w:r w:rsidRPr="00A7133A" w:rsidDel="00F44063">
          <w:rPr>
            <w:shd w:val="clear" w:color="auto" w:fill="FFFFFF"/>
          </w:rPr>
          <w:delText>The mission of Transnet</w:delText>
        </w:r>
        <w:r w:rsidDel="00F44063">
          <w:rPr>
            <w:shd w:val="clear" w:color="auto" w:fill="FFFFFF"/>
          </w:rPr>
          <w:delText>YX</w:delText>
        </w:r>
        <w:r w:rsidRPr="00A7133A" w:rsidDel="00F44063">
          <w:rPr>
            <w:shd w:val="clear" w:color="auto" w:fill="FFFFFF"/>
          </w:rPr>
          <w:delText>, then and now, is to help scientists accelerate research with fast, easy and accurate genotyping services.</w:delText>
        </w:r>
      </w:del>
      <w:del w:id="290" w:author="Villaverde, Alfredo" w:date="2022-03-10T13:11:00Z">
        <w:r w:rsidR="00607FF5" w:rsidRPr="00A7133A" w:rsidDel="00F44063">
          <w:rPr>
            <w:color w:val="0069AA"/>
          </w:rPr>
          <w:br w:type="page"/>
        </w:r>
        <w:bookmarkStart w:id="291" w:name="_Toc97814029"/>
        <w:bookmarkStart w:id="292" w:name="_Toc97814788"/>
        <w:bookmarkStart w:id="293" w:name="_Toc97815040"/>
        <w:bookmarkStart w:id="294" w:name="_Toc97815171"/>
        <w:bookmarkStart w:id="295" w:name="_Toc97816035"/>
        <w:bookmarkStart w:id="296" w:name="_Toc97816623"/>
        <w:bookmarkStart w:id="297" w:name="_Toc103766383"/>
        <w:bookmarkStart w:id="298" w:name="_Toc103766462"/>
        <w:bookmarkStart w:id="299" w:name="_Toc103768481"/>
        <w:bookmarkStart w:id="300" w:name="_Toc103768560"/>
        <w:bookmarkStart w:id="301" w:name="_Toc103768639"/>
        <w:bookmarkStart w:id="302" w:name="_Toc103768718"/>
        <w:bookmarkStart w:id="303" w:name="_Toc103768812"/>
        <w:bookmarkStart w:id="304" w:name="_Toc103768970"/>
        <w:bookmarkStart w:id="305" w:name="_Toc103769049"/>
        <w:bookmarkStart w:id="306" w:name="_Toc103769128"/>
        <w:bookmarkStart w:id="307" w:name="_Toc103769207"/>
        <w:bookmarkStart w:id="308" w:name="_Toc103769286"/>
        <w:bookmarkStart w:id="309" w:name="_Toc103769380"/>
        <w:bookmarkStart w:id="310" w:name="_Toc103769459"/>
        <w:bookmarkStart w:id="311" w:name="_Toc103769538"/>
        <w:bookmarkStart w:id="312" w:name="_Toc103769618"/>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del>
    </w:p>
    <w:p w14:paraId="2FEF842E" w14:textId="5C764984" w:rsidR="002B202C" w:rsidDel="00B27452" w:rsidRDefault="00D908AF" w:rsidP="00B27452">
      <w:pPr>
        <w:pStyle w:val="Heading1"/>
        <w:rPr>
          <w:del w:id="313" w:author="Sebastian Gonzalez" w:date="2022-05-18T12:23:00Z"/>
        </w:rPr>
      </w:pPr>
      <w:del w:id="314" w:author="Sebastian Gonzalez" w:date="2022-05-18T12:23:00Z">
        <w:r w:rsidDel="00B27452">
          <w:delText>Business Requirements</w:delText>
        </w:r>
      </w:del>
      <w:ins w:id="315" w:author="Villaverde, Alfredo" w:date="2022-03-10T14:06:00Z">
        <w:del w:id="316" w:author="Sebastian Gonzalez" w:date="2022-05-18T12:23:00Z">
          <w:r w:rsidR="00706284" w:rsidDel="00B27452">
            <w:delText>n</w:delText>
          </w:r>
        </w:del>
      </w:ins>
      <w:ins w:id="317" w:author="Villaverde, Alfredo" w:date="2022-03-10T13:12:00Z">
        <w:del w:id="318" w:author="Sebastian Gonzalez" w:date="2022-05-18T12:23:00Z">
          <w:r w:rsidR="00F44063" w:rsidDel="00B27452">
            <w:delText>eed</w:delText>
          </w:r>
        </w:del>
      </w:ins>
      <w:ins w:id="319" w:author="Villaverde, Alfredo" w:date="2022-03-10T14:06:00Z">
        <w:del w:id="320" w:author="Sebastian Gonzalez" w:date="2022-05-18T12:23:00Z">
          <w:r w:rsidR="00706284" w:rsidDel="00B27452">
            <w:delText>s</w:delText>
          </w:r>
        </w:del>
      </w:ins>
    </w:p>
    <w:p w14:paraId="49A75186" w14:textId="77777777" w:rsidR="00B27452" w:rsidRPr="00331A75" w:rsidRDefault="00B27452">
      <w:pPr>
        <w:rPr>
          <w:ins w:id="321" w:author="Sebastian Gonzalez" w:date="2022-05-18T12:23:00Z"/>
        </w:rPr>
        <w:pPrChange w:id="322" w:author="Sebastian Gonzalez" w:date="2022-05-18T12:23:00Z">
          <w:pPr>
            <w:pStyle w:val="Heading1"/>
          </w:pPr>
        </w:pPrChange>
      </w:pPr>
    </w:p>
    <w:p w14:paraId="7A88A102" w14:textId="48EB61CA" w:rsidR="00CB0FA5" w:rsidRPr="00B945A3" w:rsidRDefault="00B27452">
      <w:pPr>
        <w:pStyle w:val="Heading1"/>
        <w:rPr>
          <w:ins w:id="323" w:author="Villaverde, Alfredo" w:date="2022-03-10T13:41:00Z"/>
          <w:rPrChange w:id="324" w:author="Villaverde, Alfredo" w:date="2022-03-10T14:47:00Z">
            <w:rPr>
              <w:ins w:id="325" w:author="Villaverde, Alfredo" w:date="2022-03-10T13:41:00Z"/>
              <w:color w:val="0070C0"/>
              <w:lang w:val="en-US"/>
            </w:rPr>
          </w:rPrChange>
        </w:rPr>
        <w:pPrChange w:id="326" w:author="Sebastian Gonzalez" w:date="2022-05-18T12:23:00Z">
          <w:pPr/>
        </w:pPrChange>
      </w:pPr>
      <w:bookmarkStart w:id="327" w:name="_Toc117759712"/>
      <w:ins w:id="328" w:author="Sebastian Gonzalez" w:date="2022-05-18T12:23:00Z">
        <w:r>
          <w:t>Business needs</w:t>
        </w:r>
      </w:ins>
      <w:bookmarkEnd w:id="327"/>
    </w:p>
    <w:p w14:paraId="4BDBB588" w14:textId="461F341A" w:rsidR="00CB0FA5" w:rsidDel="00A6451E" w:rsidRDefault="00CB0FA5" w:rsidP="00967015">
      <w:pPr>
        <w:rPr>
          <w:ins w:id="329" w:author="Sebastian Gonzalez" w:date="2022-05-18T11:55:00Z"/>
          <w:del w:id="330" w:author="Alain Komin" w:date="2022-08-29T15:20:00Z"/>
          <w:b/>
          <w:bCs/>
          <w:color w:val="0070C0"/>
          <w:lang w:val="en-US"/>
        </w:rPr>
      </w:pPr>
      <w:ins w:id="331" w:author="Villaverde, Alfredo" w:date="2022-03-10T13:41:00Z">
        <w:del w:id="332" w:author="Alain Komin" w:date="2022-08-29T15:20:00Z">
          <w:r w:rsidRPr="00CB0FA5" w:rsidDel="00A6451E">
            <w:rPr>
              <w:b/>
              <w:bCs/>
              <w:color w:val="0070C0"/>
              <w:lang w:val="en-US"/>
              <w:rPrChange w:id="333" w:author="Villaverde, Alfredo" w:date="2022-03-10T13:43:00Z">
                <w:rPr>
                  <w:color w:val="0070C0"/>
                  <w:lang w:val="en-US"/>
                </w:rPr>
              </w:rPrChange>
            </w:rPr>
            <w:delText xml:space="preserve">GUIDELINE </w:delText>
          </w:r>
        </w:del>
      </w:ins>
      <w:ins w:id="334" w:author="Villaverde, Alfredo" w:date="2022-03-10T13:42:00Z">
        <w:del w:id="335" w:author="Alain Komin" w:date="2022-08-29T15:20:00Z">
          <w:r w:rsidRPr="00CB0FA5" w:rsidDel="00A6451E">
            <w:rPr>
              <w:b/>
              <w:bCs/>
              <w:color w:val="0070C0"/>
              <w:lang w:val="en-US"/>
              <w:rPrChange w:id="336" w:author="Villaverde, Alfredo" w:date="2022-03-10T13:43:00Z">
                <w:rPr>
                  <w:color w:val="0070C0"/>
                  <w:lang w:val="en-US"/>
                </w:rPr>
              </w:rPrChange>
            </w:rPr>
            <w:delText xml:space="preserve">FOR THIS SECTION </w:delText>
          </w:r>
        </w:del>
      </w:ins>
      <w:ins w:id="337" w:author="Villaverde, Alfredo" w:date="2022-03-10T13:41:00Z">
        <w:del w:id="338" w:author="Alain Komin" w:date="2022-08-29T15:20:00Z">
          <w:r w:rsidRPr="00CB0FA5" w:rsidDel="00A6451E">
            <w:rPr>
              <w:b/>
              <w:bCs/>
              <w:color w:val="0070C0"/>
              <w:lang w:val="en-US"/>
              <w:rPrChange w:id="339" w:author="Villaverde, Alfredo" w:date="2022-03-10T13:43:00Z">
                <w:rPr>
                  <w:color w:val="0070C0"/>
                  <w:lang w:val="en-US"/>
                </w:rPr>
              </w:rPrChange>
            </w:rPr>
            <w:delText>(DELETE</w:delText>
          </w:r>
        </w:del>
      </w:ins>
      <w:ins w:id="340" w:author="Villaverde, Alfredo" w:date="2022-03-10T13:42:00Z">
        <w:del w:id="341" w:author="Alain Komin" w:date="2022-08-29T15:20:00Z">
          <w:r w:rsidRPr="00CB0FA5" w:rsidDel="00A6451E">
            <w:rPr>
              <w:b/>
              <w:bCs/>
              <w:color w:val="0070C0"/>
              <w:lang w:val="en-US"/>
              <w:rPrChange w:id="342" w:author="Villaverde, Alfredo" w:date="2022-03-10T13:43:00Z">
                <w:rPr>
                  <w:color w:val="0070C0"/>
                  <w:lang w:val="en-US"/>
                </w:rPr>
              </w:rPrChange>
            </w:rPr>
            <w:delText xml:space="preserve"> TEXT</w:delText>
          </w:r>
        </w:del>
      </w:ins>
      <w:ins w:id="343" w:author="Villaverde, Alfredo" w:date="2022-03-10T13:41:00Z">
        <w:del w:id="344" w:author="Alain Komin" w:date="2022-08-29T15:20:00Z">
          <w:r w:rsidRPr="00CB0FA5" w:rsidDel="00A6451E">
            <w:rPr>
              <w:b/>
              <w:bCs/>
              <w:color w:val="0070C0"/>
              <w:lang w:val="en-US"/>
              <w:rPrChange w:id="345" w:author="Villaverde, Alfredo" w:date="2022-03-10T13:43:00Z">
                <w:rPr>
                  <w:color w:val="0070C0"/>
                  <w:lang w:val="en-US"/>
                </w:rPr>
              </w:rPrChange>
            </w:rPr>
            <w:delText xml:space="preserve"> BELOW </w:delText>
          </w:r>
        </w:del>
      </w:ins>
      <w:ins w:id="346" w:author="Villaverde, Alfredo" w:date="2022-03-10T13:42:00Z">
        <w:del w:id="347" w:author="Alain Komin" w:date="2022-08-29T15:20:00Z">
          <w:r w:rsidRPr="00CB0FA5" w:rsidDel="00A6451E">
            <w:rPr>
              <w:b/>
              <w:bCs/>
              <w:color w:val="0070C0"/>
              <w:lang w:val="en-US"/>
              <w:rPrChange w:id="348" w:author="Villaverde, Alfredo" w:date="2022-03-10T13:43:00Z">
                <w:rPr>
                  <w:color w:val="0070C0"/>
                  <w:lang w:val="en-US"/>
                </w:rPr>
              </w:rPrChange>
            </w:rPr>
            <w:delText>ONCE THIS SECTION IS COMPLETED)</w:delText>
          </w:r>
        </w:del>
      </w:ins>
    </w:p>
    <w:p w14:paraId="58E7964F" w14:textId="0E40241F" w:rsidR="005F5DAF" w:rsidRPr="005F5DAF" w:rsidDel="00A6451E" w:rsidRDefault="005F5DAF" w:rsidP="00967015">
      <w:pPr>
        <w:rPr>
          <w:ins w:id="349" w:author="Villaverde, Alfredo" w:date="2022-03-10T13:41:00Z"/>
          <w:del w:id="350" w:author="Alain Komin" w:date="2022-08-29T15:20:00Z"/>
          <w:b/>
          <w:bCs/>
          <w:i/>
          <w:iCs/>
          <w:lang w:val="en-US"/>
          <w:rPrChange w:id="351" w:author="Sebastian Gonzalez" w:date="2022-05-18T11:56:00Z">
            <w:rPr>
              <w:ins w:id="352" w:author="Villaverde, Alfredo" w:date="2022-03-10T13:41:00Z"/>
              <w:del w:id="353" w:author="Alain Komin" w:date="2022-08-29T15:20:00Z"/>
              <w:color w:val="0070C0"/>
              <w:lang w:val="en-US"/>
            </w:rPr>
          </w:rPrChange>
        </w:rPr>
      </w:pPr>
      <w:ins w:id="354" w:author="Sebastian Gonzalez" w:date="2022-05-18T11:55:00Z">
        <w:del w:id="355" w:author="Alain Komin" w:date="2022-08-29T15:20:00Z">
          <w:r w:rsidRPr="005F5DAF" w:rsidDel="00A6451E">
            <w:rPr>
              <w:b/>
              <w:bCs/>
              <w:i/>
              <w:iCs/>
              <w:lang w:val="en-US"/>
              <w:rPrChange w:id="356" w:author="Sebastian Gonzalez" w:date="2022-05-18T11:56:00Z">
                <w:rPr>
                  <w:b/>
                  <w:bCs/>
                  <w:color w:val="0070C0"/>
                  <w:lang w:val="en-US"/>
                </w:rPr>
              </w:rPrChange>
            </w:rPr>
            <w:delText xml:space="preserve">[This section is </w:delText>
          </w:r>
        </w:del>
      </w:ins>
      <w:ins w:id="357" w:author="Sebastian Gonzalez" w:date="2022-05-18T11:56:00Z">
        <w:del w:id="358" w:author="Alain Komin" w:date="2022-08-29T15:20:00Z">
          <w:r w:rsidRPr="005F5DAF" w:rsidDel="00A6451E">
            <w:rPr>
              <w:b/>
              <w:bCs/>
              <w:i/>
              <w:iCs/>
              <w:lang w:val="en-US"/>
              <w:rPrChange w:id="359" w:author="Sebastian Gonzalez" w:date="2022-05-18T11:56:00Z">
                <w:rPr>
                  <w:i/>
                  <w:iCs/>
                  <w:lang w:val="en-US"/>
                </w:rPr>
              </w:rPrChange>
            </w:rPr>
            <w:delText>mandatory;</w:delText>
          </w:r>
        </w:del>
      </w:ins>
      <w:ins w:id="360" w:author="Sebastian Gonzalez" w:date="2022-05-18T11:55:00Z">
        <w:del w:id="361" w:author="Alain Komin" w:date="2022-08-29T15:20:00Z">
          <w:r w:rsidRPr="005F5DAF" w:rsidDel="00A6451E">
            <w:rPr>
              <w:b/>
              <w:bCs/>
              <w:i/>
              <w:iCs/>
              <w:lang w:val="en-US"/>
              <w:rPrChange w:id="362" w:author="Sebastian Gonzalez" w:date="2022-05-18T11:56:00Z">
                <w:rPr>
                  <w:b/>
                  <w:bCs/>
                  <w:color w:val="0070C0"/>
                  <w:lang w:val="en-US"/>
                </w:rPr>
              </w:rPrChange>
            </w:rPr>
            <w:delText xml:space="preserve"> all customizations are driven by a</w:delText>
          </w:r>
        </w:del>
      </w:ins>
      <w:ins w:id="363" w:author="Sebastian Gonzalez" w:date="2022-05-18T11:56:00Z">
        <w:del w:id="364" w:author="Alain Komin" w:date="2022-08-29T15:20:00Z">
          <w:r w:rsidRPr="005F5DAF" w:rsidDel="00A6451E">
            <w:rPr>
              <w:b/>
              <w:bCs/>
              <w:i/>
              <w:iCs/>
              <w:lang w:val="en-US"/>
              <w:rPrChange w:id="365" w:author="Sebastian Gonzalez" w:date="2022-05-18T11:56:00Z">
                <w:rPr>
                  <w:i/>
                  <w:iCs/>
                  <w:lang w:val="en-US"/>
                </w:rPr>
              </w:rPrChange>
            </w:rPr>
            <w:delText xml:space="preserve"> business</w:delText>
          </w:r>
        </w:del>
      </w:ins>
      <w:ins w:id="366" w:author="Sebastian Gonzalez" w:date="2022-05-18T11:55:00Z">
        <w:del w:id="367" w:author="Alain Komin" w:date="2022-08-29T15:20:00Z">
          <w:r w:rsidRPr="005F5DAF" w:rsidDel="00A6451E">
            <w:rPr>
              <w:b/>
              <w:bCs/>
              <w:i/>
              <w:iCs/>
              <w:lang w:val="en-US"/>
              <w:rPrChange w:id="368" w:author="Sebastian Gonzalez" w:date="2022-05-18T11:56:00Z">
                <w:rPr>
                  <w:b/>
                  <w:bCs/>
                  <w:color w:val="0070C0"/>
                  <w:lang w:val="en-US"/>
                </w:rPr>
              </w:rPrChange>
            </w:rPr>
            <w:delText xml:space="preserve"> need so a small introduction should be added to put the readers into context]</w:delText>
          </w:r>
        </w:del>
      </w:ins>
    </w:p>
    <w:p w14:paraId="037996FA" w14:textId="2A160F8C" w:rsidR="00B860CB" w:rsidRPr="00706D9F" w:rsidDel="00A6451E" w:rsidRDefault="00042D78" w:rsidP="00967015">
      <w:pPr>
        <w:rPr>
          <w:del w:id="369" w:author="Alain Komin" w:date="2022-08-29T15:20:00Z"/>
          <w:i/>
          <w:iCs/>
          <w:lang w:val="en-US"/>
          <w:rPrChange w:id="370" w:author="Villaverde, Alfredo" w:date="2022-03-10T15:13:00Z">
            <w:rPr>
              <w:del w:id="371" w:author="Alain Komin" w:date="2022-08-29T15:20:00Z"/>
              <w:color w:val="0070C0"/>
              <w:lang w:val="en-US"/>
            </w:rPr>
          </w:rPrChange>
        </w:rPr>
      </w:pPr>
      <w:ins w:id="372" w:author="Villaverde, Alfredo" w:date="2022-03-10T15:17:00Z">
        <w:del w:id="373" w:author="Alain Komin" w:date="2022-08-29T15:20:00Z">
          <w:r w:rsidDel="00A6451E">
            <w:rPr>
              <w:i/>
              <w:iCs/>
              <w:lang w:val="en-US"/>
            </w:rPr>
            <w:delText>D</w:delText>
          </w:r>
        </w:del>
      </w:ins>
      <w:del w:id="374" w:author="Alain Komin" w:date="2022-08-29T15:20:00Z">
        <w:r w:rsidR="00B51D09" w:rsidRPr="00706D9F" w:rsidDel="00A6451E">
          <w:rPr>
            <w:i/>
            <w:iCs/>
            <w:lang w:val="en-US"/>
            <w:rPrChange w:id="375" w:author="Villaverde, Alfredo" w:date="2022-03-10T15:13:00Z">
              <w:rPr>
                <w:color w:val="0070C0"/>
                <w:lang w:val="en-US"/>
              </w:rPr>
            </w:rPrChange>
          </w:rPr>
          <w:delText xml:space="preserve">TransnetYX is in the progress of developing their SuiteCommerce webstore to replace their current </w:delText>
        </w:r>
        <w:r w:rsidR="00CE0DAE" w:rsidRPr="00706D9F" w:rsidDel="00A6451E">
          <w:rPr>
            <w:i/>
            <w:iCs/>
            <w:rPrChange w:id="376" w:author="Villaverde, Alfredo" w:date="2022-03-10T15:13:00Z">
              <w:rPr/>
            </w:rPrChange>
          </w:rPr>
          <w:fldChar w:fldCharType="begin"/>
        </w:r>
        <w:r w:rsidR="00CE0DAE" w:rsidRPr="00706D9F" w:rsidDel="00A6451E">
          <w:rPr>
            <w:i/>
            <w:iCs/>
            <w:rPrChange w:id="377" w:author="Villaverde, Alfredo" w:date="2022-03-10T15:13:00Z">
              <w:rPr/>
            </w:rPrChange>
          </w:rPr>
          <w:delInstrText xml:space="preserve"> HYPERLINK "https://brainbitsllc.com/" </w:delInstrText>
        </w:r>
        <w:r w:rsidR="00CE0DAE" w:rsidRPr="00706D9F" w:rsidDel="00A6451E">
          <w:rPr>
            <w:i/>
            <w:iCs/>
            <w:rPrChange w:id="378" w:author="Villaverde, Alfredo" w:date="2022-03-10T15:13:00Z">
              <w:rPr>
                <w:rStyle w:val="Hyperlink"/>
                <w:lang w:val="en-US"/>
              </w:rPr>
            </w:rPrChange>
          </w:rPr>
          <w:fldChar w:fldCharType="separate"/>
        </w:r>
        <w:r w:rsidR="00B51D09" w:rsidRPr="00706D9F" w:rsidDel="00A6451E">
          <w:rPr>
            <w:rStyle w:val="Hyperlink"/>
            <w:i/>
            <w:iCs/>
            <w:color w:val="auto"/>
            <w:lang w:val="en-US"/>
            <w:rPrChange w:id="379" w:author="Villaverde, Alfredo" w:date="2022-03-10T15:13:00Z">
              <w:rPr>
                <w:rStyle w:val="Hyperlink"/>
                <w:lang w:val="en-US"/>
              </w:rPr>
            </w:rPrChange>
          </w:rPr>
          <w:delText>https://brainbitsllc.com/</w:delText>
        </w:r>
        <w:r w:rsidR="00CE0DAE" w:rsidRPr="00706D9F" w:rsidDel="00A6451E">
          <w:rPr>
            <w:rStyle w:val="Hyperlink"/>
            <w:i/>
            <w:iCs/>
            <w:color w:val="auto"/>
            <w:lang w:val="en-US"/>
            <w:rPrChange w:id="380" w:author="Villaverde, Alfredo" w:date="2022-03-10T15:13:00Z">
              <w:rPr>
                <w:rStyle w:val="Hyperlink"/>
                <w:lang w:val="en-US"/>
              </w:rPr>
            </w:rPrChange>
          </w:rPr>
          <w:fldChar w:fldCharType="end"/>
        </w:r>
        <w:r w:rsidR="00B51D09" w:rsidRPr="00706D9F" w:rsidDel="00A6451E">
          <w:rPr>
            <w:i/>
            <w:iCs/>
            <w:lang w:val="en-US"/>
            <w:rPrChange w:id="381" w:author="Villaverde, Alfredo" w:date="2022-03-10T15:13:00Z">
              <w:rPr>
                <w:color w:val="0070C0"/>
                <w:lang w:val="en-US"/>
              </w:rPr>
            </w:rPrChange>
          </w:rPr>
          <w:delText xml:space="preserve"> tissue site.  </w:delText>
        </w:r>
        <w:r w:rsidR="00206C57" w:rsidRPr="00706D9F" w:rsidDel="00A6451E">
          <w:rPr>
            <w:b/>
            <w:bCs/>
            <w:i/>
            <w:iCs/>
            <w:lang w:val="en-US"/>
            <w:rPrChange w:id="382" w:author="Villaverde, Alfredo" w:date="2022-03-10T15:13:00Z">
              <w:rPr>
                <w:b/>
                <w:bCs/>
                <w:color w:val="0070C0"/>
                <w:lang w:val="en-US"/>
              </w:rPr>
            </w:rPrChange>
          </w:rPr>
          <w:delText>For US orders</w:delText>
        </w:r>
        <w:r w:rsidR="00206C57" w:rsidRPr="00706D9F" w:rsidDel="00A6451E">
          <w:rPr>
            <w:i/>
            <w:iCs/>
            <w:lang w:val="en-US"/>
            <w:rPrChange w:id="383" w:author="Villaverde, Alfredo" w:date="2022-03-10T15:13:00Z">
              <w:rPr>
                <w:color w:val="0070C0"/>
                <w:lang w:val="en-US"/>
              </w:rPr>
            </w:rPrChange>
          </w:rPr>
          <w:delText xml:space="preserve">, </w:delText>
        </w:r>
        <w:r w:rsidR="00B51D09" w:rsidRPr="00706D9F" w:rsidDel="00A6451E">
          <w:rPr>
            <w:i/>
            <w:iCs/>
            <w:lang w:val="en-US"/>
            <w:rPrChange w:id="384" w:author="Villaverde, Alfredo" w:date="2022-03-10T15:13:00Z">
              <w:rPr>
                <w:color w:val="0070C0"/>
                <w:lang w:val="en-US"/>
              </w:rPr>
            </w:rPrChange>
          </w:rPr>
          <w:delText xml:space="preserve">TransnetYX ship their items on </w:delText>
        </w:r>
        <w:r w:rsidR="00C82AE6" w:rsidRPr="00706D9F" w:rsidDel="00A6451E">
          <w:rPr>
            <w:i/>
            <w:iCs/>
            <w:lang w:val="en-US"/>
            <w:rPrChange w:id="385" w:author="Villaverde, Alfredo" w:date="2022-03-10T15:13:00Z">
              <w:rPr>
                <w:color w:val="0070C0"/>
                <w:lang w:val="en-US"/>
              </w:rPr>
            </w:rPrChange>
          </w:rPr>
          <w:delText>specified days of the week based on the type of item it is.  For example; some items sh</w:delText>
        </w:r>
        <w:r w:rsidR="00206C57" w:rsidRPr="00706D9F" w:rsidDel="00A6451E">
          <w:rPr>
            <w:i/>
            <w:iCs/>
            <w:lang w:val="en-US"/>
            <w:rPrChange w:id="386" w:author="Villaverde, Alfredo" w:date="2022-03-10T15:13:00Z">
              <w:rPr>
                <w:color w:val="0070C0"/>
                <w:lang w:val="en-US"/>
              </w:rPr>
            </w:rPrChange>
          </w:rPr>
          <w:delText>i</w:delText>
        </w:r>
        <w:r w:rsidR="00C82AE6" w:rsidRPr="00706D9F" w:rsidDel="00A6451E">
          <w:rPr>
            <w:i/>
            <w:iCs/>
            <w:lang w:val="en-US"/>
            <w:rPrChange w:id="387" w:author="Villaverde, Alfredo" w:date="2022-03-10T15:13:00Z">
              <w:rPr>
                <w:color w:val="0070C0"/>
                <w:lang w:val="en-US"/>
              </w:rPr>
            </w:rPrChange>
          </w:rPr>
          <w:delText xml:space="preserve">p Monday – Thursday while others may ship on Monday’s only.  Others are shipped </w:delText>
        </w:r>
        <w:r w:rsidR="00206C57" w:rsidRPr="00706D9F" w:rsidDel="00A6451E">
          <w:rPr>
            <w:i/>
            <w:iCs/>
            <w:lang w:val="en-US"/>
            <w:rPrChange w:id="388" w:author="Villaverde, Alfredo" w:date="2022-03-10T15:13:00Z">
              <w:rPr>
                <w:color w:val="0070C0"/>
                <w:lang w:val="en-US"/>
              </w:rPr>
            </w:rPrChange>
          </w:rPr>
          <w:delText>“U</w:delText>
        </w:r>
        <w:r w:rsidR="00C82AE6" w:rsidRPr="00706D9F" w:rsidDel="00A6451E">
          <w:rPr>
            <w:i/>
            <w:iCs/>
            <w:lang w:val="en-US"/>
            <w:rPrChange w:id="389" w:author="Villaverde, Alfredo" w:date="2022-03-10T15:13:00Z">
              <w:rPr>
                <w:color w:val="0070C0"/>
                <w:lang w:val="en-US"/>
              </w:rPr>
            </w:rPrChange>
          </w:rPr>
          <w:delText xml:space="preserve">pon </w:delText>
        </w:r>
        <w:r w:rsidR="00206C57" w:rsidRPr="00706D9F" w:rsidDel="00A6451E">
          <w:rPr>
            <w:i/>
            <w:iCs/>
            <w:lang w:val="en-US"/>
            <w:rPrChange w:id="390" w:author="Villaverde, Alfredo" w:date="2022-03-10T15:13:00Z">
              <w:rPr>
                <w:color w:val="0070C0"/>
                <w:lang w:val="en-US"/>
              </w:rPr>
            </w:rPrChange>
          </w:rPr>
          <w:delText>H</w:delText>
        </w:r>
        <w:r w:rsidR="00C82AE6" w:rsidRPr="00706D9F" w:rsidDel="00A6451E">
          <w:rPr>
            <w:i/>
            <w:iCs/>
            <w:lang w:val="en-US"/>
            <w:rPrChange w:id="391" w:author="Villaverde, Alfredo" w:date="2022-03-10T15:13:00Z">
              <w:rPr>
                <w:color w:val="0070C0"/>
                <w:lang w:val="en-US"/>
              </w:rPr>
            </w:rPrChange>
          </w:rPr>
          <w:delText>arvest</w:delText>
        </w:r>
        <w:r w:rsidR="00206C57" w:rsidRPr="00706D9F" w:rsidDel="00A6451E">
          <w:rPr>
            <w:i/>
            <w:iCs/>
            <w:lang w:val="en-US"/>
            <w:rPrChange w:id="392" w:author="Villaverde, Alfredo" w:date="2022-03-10T15:13:00Z">
              <w:rPr>
                <w:color w:val="0070C0"/>
                <w:lang w:val="en-US"/>
              </w:rPr>
            </w:rPrChange>
          </w:rPr>
          <w:delText>”</w:delText>
        </w:r>
        <w:r w:rsidR="00C82AE6" w:rsidRPr="00706D9F" w:rsidDel="00A6451E">
          <w:rPr>
            <w:i/>
            <w:iCs/>
            <w:lang w:val="en-US"/>
            <w:rPrChange w:id="393" w:author="Villaverde, Alfredo" w:date="2022-03-10T15:13:00Z">
              <w:rPr>
                <w:color w:val="0070C0"/>
                <w:lang w:val="en-US"/>
              </w:rPr>
            </w:rPrChange>
          </w:rPr>
          <w:delText xml:space="preserve">.  </w:delText>
        </w:r>
      </w:del>
    </w:p>
    <w:p w14:paraId="660D5982" w14:textId="05B7CFA1" w:rsidR="00C82AE6" w:rsidRPr="00706D9F" w:rsidDel="00A6451E" w:rsidRDefault="00C82AE6" w:rsidP="00967015">
      <w:pPr>
        <w:rPr>
          <w:del w:id="394" w:author="Alain Komin" w:date="2022-08-29T15:20:00Z"/>
          <w:i/>
          <w:iCs/>
          <w:lang w:val="en-US"/>
          <w:rPrChange w:id="395" w:author="Villaverde, Alfredo" w:date="2022-03-10T15:13:00Z">
            <w:rPr>
              <w:del w:id="396" w:author="Alain Komin" w:date="2022-08-29T15:20:00Z"/>
              <w:color w:val="0070C0"/>
              <w:lang w:val="en-US"/>
            </w:rPr>
          </w:rPrChange>
        </w:rPr>
      </w:pPr>
      <w:del w:id="397" w:author="Alain Komin" w:date="2022-08-29T15:20:00Z">
        <w:r w:rsidRPr="00706D9F" w:rsidDel="00A6451E">
          <w:rPr>
            <w:i/>
            <w:iCs/>
            <w:lang w:val="en-US"/>
            <w:rPrChange w:id="398" w:author="Villaverde, Alfredo" w:date="2022-03-10T15:13:00Z">
              <w:rPr>
                <w:color w:val="0070C0"/>
                <w:lang w:val="en-US"/>
              </w:rPr>
            </w:rPrChange>
          </w:rPr>
          <w:delText xml:space="preserve">Their current site displays a list of delivery dates available for each </w:delText>
        </w:r>
        <w:r w:rsidR="00206C57" w:rsidRPr="00706D9F" w:rsidDel="00A6451E">
          <w:rPr>
            <w:i/>
            <w:iCs/>
            <w:lang w:val="en-US"/>
            <w:rPrChange w:id="399" w:author="Villaverde, Alfredo" w:date="2022-03-10T15:13:00Z">
              <w:rPr>
                <w:color w:val="0070C0"/>
                <w:lang w:val="en-US"/>
              </w:rPr>
            </w:rPrChange>
          </w:rPr>
          <w:delText>item on the product detail page</w:delText>
        </w:r>
        <w:r w:rsidRPr="00706D9F" w:rsidDel="00A6451E">
          <w:rPr>
            <w:i/>
            <w:iCs/>
            <w:lang w:val="en-US"/>
            <w:rPrChange w:id="400" w:author="Villaverde, Alfredo" w:date="2022-03-10T15:13:00Z">
              <w:rPr>
                <w:color w:val="0070C0"/>
                <w:lang w:val="en-US"/>
              </w:rPr>
            </w:rPrChange>
          </w:rPr>
          <w:delText xml:space="preserve">.  That delivery date is being driven based on the options available for each.  </w:delText>
        </w:r>
      </w:del>
    </w:p>
    <w:p w14:paraId="7B4EF6F7" w14:textId="7C3323A6" w:rsidR="00042D78" w:rsidDel="00A6451E" w:rsidRDefault="00C82AE6" w:rsidP="00967015">
      <w:pPr>
        <w:rPr>
          <w:ins w:id="401" w:author="Villaverde, Alfredo" w:date="2022-03-10T15:18:00Z"/>
          <w:del w:id="402" w:author="Alain Komin" w:date="2022-08-29T15:20:00Z"/>
          <w:i/>
          <w:iCs/>
          <w:lang w:val="en-US"/>
        </w:rPr>
      </w:pPr>
      <w:del w:id="403" w:author="Alain Komin" w:date="2022-08-29T15:20:00Z">
        <w:r w:rsidRPr="00706D9F" w:rsidDel="00A6451E">
          <w:rPr>
            <w:i/>
            <w:iCs/>
            <w:lang w:val="en-US"/>
            <w:rPrChange w:id="404" w:author="Villaverde, Alfredo" w:date="2022-03-10T15:13:00Z">
              <w:rPr>
                <w:lang w:val="en-US"/>
              </w:rPr>
            </w:rPrChange>
          </w:rPr>
          <w:delText>This document will outline the intended solution, based on the requirements provided by the TransnetYX team. The intent is to provide the same level of service for their customers, shipping within the United States, on the new site</w:delText>
        </w:r>
      </w:del>
      <w:ins w:id="405" w:author="Villaverde, Alfredo" w:date="2022-03-10T13:18:00Z">
        <w:del w:id="406" w:author="Alain Komin" w:date="2022-08-29T15:20:00Z">
          <w:r w:rsidR="00E05F12" w:rsidRPr="00706D9F" w:rsidDel="00A6451E">
            <w:rPr>
              <w:i/>
              <w:iCs/>
              <w:lang w:val="en-US"/>
              <w:rPrChange w:id="407" w:author="Villaverde, Alfredo" w:date="2022-03-10T15:13:00Z">
                <w:rPr>
                  <w:lang w:val="en-US"/>
                </w:rPr>
              </w:rPrChange>
            </w:rPr>
            <w:delText xml:space="preserve">escribe the customer’s </w:delText>
          </w:r>
        </w:del>
      </w:ins>
      <w:ins w:id="408" w:author="Villaverde, Alfredo" w:date="2022-03-10T13:19:00Z">
        <w:del w:id="409" w:author="Alain Komin" w:date="2022-08-29T15:20:00Z">
          <w:r w:rsidR="00E05F12" w:rsidRPr="00706D9F" w:rsidDel="00A6451E">
            <w:rPr>
              <w:i/>
              <w:iCs/>
              <w:lang w:val="en-US"/>
              <w:rPrChange w:id="410" w:author="Villaverde, Alfredo" w:date="2022-03-10T15:13:00Z">
                <w:rPr>
                  <w:lang w:val="en-US"/>
                </w:rPr>
              </w:rPrChange>
            </w:rPr>
            <w:delText>as</w:delText>
          </w:r>
        </w:del>
      </w:ins>
      <w:ins w:id="411" w:author="Villaverde, Alfredo" w:date="2022-03-10T13:24:00Z">
        <w:del w:id="412" w:author="Alain Komin" w:date="2022-08-29T15:20:00Z">
          <w:r w:rsidR="00E05F12" w:rsidRPr="00706D9F" w:rsidDel="00A6451E">
            <w:rPr>
              <w:i/>
              <w:iCs/>
              <w:lang w:val="en-US"/>
              <w:rPrChange w:id="413" w:author="Villaverde, Alfredo" w:date="2022-03-10T15:13:00Z">
                <w:rPr>
                  <w:lang w:val="en-US"/>
                </w:rPr>
              </w:rPrChange>
            </w:rPr>
            <w:delText>k in a non-technical,</w:delText>
          </w:r>
        </w:del>
      </w:ins>
      <w:ins w:id="414" w:author="Villaverde, Alfredo" w:date="2022-03-10T15:18:00Z">
        <w:del w:id="415" w:author="Alain Komin" w:date="2022-08-29T15:20:00Z">
          <w:r w:rsidR="00042D78" w:rsidDel="00A6451E">
            <w:rPr>
              <w:i/>
              <w:iCs/>
              <w:lang w:val="en-US"/>
            </w:rPr>
            <w:delText xml:space="preserve"> concise, </w:delText>
          </w:r>
        </w:del>
      </w:ins>
      <w:ins w:id="416" w:author="Villaverde, Alfredo" w:date="2022-03-10T13:25:00Z">
        <w:del w:id="417" w:author="Alain Komin" w:date="2022-08-29T15:20:00Z">
          <w:r w:rsidR="00E05F12" w:rsidRPr="00706D9F" w:rsidDel="00A6451E">
            <w:rPr>
              <w:i/>
              <w:iCs/>
              <w:lang w:val="en-US"/>
              <w:rPrChange w:id="418" w:author="Villaverde, Alfredo" w:date="2022-03-10T15:13:00Z">
                <w:rPr>
                  <w:lang w:val="en-US"/>
                </w:rPr>
              </w:rPrChange>
            </w:rPr>
            <w:delText>solution-independent</w:delText>
          </w:r>
        </w:del>
      </w:ins>
      <w:ins w:id="419" w:author="Sebastian Gonzalez" w:date="2022-05-18T11:56:00Z">
        <w:del w:id="420" w:author="Alain Komin" w:date="2022-08-29T15:20:00Z">
          <w:r w:rsidR="005F5DAF" w:rsidRPr="005F5DAF" w:rsidDel="00A6451E">
            <w:rPr>
              <w:i/>
              <w:iCs/>
              <w:lang w:val="en-US"/>
            </w:rPr>
            <w:delText>independent,</w:delText>
          </w:r>
        </w:del>
      </w:ins>
      <w:ins w:id="421" w:author="Villaverde, Alfredo" w:date="2022-03-10T13:25:00Z">
        <w:del w:id="422" w:author="Alain Komin" w:date="2022-08-29T15:20:00Z">
          <w:r w:rsidR="00E05F12" w:rsidRPr="00706D9F" w:rsidDel="00A6451E">
            <w:rPr>
              <w:i/>
              <w:iCs/>
              <w:lang w:val="en-US"/>
              <w:rPrChange w:id="423" w:author="Villaverde, Alfredo" w:date="2022-03-10T15:13:00Z">
                <w:rPr>
                  <w:lang w:val="en-US"/>
                </w:rPr>
              </w:rPrChange>
            </w:rPr>
            <w:delText xml:space="preserve"> and purpose-oriented way</w:delText>
          </w:r>
        </w:del>
      </w:ins>
      <w:ins w:id="424" w:author="Villaverde, Alfredo" w:date="2022-03-10T13:19:00Z">
        <w:del w:id="425" w:author="Alain Komin" w:date="2022-08-29T15:20:00Z">
          <w:r w:rsidR="00E05F12" w:rsidRPr="00706D9F" w:rsidDel="00A6451E">
            <w:rPr>
              <w:i/>
              <w:iCs/>
              <w:lang w:val="en-US"/>
              <w:rPrChange w:id="426" w:author="Villaverde, Alfredo" w:date="2022-03-10T15:13:00Z">
                <w:rPr>
                  <w:lang w:val="en-US"/>
                </w:rPr>
              </w:rPrChange>
            </w:rPr>
            <w:delText>.</w:delText>
          </w:r>
        </w:del>
      </w:ins>
      <w:ins w:id="427" w:author="Villaverde, Alfredo" w:date="2022-03-10T14:04:00Z">
        <w:del w:id="428" w:author="Alain Komin" w:date="2022-08-29T15:20:00Z">
          <w:r w:rsidR="00E55062" w:rsidRPr="00706D9F" w:rsidDel="00A6451E">
            <w:rPr>
              <w:i/>
              <w:iCs/>
              <w:lang w:val="en-US"/>
              <w:rPrChange w:id="429" w:author="Villaverde, Alfredo" w:date="2022-03-10T15:13:00Z">
                <w:rPr>
                  <w:lang w:val="en-US"/>
                </w:rPr>
              </w:rPrChange>
            </w:rPr>
            <w:delText xml:space="preserve"> </w:delText>
          </w:r>
        </w:del>
      </w:ins>
    </w:p>
    <w:p w14:paraId="02E7C1E6" w14:textId="1C1E7346" w:rsidR="00E05F12" w:rsidRPr="00706D9F" w:rsidDel="00A6451E" w:rsidRDefault="00042D78" w:rsidP="00967015">
      <w:pPr>
        <w:rPr>
          <w:ins w:id="430" w:author="Villaverde, Alfredo" w:date="2022-03-10T13:25:00Z"/>
          <w:del w:id="431" w:author="Alain Komin" w:date="2022-08-29T15:20:00Z"/>
          <w:i/>
          <w:iCs/>
          <w:lang w:val="en-US"/>
          <w:rPrChange w:id="432" w:author="Villaverde, Alfredo" w:date="2022-03-10T15:13:00Z">
            <w:rPr>
              <w:ins w:id="433" w:author="Villaverde, Alfredo" w:date="2022-03-10T13:25:00Z"/>
              <w:del w:id="434" w:author="Alain Komin" w:date="2022-08-29T15:20:00Z"/>
              <w:color w:val="0070C0"/>
              <w:lang w:val="en-US"/>
            </w:rPr>
          </w:rPrChange>
        </w:rPr>
      </w:pPr>
      <w:ins w:id="435" w:author="Villaverde, Alfredo" w:date="2022-03-10T15:18:00Z">
        <w:del w:id="436" w:author="Alain Komin" w:date="2022-08-29T15:20:00Z">
          <w:r w:rsidDel="00A6451E">
            <w:rPr>
              <w:i/>
              <w:iCs/>
              <w:lang w:val="en-US"/>
            </w:rPr>
            <w:delText>Y</w:delText>
          </w:r>
        </w:del>
      </w:ins>
      <w:ins w:id="437" w:author="Villaverde, Alfredo" w:date="2022-03-10T13:26:00Z">
        <w:del w:id="438" w:author="Alain Komin" w:date="2022-08-29T15:20:00Z">
          <w:r w:rsidR="00E05F12" w:rsidRPr="00706D9F" w:rsidDel="00A6451E">
            <w:rPr>
              <w:i/>
              <w:iCs/>
              <w:lang w:val="en-US"/>
              <w:rPrChange w:id="439" w:author="Villaverde, Alfredo" w:date="2022-03-10T15:13:00Z">
                <w:rPr>
                  <w:color w:val="0070C0"/>
                  <w:lang w:val="en-US"/>
                </w:rPr>
              </w:rPrChange>
            </w:rPr>
            <w:delText xml:space="preserve">ou can use the </w:delText>
          </w:r>
          <w:r w:rsidR="00E05F12" w:rsidRPr="00994012" w:rsidDel="00A6451E">
            <w:rPr>
              <w:b/>
              <w:bCs/>
              <w:i/>
              <w:iCs/>
              <w:lang w:val="en-US"/>
              <w:rPrChange w:id="440" w:author="Villaverde, Alfredo" w:date="2022-03-10T15:18:00Z">
                <w:rPr>
                  <w:color w:val="0070C0"/>
                  <w:lang w:val="en-US"/>
                </w:rPr>
              </w:rPrChange>
            </w:rPr>
            <w:delText>User Story Format</w:delText>
          </w:r>
          <w:r w:rsidR="00E05F12" w:rsidRPr="00706D9F" w:rsidDel="00A6451E">
            <w:rPr>
              <w:i/>
              <w:iCs/>
              <w:lang w:val="en-US"/>
              <w:rPrChange w:id="441" w:author="Villaverde, Alfredo" w:date="2022-03-10T15:13:00Z">
                <w:rPr>
                  <w:color w:val="0070C0"/>
                  <w:lang w:val="en-US"/>
                </w:rPr>
              </w:rPrChange>
            </w:rPr>
            <w:delText>, as follows:</w:delText>
          </w:r>
        </w:del>
      </w:ins>
    </w:p>
    <w:p w14:paraId="4AACE095" w14:textId="72B04410" w:rsidR="00E05F12" w:rsidRPr="00706D9F" w:rsidDel="00A6451E" w:rsidRDefault="00E05F12" w:rsidP="00967015">
      <w:pPr>
        <w:rPr>
          <w:ins w:id="442" w:author="Villaverde, Alfredo" w:date="2022-03-10T13:27:00Z"/>
          <w:del w:id="443" w:author="Alain Komin" w:date="2022-08-29T15:20:00Z"/>
          <w:i/>
          <w:iCs/>
          <w:lang w:val="en-US"/>
          <w:rPrChange w:id="444" w:author="Villaverde, Alfredo" w:date="2022-03-10T15:13:00Z">
            <w:rPr>
              <w:ins w:id="445" w:author="Villaverde, Alfredo" w:date="2022-03-10T13:27:00Z"/>
              <w:del w:id="446" w:author="Alain Komin" w:date="2022-08-29T15:20:00Z"/>
              <w:color w:val="0070C0"/>
              <w:lang w:val="en-US"/>
            </w:rPr>
          </w:rPrChange>
        </w:rPr>
      </w:pPr>
      <w:ins w:id="447" w:author="Villaverde, Alfredo" w:date="2022-03-10T13:20:00Z">
        <w:del w:id="448" w:author="Alain Komin" w:date="2022-08-29T15:20:00Z">
          <w:r w:rsidRPr="00706D9F" w:rsidDel="00A6451E">
            <w:rPr>
              <w:i/>
              <w:iCs/>
              <w:lang w:val="en-US"/>
              <w:rPrChange w:id="449" w:author="Villaverde, Alfredo" w:date="2022-03-10T15:13:00Z">
                <w:rPr>
                  <w:color w:val="0070C0"/>
                  <w:lang w:val="en-US"/>
                </w:rPr>
              </w:rPrChange>
            </w:rPr>
            <w:delText xml:space="preserve"> </w:delText>
          </w:r>
        </w:del>
      </w:ins>
      <w:ins w:id="450" w:author="Villaverde, Alfredo" w:date="2022-03-10T13:24:00Z">
        <w:del w:id="451" w:author="Alain Komin" w:date="2022-08-29T15:20:00Z">
          <w:r w:rsidRPr="00706D9F" w:rsidDel="00A6451E">
            <w:rPr>
              <w:i/>
              <w:iCs/>
              <w:lang w:val="en-US"/>
              <w:rPrChange w:id="452" w:author="Villaverde, Alfredo" w:date="2022-03-10T15:13:00Z">
                <w:rPr>
                  <w:color w:val="0070C0"/>
                  <w:lang w:val="en-US"/>
                </w:rPr>
              </w:rPrChange>
            </w:rPr>
            <w:delText>“</w:delText>
          </w:r>
        </w:del>
      </w:ins>
      <w:ins w:id="453" w:author="Villaverde, Alfredo" w:date="2022-03-10T13:20:00Z">
        <w:del w:id="454" w:author="Alain Komin" w:date="2022-08-29T15:20:00Z">
          <w:r w:rsidRPr="00706D9F" w:rsidDel="00A6451E">
            <w:rPr>
              <w:i/>
              <w:iCs/>
              <w:lang w:val="en-US"/>
              <w:rPrChange w:id="455" w:author="Villaverde, Alfredo" w:date="2022-03-10T15:13:00Z">
                <w:rPr>
                  <w:color w:val="0070C0"/>
                  <w:lang w:val="en-US"/>
                </w:rPr>
              </w:rPrChange>
            </w:rPr>
            <w:delText>A</w:delText>
          </w:r>
        </w:del>
      </w:ins>
      <w:ins w:id="456" w:author="Villaverde, Alfredo" w:date="2022-03-10T13:23:00Z">
        <w:del w:id="457" w:author="Alain Komin" w:date="2022-08-29T15:20:00Z">
          <w:r w:rsidRPr="00706D9F" w:rsidDel="00A6451E">
            <w:rPr>
              <w:i/>
              <w:iCs/>
              <w:lang w:val="en-US"/>
              <w:rPrChange w:id="458" w:author="Villaverde, Alfredo" w:date="2022-03-10T15:13:00Z">
                <w:rPr>
                  <w:color w:val="0070C0"/>
                  <w:lang w:val="en-US"/>
                </w:rPr>
              </w:rPrChange>
            </w:rPr>
            <w:delText>s a [persona] I [want to], [so that]</w:delText>
          </w:r>
        </w:del>
      </w:ins>
      <w:ins w:id="459" w:author="Villaverde, Alfredo" w:date="2022-03-10T13:24:00Z">
        <w:del w:id="460" w:author="Alain Komin" w:date="2022-08-29T15:20:00Z">
          <w:r w:rsidRPr="00706D9F" w:rsidDel="00A6451E">
            <w:rPr>
              <w:i/>
              <w:iCs/>
              <w:lang w:val="en-US"/>
              <w:rPrChange w:id="461" w:author="Villaverde, Alfredo" w:date="2022-03-10T15:13:00Z">
                <w:rPr>
                  <w:color w:val="0070C0"/>
                  <w:lang w:val="en-US"/>
                </w:rPr>
              </w:rPrChange>
            </w:rPr>
            <w:delText>”</w:delText>
          </w:r>
        </w:del>
      </w:ins>
      <w:del w:id="462" w:author="Alain Komin" w:date="2022-08-29T15:20:00Z">
        <w:r w:rsidR="00C82AE6" w:rsidRPr="00706D9F" w:rsidDel="00A6451E">
          <w:rPr>
            <w:i/>
            <w:iCs/>
            <w:lang w:val="en-US"/>
            <w:rPrChange w:id="463" w:author="Villaverde, Alfredo" w:date="2022-03-10T15:13:00Z">
              <w:rPr>
                <w:color w:val="0070C0"/>
                <w:lang w:val="en-US"/>
              </w:rPr>
            </w:rPrChange>
          </w:rPr>
          <w:delText xml:space="preserve">. </w:delText>
        </w:r>
      </w:del>
    </w:p>
    <w:p w14:paraId="4D658DC3" w14:textId="5FFDEB44" w:rsidR="00E05F12" w:rsidRPr="00706D9F" w:rsidDel="00A6451E" w:rsidRDefault="00E05F12" w:rsidP="00967015">
      <w:pPr>
        <w:rPr>
          <w:ins w:id="464" w:author="Villaverde, Alfredo" w:date="2022-03-10T13:26:00Z"/>
          <w:del w:id="465" w:author="Alain Komin" w:date="2022-08-29T15:20:00Z"/>
          <w:i/>
          <w:iCs/>
          <w:lang w:val="en-US"/>
          <w:rPrChange w:id="466" w:author="Villaverde, Alfredo" w:date="2022-03-10T15:13:00Z">
            <w:rPr>
              <w:ins w:id="467" w:author="Villaverde, Alfredo" w:date="2022-03-10T13:26:00Z"/>
              <w:del w:id="468" w:author="Alain Komin" w:date="2022-08-29T15:20:00Z"/>
              <w:color w:val="0070C0"/>
              <w:lang w:val="en-US"/>
            </w:rPr>
          </w:rPrChange>
        </w:rPr>
      </w:pPr>
      <w:ins w:id="469" w:author="Villaverde, Alfredo" w:date="2022-03-10T13:27:00Z">
        <w:del w:id="470" w:author="Alain Komin" w:date="2022-08-29T15:20:00Z">
          <w:r w:rsidRPr="00706D9F" w:rsidDel="00A6451E">
            <w:rPr>
              <w:i/>
              <w:iCs/>
              <w:lang w:val="en-US"/>
              <w:rPrChange w:id="471" w:author="Villaverde, Alfredo" w:date="2022-03-10T15:13:00Z">
                <w:rPr>
                  <w:color w:val="0070C0"/>
                  <w:lang w:val="en-US"/>
                </w:rPr>
              </w:rPrChange>
            </w:rPr>
            <w:delText xml:space="preserve">Example: As a </w:delText>
          </w:r>
        </w:del>
      </w:ins>
      <w:ins w:id="472" w:author="Villaverde, Alfredo" w:date="2022-03-10T13:32:00Z">
        <w:del w:id="473" w:author="Alain Komin" w:date="2022-08-29T15:20:00Z">
          <w:r w:rsidR="00360643" w:rsidRPr="00706D9F" w:rsidDel="00A6451E">
            <w:rPr>
              <w:b/>
              <w:bCs/>
              <w:i/>
              <w:iCs/>
              <w:lang w:val="en-US"/>
              <w:rPrChange w:id="474" w:author="Villaverde, Alfredo" w:date="2022-03-10T15:13:00Z">
                <w:rPr>
                  <w:color w:val="0070C0"/>
                  <w:lang w:val="en-US"/>
                </w:rPr>
              </w:rPrChange>
            </w:rPr>
            <w:delText>logged-in customer</w:delText>
          </w:r>
        </w:del>
      </w:ins>
      <w:ins w:id="475" w:author="Villaverde, Alfredo" w:date="2022-03-10T13:55:00Z">
        <w:del w:id="476" w:author="Alain Komin" w:date="2022-08-29T15:20:00Z">
          <w:r w:rsidR="00F97653" w:rsidRPr="00706D9F" w:rsidDel="00A6451E">
            <w:rPr>
              <w:i/>
              <w:iCs/>
              <w:lang w:val="en-US"/>
              <w:rPrChange w:id="477" w:author="Villaverde, Alfredo" w:date="2022-03-10T15:13:00Z">
                <w:rPr>
                  <w:color w:val="0070C0"/>
                  <w:lang w:val="en-US"/>
                </w:rPr>
              </w:rPrChange>
            </w:rPr>
            <w:delText xml:space="preserve"> </w:delText>
          </w:r>
        </w:del>
      </w:ins>
      <w:ins w:id="478" w:author="Villaverde, Alfredo" w:date="2022-03-10T13:52:00Z">
        <w:del w:id="479" w:author="Alain Komin" w:date="2022-08-29T15:20:00Z">
          <w:r w:rsidR="00F97653" w:rsidRPr="00706D9F" w:rsidDel="00A6451E">
            <w:rPr>
              <w:b/>
              <w:bCs/>
              <w:i/>
              <w:iCs/>
              <w:lang w:val="en-US"/>
              <w:rPrChange w:id="480" w:author="Villaverde, Alfredo" w:date="2022-03-10T15:13:00Z">
                <w:rPr>
                  <w:color w:val="0070C0"/>
                  <w:lang w:val="en-US"/>
                </w:rPr>
              </w:rPrChange>
            </w:rPr>
            <w:delText>I want t</w:delText>
          </w:r>
        </w:del>
      </w:ins>
      <w:ins w:id="481" w:author="Villaverde, Alfredo" w:date="2022-03-10T13:56:00Z">
        <w:del w:id="482" w:author="Alain Komin" w:date="2022-08-29T15:20:00Z">
          <w:r w:rsidR="00F97653" w:rsidRPr="00706D9F" w:rsidDel="00A6451E">
            <w:rPr>
              <w:b/>
              <w:bCs/>
              <w:i/>
              <w:iCs/>
              <w:lang w:val="en-US"/>
              <w:rPrChange w:id="483" w:author="Villaverde, Alfredo" w:date="2022-03-10T15:13:00Z">
                <w:rPr>
                  <w:b/>
                  <w:bCs/>
                  <w:color w:val="0070C0"/>
                  <w:lang w:val="en-US"/>
                </w:rPr>
              </w:rPrChange>
            </w:rPr>
            <w:delText>he ability to</w:delText>
          </w:r>
        </w:del>
      </w:ins>
      <w:ins w:id="484" w:author="Villaverde, Alfredo" w:date="2022-03-10T13:31:00Z">
        <w:del w:id="485" w:author="Alain Komin" w:date="2022-08-29T15:20:00Z">
          <w:r w:rsidR="00360643" w:rsidRPr="00706D9F" w:rsidDel="00A6451E">
            <w:rPr>
              <w:i/>
              <w:iCs/>
              <w:lang w:val="en-US"/>
              <w:rPrChange w:id="486" w:author="Villaverde, Alfredo" w:date="2022-03-10T15:13:00Z">
                <w:rPr>
                  <w:color w:val="0070C0"/>
                  <w:lang w:val="en-US"/>
                </w:rPr>
              </w:rPrChange>
            </w:rPr>
            <w:delText xml:space="preserve"> </w:delText>
          </w:r>
        </w:del>
      </w:ins>
      <w:ins w:id="487" w:author="Villaverde, Alfredo" w:date="2022-03-10T13:32:00Z">
        <w:del w:id="488" w:author="Alain Komin" w:date="2022-08-29T15:20:00Z">
          <w:r w:rsidR="00360643" w:rsidRPr="00706D9F" w:rsidDel="00A6451E">
            <w:rPr>
              <w:i/>
              <w:iCs/>
              <w:lang w:val="en-US"/>
              <w:rPrChange w:id="489" w:author="Villaverde, Alfredo" w:date="2022-03-10T15:13:00Z">
                <w:rPr>
                  <w:color w:val="0070C0"/>
                  <w:lang w:val="en-US"/>
                </w:rPr>
              </w:rPrChange>
            </w:rPr>
            <w:delText xml:space="preserve">specify a nickname </w:delText>
          </w:r>
        </w:del>
      </w:ins>
      <w:ins w:id="490" w:author="Villaverde, Alfredo" w:date="2022-03-10T13:33:00Z">
        <w:del w:id="491" w:author="Alain Komin" w:date="2022-08-29T15:20:00Z">
          <w:r w:rsidR="00360643" w:rsidRPr="00706D9F" w:rsidDel="00A6451E">
            <w:rPr>
              <w:i/>
              <w:iCs/>
              <w:lang w:val="en-US"/>
              <w:rPrChange w:id="492" w:author="Villaverde, Alfredo" w:date="2022-03-10T15:13:00Z">
                <w:rPr>
                  <w:color w:val="0070C0"/>
                  <w:lang w:val="en-US"/>
                </w:rPr>
              </w:rPrChange>
            </w:rPr>
            <w:delText xml:space="preserve">for the </w:delText>
          </w:r>
        </w:del>
      </w:ins>
      <w:ins w:id="493" w:author="Villaverde, Alfredo" w:date="2022-03-10T13:51:00Z">
        <w:del w:id="494" w:author="Alain Komin" w:date="2022-08-29T15:20:00Z">
          <w:r w:rsidR="00F97653" w:rsidRPr="00706D9F" w:rsidDel="00A6451E">
            <w:rPr>
              <w:i/>
              <w:iCs/>
              <w:lang w:val="en-US"/>
              <w:rPrChange w:id="495" w:author="Villaverde, Alfredo" w:date="2022-03-10T15:13:00Z">
                <w:rPr>
                  <w:color w:val="0070C0"/>
                  <w:lang w:val="en-US"/>
                </w:rPr>
              </w:rPrChange>
            </w:rPr>
            <w:delText>order</w:delText>
          </w:r>
        </w:del>
      </w:ins>
      <w:ins w:id="496" w:author="Villaverde, Alfredo" w:date="2022-03-10T13:54:00Z">
        <w:del w:id="497" w:author="Alain Komin" w:date="2022-08-29T15:20:00Z">
          <w:r w:rsidR="00F97653" w:rsidRPr="00706D9F" w:rsidDel="00A6451E">
            <w:rPr>
              <w:i/>
              <w:iCs/>
              <w:lang w:val="en-US"/>
              <w:rPrChange w:id="498" w:author="Villaverde, Alfredo" w:date="2022-03-10T15:13:00Z">
                <w:rPr>
                  <w:color w:val="0070C0"/>
                  <w:lang w:val="en-US"/>
                </w:rPr>
              </w:rPrChange>
            </w:rPr>
            <w:delText xml:space="preserve"> that I am about to place through checkout</w:delText>
          </w:r>
        </w:del>
      </w:ins>
      <w:ins w:id="499" w:author="Villaverde, Alfredo" w:date="2022-03-10T15:13:00Z">
        <w:del w:id="500" w:author="Alain Komin" w:date="2022-08-29T15:20:00Z">
          <w:r w:rsidR="00706D9F" w:rsidDel="00A6451E">
            <w:rPr>
              <w:i/>
              <w:iCs/>
              <w:lang w:val="en-US"/>
            </w:rPr>
            <w:delText>,</w:delText>
          </w:r>
        </w:del>
      </w:ins>
      <w:ins w:id="501" w:author="Villaverde, Alfredo" w:date="2022-03-10T13:33:00Z">
        <w:del w:id="502" w:author="Alain Komin" w:date="2022-08-29T15:20:00Z">
          <w:r w:rsidR="00360643" w:rsidRPr="00706D9F" w:rsidDel="00A6451E">
            <w:rPr>
              <w:i/>
              <w:iCs/>
              <w:lang w:val="en-US"/>
              <w:rPrChange w:id="503" w:author="Villaverde, Alfredo" w:date="2022-03-10T15:13:00Z">
                <w:rPr>
                  <w:color w:val="0070C0"/>
                  <w:lang w:val="en-US"/>
                </w:rPr>
              </w:rPrChange>
            </w:rPr>
            <w:delText xml:space="preserve"> </w:delText>
          </w:r>
          <w:r w:rsidR="00360643" w:rsidRPr="00706D9F" w:rsidDel="00A6451E">
            <w:rPr>
              <w:b/>
              <w:bCs/>
              <w:i/>
              <w:iCs/>
              <w:lang w:val="en-US"/>
              <w:rPrChange w:id="504" w:author="Villaverde, Alfredo" w:date="2022-03-10T15:13:00Z">
                <w:rPr>
                  <w:color w:val="0070C0"/>
                  <w:lang w:val="en-US"/>
                </w:rPr>
              </w:rPrChange>
            </w:rPr>
            <w:delText>so that</w:delText>
          </w:r>
          <w:r w:rsidR="00360643" w:rsidRPr="00706D9F" w:rsidDel="00A6451E">
            <w:rPr>
              <w:i/>
              <w:iCs/>
              <w:lang w:val="en-US"/>
              <w:rPrChange w:id="505" w:author="Villaverde, Alfredo" w:date="2022-03-10T15:13:00Z">
                <w:rPr>
                  <w:color w:val="0070C0"/>
                  <w:lang w:val="en-US"/>
                </w:rPr>
              </w:rPrChange>
            </w:rPr>
            <w:delText xml:space="preserve"> I may be able to quickly find it later in My Account.</w:delText>
          </w:r>
        </w:del>
      </w:ins>
    </w:p>
    <w:p w14:paraId="66A28973" w14:textId="5AF1EA28" w:rsidR="00A6451E" w:rsidRDefault="00E05F12" w:rsidP="00967015">
      <w:pPr>
        <w:rPr>
          <w:ins w:id="506" w:author="Alain Komin" w:date="2022-09-28T10:10:00Z"/>
          <w:lang w:val="en-US"/>
        </w:rPr>
      </w:pPr>
      <w:ins w:id="507" w:author="Villaverde, Alfredo" w:date="2022-03-10T13:26:00Z">
        <w:del w:id="508" w:author="Alain Komin" w:date="2022-08-29T15:20:00Z">
          <w:r w:rsidRPr="00706D9F" w:rsidDel="00A6451E">
            <w:rPr>
              <w:i/>
              <w:iCs/>
              <w:lang w:val="en-US"/>
              <w:rPrChange w:id="509" w:author="Villaverde, Alfredo" w:date="2022-03-10T15:13:00Z">
                <w:rPr>
                  <w:color w:val="0070C0"/>
                  <w:lang w:val="en-US"/>
                </w:rPr>
              </w:rPrChange>
            </w:rPr>
            <w:delText xml:space="preserve">Feel free to include multiple user stories </w:delText>
          </w:r>
        </w:del>
      </w:ins>
      <w:ins w:id="510" w:author="Villaverde, Alfredo" w:date="2022-03-10T13:27:00Z">
        <w:del w:id="511" w:author="Alain Komin" w:date="2022-08-29T15:20:00Z">
          <w:r w:rsidRPr="00706D9F" w:rsidDel="00A6451E">
            <w:rPr>
              <w:i/>
              <w:iCs/>
              <w:lang w:val="en-US"/>
              <w:rPrChange w:id="512" w:author="Villaverde, Alfredo" w:date="2022-03-10T15:13:00Z">
                <w:rPr>
                  <w:color w:val="0070C0"/>
                  <w:lang w:val="en-US"/>
                </w:rPr>
              </w:rPrChange>
            </w:rPr>
            <w:delText>should there be multiple business needs.</w:delText>
          </w:r>
        </w:del>
      </w:ins>
      <w:ins w:id="513" w:author="Alain Komin" w:date="2022-08-29T15:19:00Z">
        <w:r w:rsidR="00A6451E">
          <w:rPr>
            <w:lang w:val="en-US"/>
          </w:rPr>
          <w:t xml:space="preserve">As a logged in Sales Representative, I would like to </w:t>
        </w:r>
      </w:ins>
      <w:ins w:id="514" w:author="Alain Komin" w:date="2022-08-29T15:20:00Z">
        <w:r w:rsidR="00A6451E">
          <w:rPr>
            <w:lang w:val="en-US"/>
          </w:rPr>
          <w:t>see</w:t>
        </w:r>
      </w:ins>
      <w:ins w:id="515" w:author="Alain Komin" w:date="2022-08-29T15:19:00Z">
        <w:r w:rsidR="00A6451E">
          <w:rPr>
            <w:lang w:val="en-US"/>
          </w:rPr>
          <w:t xml:space="preserve"> a custom checkout page where multiple </w:t>
        </w:r>
      </w:ins>
      <w:ins w:id="516" w:author="Alain Komin" w:date="2022-09-28T10:09:00Z">
        <w:r w:rsidR="00077E80">
          <w:rPr>
            <w:lang w:val="en-US"/>
          </w:rPr>
          <w:t>custom fields</w:t>
        </w:r>
      </w:ins>
      <w:ins w:id="517" w:author="Alain Komin" w:date="2022-08-29T15:19:00Z">
        <w:r w:rsidR="00A6451E">
          <w:rPr>
            <w:lang w:val="en-US"/>
          </w:rPr>
          <w:t xml:space="preserve"> are avai</w:t>
        </w:r>
      </w:ins>
      <w:ins w:id="518" w:author="Alain Komin" w:date="2022-08-29T15:20:00Z">
        <w:r w:rsidR="00A6451E">
          <w:rPr>
            <w:lang w:val="en-US"/>
          </w:rPr>
          <w:t xml:space="preserve">lable for </w:t>
        </w:r>
      </w:ins>
      <w:ins w:id="519" w:author="Alain Komin" w:date="2022-10-26T10:25:00Z">
        <w:r w:rsidR="007E228E">
          <w:rPr>
            <w:lang w:val="en-US"/>
          </w:rPr>
          <w:t>comple</w:t>
        </w:r>
      </w:ins>
      <w:ins w:id="520" w:author="Alain Komin" w:date="2022-08-29T15:20:00Z">
        <w:r w:rsidR="00A6451E">
          <w:rPr>
            <w:lang w:val="en-US"/>
          </w:rPr>
          <w:t xml:space="preserve">tion, so that, I am able to add all relevant information </w:t>
        </w:r>
      </w:ins>
      <w:ins w:id="521" w:author="Alain Komin" w:date="2022-08-29T15:21:00Z">
        <w:r w:rsidR="00A6451E">
          <w:rPr>
            <w:lang w:val="en-US"/>
          </w:rPr>
          <w:t>to</w:t>
        </w:r>
      </w:ins>
      <w:ins w:id="522" w:author="Alain Komin" w:date="2022-08-29T15:20:00Z">
        <w:r w:rsidR="00A6451E">
          <w:rPr>
            <w:lang w:val="en-US"/>
          </w:rPr>
          <w:t xml:space="preserve"> </w:t>
        </w:r>
      </w:ins>
      <w:ins w:id="523" w:author="Alain Komin" w:date="2022-10-26T10:25:00Z">
        <w:r w:rsidR="00082DD0">
          <w:rPr>
            <w:lang w:val="en-US"/>
          </w:rPr>
          <w:t>the</w:t>
        </w:r>
      </w:ins>
      <w:ins w:id="524" w:author="Alain Komin" w:date="2022-08-29T15:20:00Z">
        <w:r w:rsidR="00A6451E">
          <w:rPr>
            <w:lang w:val="en-US"/>
          </w:rPr>
          <w:t xml:space="preserve"> </w:t>
        </w:r>
      </w:ins>
      <w:ins w:id="525" w:author="Alain Komin" w:date="2022-09-28T10:09:00Z">
        <w:r w:rsidR="00077E80">
          <w:rPr>
            <w:lang w:val="en-US"/>
          </w:rPr>
          <w:t xml:space="preserve">Equipment or Marketing </w:t>
        </w:r>
      </w:ins>
      <w:ins w:id="526" w:author="Alain Komin" w:date="2022-08-29T15:20:00Z">
        <w:r w:rsidR="00A6451E">
          <w:rPr>
            <w:lang w:val="en-US"/>
          </w:rPr>
          <w:t>order</w:t>
        </w:r>
      </w:ins>
      <w:ins w:id="527" w:author="Alain Komin" w:date="2022-10-26T10:25:00Z">
        <w:r w:rsidR="00082DD0">
          <w:rPr>
            <w:lang w:val="en-US"/>
          </w:rPr>
          <w:t>s</w:t>
        </w:r>
      </w:ins>
      <w:ins w:id="528" w:author="Alain Komin" w:date="2022-09-28T10:09:00Z">
        <w:r w:rsidR="00077E80">
          <w:rPr>
            <w:lang w:val="en-US"/>
          </w:rPr>
          <w:t xml:space="preserve"> and submit it</w:t>
        </w:r>
      </w:ins>
      <w:ins w:id="529" w:author="Alain Komin" w:date="2022-08-29T15:20:00Z">
        <w:r w:rsidR="00A6451E">
          <w:rPr>
            <w:lang w:val="en-US"/>
          </w:rPr>
          <w:t>.</w:t>
        </w:r>
      </w:ins>
    </w:p>
    <w:p w14:paraId="5EEA7320" w14:textId="77777777" w:rsidR="00077E80" w:rsidRPr="00A6451E" w:rsidRDefault="00077E80" w:rsidP="00967015">
      <w:pPr>
        <w:rPr>
          <w:ins w:id="530" w:author="Villaverde, Alfredo" w:date="2022-03-10T13:43:00Z"/>
          <w:lang w:val="en-US"/>
          <w:rPrChange w:id="531" w:author="Alain Komin" w:date="2022-08-29T15:19:00Z">
            <w:rPr>
              <w:ins w:id="532" w:author="Villaverde, Alfredo" w:date="2022-03-10T13:43:00Z"/>
              <w:color w:val="0070C0"/>
              <w:lang w:val="en-US"/>
            </w:rPr>
          </w:rPrChange>
        </w:rPr>
      </w:pPr>
    </w:p>
    <w:p w14:paraId="2003E735" w14:textId="08555BD0" w:rsidR="00E05F12" w:rsidRPr="00B945A3" w:rsidDel="00A6451E" w:rsidRDefault="00CB0FA5" w:rsidP="00967015">
      <w:pPr>
        <w:rPr>
          <w:del w:id="533" w:author="Alain Komin" w:date="2022-08-29T15:20:00Z"/>
          <w:b/>
          <w:bCs/>
          <w:color w:val="0070C0"/>
          <w:lang w:val="en-US"/>
          <w:rPrChange w:id="534" w:author="Villaverde, Alfredo" w:date="2022-03-10T14:47:00Z">
            <w:rPr>
              <w:del w:id="535" w:author="Alain Komin" w:date="2022-08-29T15:20:00Z"/>
              <w:color w:val="0070C0"/>
              <w:lang w:val="en-US"/>
            </w:rPr>
          </w:rPrChange>
        </w:rPr>
      </w:pPr>
      <w:ins w:id="536" w:author="Villaverde, Alfredo" w:date="2022-03-10T13:43:00Z">
        <w:del w:id="537" w:author="Alain Komin" w:date="2022-08-29T15:20:00Z">
          <w:r w:rsidRPr="00CB0FA5" w:rsidDel="00A6451E">
            <w:rPr>
              <w:b/>
              <w:bCs/>
              <w:color w:val="0070C0"/>
              <w:lang w:val="en-US"/>
              <w:rPrChange w:id="538" w:author="Villaverde, Alfredo" w:date="2022-03-10T13:43:00Z">
                <w:rPr>
                  <w:color w:val="0070C0"/>
                  <w:lang w:val="en-US"/>
                </w:rPr>
              </w:rPrChange>
            </w:rPr>
            <w:delText>(DELETE TEXT ABOVE ONCE THIS SECTION IS COMPLETED)</w:delText>
          </w:r>
        </w:del>
      </w:ins>
      <w:bookmarkStart w:id="539" w:name="_Toc112679343"/>
      <w:bookmarkStart w:id="540" w:name="_Toc113269276"/>
      <w:bookmarkStart w:id="541" w:name="_Toc113452965"/>
      <w:bookmarkStart w:id="542" w:name="_Toc113453108"/>
      <w:bookmarkStart w:id="543" w:name="_Toc115252356"/>
      <w:bookmarkStart w:id="544" w:name="_Toc117675642"/>
      <w:bookmarkStart w:id="545" w:name="_Toc117759713"/>
      <w:bookmarkEnd w:id="539"/>
      <w:bookmarkEnd w:id="540"/>
      <w:bookmarkEnd w:id="541"/>
      <w:bookmarkEnd w:id="542"/>
      <w:bookmarkEnd w:id="543"/>
      <w:bookmarkEnd w:id="544"/>
      <w:bookmarkEnd w:id="545"/>
    </w:p>
    <w:p w14:paraId="54C62381" w14:textId="4FD9864F" w:rsidR="00B27452" w:rsidRPr="00B27452" w:rsidRDefault="000E2E90" w:rsidP="00B27452">
      <w:pPr>
        <w:pStyle w:val="Heading1"/>
      </w:pPr>
      <w:bookmarkStart w:id="546" w:name="_Toc6998604"/>
      <w:del w:id="547" w:author="Villaverde, Alfredo" w:date="2022-03-10T13:12:00Z">
        <w:r w:rsidDel="00F44063">
          <w:delText>Solution Overview</w:delText>
        </w:r>
      </w:del>
      <w:bookmarkStart w:id="548" w:name="_Toc117759714"/>
      <w:bookmarkEnd w:id="546"/>
      <w:ins w:id="549" w:author="Villaverde, Alfredo" w:date="2022-03-10T13:12:00Z">
        <w:r w:rsidR="00F44063">
          <w:t>Impacted areas/modules</w:t>
        </w:r>
      </w:ins>
      <w:bookmarkEnd w:id="548"/>
      <w:ins w:id="550" w:author="Sebastian Gonzalez" w:date="2022-05-18T11:54:00Z">
        <w:del w:id="551" w:author="Alain Komin" w:date="2022-08-29T15:26:00Z">
          <w:r w:rsidR="00A149F1" w:rsidDel="00331A75">
            <w:delText xml:space="preserve"> [</w:delText>
          </w:r>
          <w:r w:rsidR="005F5DAF" w:rsidDel="00331A75">
            <w:delText>Optional as output</w:delText>
          </w:r>
          <w:r w:rsidR="00A149F1" w:rsidDel="00331A75">
            <w:delText>]</w:delText>
          </w:r>
        </w:del>
      </w:ins>
    </w:p>
    <w:p w14:paraId="23CB6661" w14:textId="2A153837" w:rsidR="00706284" w:rsidDel="00077E80" w:rsidRDefault="00995CEB" w:rsidP="00331A75">
      <w:pPr>
        <w:rPr>
          <w:del w:id="552" w:author="Alain Komin" w:date="2022-08-29T15:23:00Z"/>
          <w:rFonts w:cs="Arial"/>
          <w:sz w:val="21"/>
          <w:szCs w:val="21"/>
          <w:shd w:val="clear" w:color="auto" w:fill="FFFFFF"/>
        </w:rPr>
      </w:pPr>
      <w:ins w:id="553" w:author="Alain Komin" w:date="2022-09-07T13:53:00Z">
        <w:r w:rsidRPr="00995CEB">
          <w:rPr>
            <w:rFonts w:cs="Arial"/>
            <w:sz w:val="21"/>
            <w:szCs w:val="21"/>
            <w:shd w:val="clear" w:color="auto" w:fill="FFFFFF"/>
            <w:rPrChange w:id="554" w:author="Alain Komin" w:date="2022-09-07T13:54:00Z">
              <w:rPr>
                <w:b/>
                <w:bCs/>
                <w:color w:val="0070C0"/>
                <w:lang w:val="en-US"/>
              </w:rPr>
            </w:rPrChange>
          </w:rPr>
          <w:t xml:space="preserve">The </w:t>
        </w:r>
      </w:ins>
      <w:ins w:id="555" w:author="Alain Komin" w:date="2022-09-28T10:10:00Z">
        <w:r w:rsidR="00077E80">
          <w:rPr>
            <w:rFonts w:cs="Arial"/>
            <w:sz w:val="21"/>
            <w:szCs w:val="21"/>
            <w:shd w:val="clear" w:color="auto" w:fill="FFFFFF"/>
          </w:rPr>
          <w:t>Configuration Record will be modified to add the page to define the fields and th</w:t>
        </w:r>
      </w:ins>
      <w:ins w:id="556" w:author="Alain Komin" w:date="2022-09-28T10:11:00Z">
        <w:r w:rsidR="00077E80">
          <w:rPr>
            <w:rFonts w:cs="Arial"/>
            <w:sz w:val="21"/>
            <w:szCs w:val="21"/>
            <w:shd w:val="clear" w:color="auto" w:fill="FFFFFF"/>
          </w:rPr>
          <w:t>eir position at checkout</w:t>
        </w:r>
      </w:ins>
      <w:ins w:id="557" w:author="Alain Komin" w:date="2022-10-26T10:26:00Z">
        <w:r w:rsidR="00082DD0">
          <w:rPr>
            <w:rFonts w:cs="Arial"/>
            <w:sz w:val="21"/>
            <w:szCs w:val="21"/>
            <w:shd w:val="clear" w:color="auto" w:fill="FFFFFF"/>
          </w:rPr>
          <w:t xml:space="preserve"> for each type of order</w:t>
        </w:r>
      </w:ins>
      <w:ins w:id="558" w:author="Alain Komin" w:date="2022-09-28T10:11:00Z">
        <w:r w:rsidR="00077E80">
          <w:rPr>
            <w:rFonts w:cs="Arial"/>
            <w:sz w:val="21"/>
            <w:szCs w:val="21"/>
            <w:shd w:val="clear" w:color="auto" w:fill="FFFFFF"/>
          </w:rPr>
          <w:t>.</w:t>
        </w:r>
      </w:ins>
      <w:ins w:id="559" w:author="Villaverde, Alfredo" w:date="2022-03-10T14:05:00Z">
        <w:del w:id="560" w:author="Alain Komin" w:date="2022-08-29T15:23:00Z">
          <w:r w:rsidR="00706284" w:rsidRPr="00995CEB" w:rsidDel="00A6451E">
            <w:rPr>
              <w:rFonts w:cs="Arial"/>
              <w:sz w:val="21"/>
              <w:szCs w:val="21"/>
              <w:shd w:val="clear" w:color="auto" w:fill="FFFFFF"/>
              <w:rPrChange w:id="561" w:author="Alain Komin" w:date="2022-09-07T13:54:00Z">
                <w:rPr>
                  <w:b/>
                  <w:bCs/>
                  <w:color w:val="0070C0"/>
                  <w:lang w:val="en-US"/>
                </w:rPr>
              </w:rPrChange>
            </w:rPr>
            <w:delText>GUIDELINE FOR THIS SECTION (DELETE TEXT BELOW ONCE THIS SECTION IS COMPLETED)</w:delText>
          </w:r>
        </w:del>
      </w:ins>
    </w:p>
    <w:p w14:paraId="7ADB2D8F" w14:textId="77777777" w:rsidR="00077E80" w:rsidRPr="00995CEB" w:rsidRDefault="00077E80" w:rsidP="00706284">
      <w:pPr>
        <w:rPr>
          <w:ins w:id="562" w:author="Alain Komin" w:date="2022-09-28T10:10:00Z"/>
          <w:rFonts w:cs="Arial"/>
          <w:sz w:val="21"/>
          <w:szCs w:val="21"/>
          <w:shd w:val="clear" w:color="auto" w:fill="FFFFFF"/>
          <w:rPrChange w:id="563" w:author="Alain Komin" w:date="2022-09-07T13:54:00Z">
            <w:rPr>
              <w:ins w:id="564" w:author="Alain Komin" w:date="2022-09-28T10:10:00Z"/>
              <w:b/>
              <w:bCs/>
              <w:color w:val="0070C0"/>
              <w:lang w:val="en-US"/>
            </w:rPr>
          </w:rPrChange>
        </w:rPr>
      </w:pPr>
    </w:p>
    <w:p w14:paraId="7E08DF75" w14:textId="17E2B6AB" w:rsidR="005F5DAF" w:rsidRPr="00995CEB" w:rsidDel="00A6451E" w:rsidRDefault="00077E80" w:rsidP="00706284">
      <w:pPr>
        <w:rPr>
          <w:ins w:id="565" w:author="Villaverde, Alfredo" w:date="2022-03-10T14:05:00Z"/>
          <w:del w:id="566" w:author="Alain Komin" w:date="2022-08-29T15:23:00Z"/>
          <w:rFonts w:cs="Arial"/>
          <w:sz w:val="21"/>
          <w:szCs w:val="21"/>
          <w:shd w:val="clear" w:color="auto" w:fill="FFFFFF"/>
          <w:rPrChange w:id="567" w:author="Alain Komin" w:date="2022-09-07T13:54:00Z">
            <w:rPr>
              <w:ins w:id="568" w:author="Villaverde, Alfredo" w:date="2022-03-10T14:05:00Z"/>
              <w:del w:id="569" w:author="Alain Komin" w:date="2022-08-29T15:23:00Z"/>
              <w:b/>
              <w:bCs/>
              <w:color w:val="0070C0"/>
              <w:lang w:val="en-US"/>
            </w:rPr>
          </w:rPrChange>
        </w:rPr>
      </w:pPr>
      <w:ins w:id="570" w:author="Alain Komin" w:date="2022-09-28T10:10:00Z">
        <w:r>
          <w:rPr>
            <w:rFonts w:cs="Arial"/>
            <w:sz w:val="21"/>
            <w:szCs w:val="21"/>
            <w:shd w:val="clear" w:color="auto" w:fill="FFFFFF"/>
          </w:rPr>
          <w:t xml:space="preserve">The </w:t>
        </w:r>
      </w:ins>
      <w:ins w:id="571" w:author="Sebastian Gonzalez" w:date="2022-05-18T11:56:00Z">
        <w:del w:id="572" w:author="Alain Komin" w:date="2022-08-29T15:23:00Z">
          <w:r w:rsidR="005F5DAF" w:rsidRPr="00995CEB" w:rsidDel="00A6451E">
            <w:rPr>
              <w:rFonts w:cs="Arial"/>
              <w:sz w:val="21"/>
              <w:szCs w:val="21"/>
              <w:shd w:val="clear" w:color="auto" w:fill="FFFFFF"/>
              <w:rPrChange w:id="573" w:author="Alain Komin" w:date="2022-09-07T13:54:00Z">
                <w:rPr>
                  <w:b/>
                  <w:bCs/>
                  <w:i/>
                  <w:iCs/>
                  <w:lang w:val="en-US"/>
                </w:rPr>
              </w:rPrChange>
            </w:rPr>
            <w:delText xml:space="preserve">[This section is optional as final output on the </w:delText>
          </w:r>
        </w:del>
      </w:ins>
      <w:ins w:id="574" w:author="Sebastian Gonzalez" w:date="2022-05-18T11:58:00Z">
        <w:del w:id="575" w:author="Alain Komin" w:date="2022-08-29T15:23:00Z">
          <w:r w:rsidR="005F5DAF" w:rsidRPr="00995CEB" w:rsidDel="00A6451E">
            <w:rPr>
              <w:rFonts w:cs="Arial"/>
              <w:sz w:val="21"/>
              <w:szCs w:val="21"/>
              <w:shd w:val="clear" w:color="auto" w:fill="FFFFFF"/>
              <w:rPrChange w:id="576" w:author="Alain Komin" w:date="2022-09-07T13:54:00Z">
                <w:rPr>
                  <w:b/>
                  <w:bCs/>
                  <w:i/>
                  <w:iCs/>
                  <w:lang w:val="en-US"/>
                </w:rPr>
              </w:rPrChange>
            </w:rPr>
            <w:delText>document.</w:delText>
          </w:r>
        </w:del>
      </w:ins>
      <w:ins w:id="577" w:author="Sebastian Gonzalez" w:date="2022-05-18T11:57:00Z">
        <w:del w:id="578" w:author="Alain Komin" w:date="2022-08-29T15:23:00Z">
          <w:r w:rsidR="005F5DAF" w:rsidRPr="00995CEB" w:rsidDel="00A6451E">
            <w:rPr>
              <w:rFonts w:cs="Arial"/>
              <w:sz w:val="21"/>
              <w:szCs w:val="21"/>
              <w:shd w:val="clear" w:color="auto" w:fill="FFFFFF"/>
              <w:rPrChange w:id="579" w:author="Alain Komin" w:date="2022-09-07T13:54:00Z">
                <w:rPr>
                  <w:b/>
                  <w:bCs/>
                  <w:i/>
                  <w:iCs/>
                  <w:lang w:val="en-US"/>
                </w:rPr>
              </w:rPrChange>
            </w:rPr>
            <w:delText xml:space="preserve"> All the requirements </w:delText>
          </w:r>
        </w:del>
      </w:ins>
      <w:ins w:id="580" w:author="Sebastian Gonzalez" w:date="2022-05-18T11:58:00Z">
        <w:del w:id="581" w:author="Alain Komin" w:date="2022-08-29T15:23:00Z">
          <w:r w:rsidR="005F5DAF" w:rsidRPr="00995CEB" w:rsidDel="00A6451E">
            <w:rPr>
              <w:rFonts w:cs="Arial"/>
              <w:sz w:val="21"/>
              <w:szCs w:val="21"/>
              <w:shd w:val="clear" w:color="auto" w:fill="FFFFFF"/>
              <w:rPrChange w:id="582" w:author="Alain Komin" w:date="2022-09-07T13:54:00Z">
                <w:rPr>
                  <w:b/>
                  <w:bCs/>
                  <w:i/>
                  <w:iCs/>
                  <w:lang w:val="en-US"/>
                </w:rPr>
              </w:rPrChange>
            </w:rPr>
            <w:delText>must</w:delText>
          </w:r>
        </w:del>
      </w:ins>
      <w:ins w:id="583" w:author="Sebastian Gonzalez" w:date="2022-05-18T11:57:00Z">
        <w:del w:id="584" w:author="Alain Komin" w:date="2022-08-29T15:23:00Z">
          <w:r w:rsidR="005F5DAF" w:rsidRPr="00995CEB" w:rsidDel="00A6451E">
            <w:rPr>
              <w:rFonts w:cs="Arial"/>
              <w:sz w:val="21"/>
              <w:szCs w:val="21"/>
              <w:shd w:val="clear" w:color="auto" w:fill="FFFFFF"/>
              <w:rPrChange w:id="585" w:author="Alain Komin" w:date="2022-09-07T13:54:00Z">
                <w:rPr>
                  <w:b/>
                  <w:bCs/>
                  <w:i/>
                  <w:iCs/>
                  <w:lang w:val="en-US"/>
                </w:rPr>
              </w:rPrChange>
            </w:rPr>
            <w:delText xml:space="preserve"> be analyzed in a holistic way to determine i</w:delText>
          </w:r>
        </w:del>
      </w:ins>
      <w:ins w:id="586" w:author="Sebastian Gonzalez" w:date="2022-05-18T11:58:00Z">
        <w:del w:id="587" w:author="Alain Komin" w:date="2022-08-29T15:23:00Z">
          <w:r w:rsidR="005F5DAF" w:rsidRPr="00995CEB" w:rsidDel="00A6451E">
            <w:rPr>
              <w:rFonts w:cs="Arial"/>
              <w:sz w:val="21"/>
              <w:szCs w:val="21"/>
              <w:shd w:val="clear" w:color="auto" w:fill="FFFFFF"/>
              <w:rPrChange w:id="588" w:author="Alain Komin" w:date="2022-09-07T13:54:00Z">
                <w:rPr>
                  <w:b/>
                  <w:bCs/>
                  <w:i/>
                  <w:iCs/>
                  <w:lang w:val="en-US"/>
                </w:rPr>
              </w:rPrChange>
            </w:rPr>
            <w:delText>f it affects other areas so</w:delText>
          </w:r>
        </w:del>
      </w:ins>
      <w:ins w:id="589" w:author="Sebastian Gonzalez" w:date="2022-05-18T11:59:00Z">
        <w:del w:id="590" w:author="Alain Komin" w:date="2022-08-29T15:23:00Z">
          <w:r w:rsidR="005F5DAF" w:rsidRPr="00995CEB" w:rsidDel="00A6451E">
            <w:rPr>
              <w:rFonts w:cs="Arial"/>
              <w:sz w:val="21"/>
              <w:szCs w:val="21"/>
              <w:shd w:val="clear" w:color="auto" w:fill="FFFFFF"/>
              <w:rPrChange w:id="591" w:author="Alain Komin" w:date="2022-09-07T13:54:00Z">
                <w:rPr>
                  <w:b/>
                  <w:bCs/>
                  <w:i/>
                  <w:iCs/>
                  <w:lang w:val="en-US"/>
                </w:rPr>
              </w:rPrChange>
            </w:rPr>
            <w:delText>,</w:delText>
          </w:r>
        </w:del>
      </w:ins>
      <w:ins w:id="592" w:author="Sebastian Gonzalez" w:date="2022-05-18T11:58:00Z">
        <w:del w:id="593" w:author="Alain Komin" w:date="2022-08-29T15:23:00Z">
          <w:r w:rsidR="005F5DAF" w:rsidRPr="00995CEB" w:rsidDel="00A6451E">
            <w:rPr>
              <w:rFonts w:cs="Arial"/>
              <w:sz w:val="21"/>
              <w:szCs w:val="21"/>
              <w:shd w:val="clear" w:color="auto" w:fill="FFFFFF"/>
              <w:rPrChange w:id="594" w:author="Alain Komin" w:date="2022-09-07T13:54:00Z">
                <w:rPr>
                  <w:b/>
                  <w:bCs/>
                  <w:i/>
                  <w:iCs/>
                  <w:lang w:val="en-US"/>
                </w:rPr>
              </w:rPrChange>
            </w:rPr>
            <w:delText xml:space="preserve"> although </w:delText>
          </w:r>
        </w:del>
      </w:ins>
      <w:ins w:id="595" w:author="Sebastian Gonzalez" w:date="2022-05-18T11:59:00Z">
        <w:del w:id="596" w:author="Alain Komin" w:date="2022-08-29T15:23:00Z">
          <w:r w:rsidR="005F5DAF" w:rsidRPr="00995CEB" w:rsidDel="00A6451E">
            <w:rPr>
              <w:rFonts w:cs="Arial"/>
              <w:sz w:val="21"/>
              <w:szCs w:val="21"/>
              <w:shd w:val="clear" w:color="auto" w:fill="FFFFFF"/>
              <w:rPrChange w:id="597" w:author="Alain Komin" w:date="2022-09-07T13:54:00Z">
                <w:rPr>
                  <w:b/>
                  <w:bCs/>
                  <w:i/>
                  <w:iCs/>
                  <w:lang w:val="en-US"/>
                </w:rPr>
              </w:rPrChange>
            </w:rPr>
            <w:delText>it</w:delText>
          </w:r>
        </w:del>
      </w:ins>
      <w:ins w:id="598" w:author="Sebastian Gonzalez" w:date="2022-05-18T11:58:00Z">
        <w:del w:id="599" w:author="Alain Komin" w:date="2022-08-29T15:23:00Z">
          <w:r w:rsidR="005F5DAF" w:rsidRPr="00995CEB" w:rsidDel="00A6451E">
            <w:rPr>
              <w:rFonts w:cs="Arial"/>
              <w:sz w:val="21"/>
              <w:szCs w:val="21"/>
              <w:shd w:val="clear" w:color="auto" w:fill="FFFFFF"/>
              <w:rPrChange w:id="600" w:author="Alain Komin" w:date="2022-09-07T13:54:00Z">
                <w:rPr>
                  <w:b/>
                  <w:bCs/>
                  <w:i/>
                  <w:iCs/>
                  <w:lang w:val="en-US"/>
                </w:rPr>
              </w:rPrChange>
            </w:rPr>
            <w:delText xml:space="preserve"> might no</w:delText>
          </w:r>
        </w:del>
      </w:ins>
      <w:ins w:id="601" w:author="Sebastian Gonzalez" w:date="2022-05-18T11:59:00Z">
        <w:del w:id="602" w:author="Alain Komin" w:date="2022-08-29T15:23:00Z">
          <w:r w:rsidR="005F5DAF" w:rsidRPr="00995CEB" w:rsidDel="00A6451E">
            <w:rPr>
              <w:rFonts w:cs="Arial"/>
              <w:sz w:val="21"/>
              <w:szCs w:val="21"/>
              <w:shd w:val="clear" w:color="auto" w:fill="FFFFFF"/>
              <w:rPrChange w:id="603" w:author="Alain Komin" w:date="2022-09-07T13:54:00Z">
                <w:rPr>
                  <w:b/>
                  <w:bCs/>
                  <w:i/>
                  <w:iCs/>
                  <w:lang w:val="en-US"/>
                </w:rPr>
              </w:rPrChange>
            </w:rPr>
            <w:delText>t be needed as an output, this section must be part of the analysis process.</w:delText>
          </w:r>
        </w:del>
      </w:ins>
      <w:ins w:id="604" w:author="Sebastian Gonzalez" w:date="2022-05-18T11:56:00Z">
        <w:del w:id="605" w:author="Alain Komin" w:date="2022-08-29T15:23:00Z">
          <w:r w:rsidR="005F5DAF" w:rsidRPr="00995CEB" w:rsidDel="00A6451E">
            <w:rPr>
              <w:rFonts w:cs="Arial"/>
              <w:sz w:val="21"/>
              <w:szCs w:val="21"/>
              <w:shd w:val="clear" w:color="auto" w:fill="FFFFFF"/>
              <w:rPrChange w:id="606" w:author="Alain Komin" w:date="2022-09-07T13:54:00Z">
                <w:rPr>
                  <w:b/>
                  <w:bCs/>
                  <w:i/>
                  <w:iCs/>
                  <w:lang w:val="en-US"/>
                </w:rPr>
              </w:rPrChange>
            </w:rPr>
            <w:delText>]</w:delText>
          </w:r>
        </w:del>
      </w:ins>
    </w:p>
    <w:p w14:paraId="6BB39381" w14:textId="21C200C1" w:rsidR="00706284" w:rsidRPr="00A6451E" w:rsidDel="00A6451E" w:rsidRDefault="00206C57" w:rsidP="005E466E">
      <w:pPr>
        <w:rPr>
          <w:ins w:id="607" w:author="Villaverde, Alfredo" w:date="2022-03-10T14:07:00Z"/>
          <w:del w:id="608" w:author="Alain Komin" w:date="2022-08-29T15:23:00Z"/>
          <w:rFonts w:cs="Arial"/>
          <w:sz w:val="21"/>
          <w:szCs w:val="21"/>
          <w:shd w:val="clear" w:color="auto" w:fill="FFFFFF"/>
          <w:rPrChange w:id="609" w:author="Alain Komin" w:date="2022-08-29T15:23:00Z">
            <w:rPr>
              <w:ins w:id="610" w:author="Villaverde, Alfredo" w:date="2022-03-10T14:07:00Z"/>
              <w:del w:id="611" w:author="Alain Komin" w:date="2022-08-29T15:23:00Z"/>
              <w:rFonts w:cs="Arial"/>
              <w:color w:val="0070C0"/>
              <w:sz w:val="21"/>
              <w:szCs w:val="21"/>
              <w:shd w:val="clear" w:color="auto" w:fill="FFFFFF"/>
            </w:rPr>
          </w:rPrChange>
        </w:rPr>
      </w:pPr>
      <w:del w:id="612" w:author="Alain Komin" w:date="2022-08-29T15:23:00Z">
        <w:r w:rsidRPr="00995CEB" w:rsidDel="00A6451E">
          <w:rPr>
            <w:rFonts w:cs="Arial"/>
            <w:sz w:val="21"/>
            <w:szCs w:val="21"/>
            <w:shd w:val="clear" w:color="auto" w:fill="FFFFFF"/>
            <w:rPrChange w:id="613" w:author="Alain Komin" w:date="2022-09-07T13:54:00Z">
              <w:rPr>
                <w:rFonts w:cs="Arial"/>
                <w:color w:val="0070C0"/>
              </w:rPr>
            </w:rPrChange>
          </w:rPr>
          <w:delText>The TransnetYX team have created a custom field on the item record that stores the days of the week an item can ship.  Custom field “Shipping Days” (</w:delText>
        </w:r>
        <w:r w:rsidRPr="00995CEB" w:rsidDel="00A6451E">
          <w:rPr>
            <w:rFonts w:cs="Arial"/>
            <w:sz w:val="21"/>
            <w:szCs w:val="21"/>
            <w:shd w:val="clear" w:color="auto" w:fill="FFFFFF"/>
            <w:rPrChange w:id="614" w:author="Alain Komin" w:date="2022-09-07T13:54:00Z">
              <w:rPr>
                <w:rFonts w:cs="Arial"/>
                <w:color w:val="0070C0"/>
                <w:shd w:val="clear" w:color="auto" w:fill="FFFFFF"/>
              </w:rPr>
            </w:rPrChange>
          </w:rPr>
          <w:delText>custitem_h5_item_shipping_days)</w:delText>
        </w:r>
        <w:r w:rsidRPr="00A6451E" w:rsidDel="00A6451E">
          <w:rPr>
            <w:rFonts w:cs="Arial"/>
            <w:sz w:val="21"/>
            <w:szCs w:val="21"/>
            <w:shd w:val="clear" w:color="auto" w:fill="FFFFFF"/>
            <w:rPrChange w:id="615" w:author="Alain Komin" w:date="2022-08-29T15:23:00Z">
              <w:rPr>
                <w:rFonts w:cs="Arial"/>
                <w:color w:val="0070C0"/>
                <w:sz w:val="21"/>
                <w:szCs w:val="21"/>
                <w:shd w:val="clear" w:color="auto" w:fill="FFFFFF"/>
              </w:rPr>
            </w:rPrChange>
          </w:rPr>
          <w:delText xml:space="preserve"> will be populated for all TransnetYX items as long as they are not ones that are only available “Upon Harvest”.  Those will remain blank as they are shipped as soon as they can be harvested</w:delText>
        </w:r>
      </w:del>
      <w:ins w:id="616" w:author="Villaverde, Alfredo" w:date="2022-03-10T14:06:00Z">
        <w:del w:id="617" w:author="Alain Komin" w:date="2022-08-29T15:23:00Z">
          <w:r w:rsidR="00706284" w:rsidRPr="00A6451E" w:rsidDel="00A6451E">
            <w:rPr>
              <w:rFonts w:cs="Arial"/>
              <w:sz w:val="21"/>
              <w:szCs w:val="21"/>
              <w:shd w:val="clear" w:color="auto" w:fill="FFFFFF"/>
              <w:rPrChange w:id="618" w:author="Alain Komin" w:date="2022-08-29T15:23:00Z">
                <w:rPr>
                  <w:rFonts w:cs="Arial"/>
                  <w:color w:val="0070C0"/>
                  <w:sz w:val="21"/>
                  <w:szCs w:val="21"/>
                  <w:shd w:val="clear" w:color="auto" w:fill="FFFFFF"/>
                </w:rPr>
              </w:rPrChange>
            </w:rPr>
            <w:delText xml:space="preserve">List the </w:delText>
          </w:r>
        </w:del>
      </w:ins>
      <w:ins w:id="619" w:author="Villaverde, Alfredo" w:date="2022-03-10T14:11:00Z">
        <w:del w:id="620" w:author="Alain Komin" w:date="2022-08-29T15:23:00Z">
          <w:r w:rsidR="00184E74" w:rsidRPr="00A6451E" w:rsidDel="00A6451E">
            <w:rPr>
              <w:rFonts w:cs="Arial"/>
              <w:sz w:val="21"/>
              <w:szCs w:val="21"/>
              <w:shd w:val="clear" w:color="auto" w:fill="FFFFFF"/>
              <w:rPrChange w:id="621" w:author="Alain Komin" w:date="2022-08-29T15:23:00Z">
                <w:rPr>
                  <w:rFonts w:cs="Arial"/>
                  <w:color w:val="0070C0"/>
                  <w:sz w:val="21"/>
                  <w:szCs w:val="21"/>
                  <w:shd w:val="clear" w:color="auto" w:fill="FFFFFF"/>
                </w:rPr>
              </w:rPrChange>
            </w:rPr>
            <w:delText xml:space="preserve">specific </w:delText>
          </w:r>
        </w:del>
      </w:ins>
      <w:ins w:id="622" w:author="Villaverde, Alfredo" w:date="2022-03-10T14:06:00Z">
        <w:del w:id="623" w:author="Alain Komin" w:date="2022-08-29T15:23:00Z">
          <w:r w:rsidR="00706284" w:rsidRPr="00A6451E" w:rsidDel="00A6451E">
            <w:rPr>
              <w:rFonts w:cs="Arial"/>
              <w:sz w:val="21"/>
              <w:szCs w:val="21"/>
              <w:shd w:val="clear" w:color="auto" w:fill="FFFFFF"/>
              <w:rPrChange w:id="624" w:author="Alain Komin" w:date="2022-08-29T15:23:00Z">
                <w:rPr>
                  <w:rFonts w:cs="Arial"/>
                  <w:color w:val="0070C0"/>
                  <w:sz w:val="21"/>
                  <w:szCs w:val="21"/>
                  <w:shd w:val="clear" w:color="auto" w:fill="FFFFFF"/>
                </w:rPr>
              </w:rPrChange>
            </w:rPr>
            <w:delText xml:space="preserve">areas </w:delText>
          </w:r>
        </w:del>
      </w:ins>
      <w:ins w:id="625" w:author="Villaverde, Alfredo" w:date="2022-03-10T14:10:00Z">
        <w:del w:id="626" w:author="Alain Komin" w:date="2022-08-29T15:23:00Z">
          <w:r w:rsidR="00184E74" w:rsidRPr="00A6451E" w:rsidDel="00A6451E">
            <w:rPr>
              <w:rFonts w:cs="Arial"/>
              <w:sz w:val="21"/>
              <w:szCs w:val="21"/>
              <w:shd w:val="clear" w:color="auto" w:fill="FFFFFF"/>
              <w:rPrChange w:id="627" w:author="Alain Komin" w:date="2022-08-29T15:23:00Z">
                <w:rPr>
                  <w:rFonts w:cs="Arial"/>
                  <w:color w:val="0070C0"/>
                  <w:sz w:val="21"/>
                  <w:szCs w:val="21"/>
                  <w:shd w:val="clear" w:color="auto" w:fill="FFFFFF"/>
                </w:rPr>
              </w:rPrChange>
            </w:rPr>
            <w:delText xml:space="preserve">affected by </w:delText>
          </w:r>
        </w:del>
      </w:ins>
      <w:ins w:id="628" w:author="Villaverde, Alfredo" w:date="2022-03-10T14:07:00Z">
        <w:del w:id="629" w:author="Alain Komin" w:date="2022-08-29T15:23:00Z">
          <w:r w:rsidR="00706284" w:rsidRPr="00A6451E" w:rsidDel="00A6451E">
            <w:rPr>
              <w:rFonts w:cs="Arial"/>
              <w:sz w:val="21"/>
              <w:szCs w:val="21"/>
              <w:shd w:val="clear" w:color="auto" w:fill="FFFFFF"/>
              <w:rPrChange w:id="630" w:author="Alain Komin" w:date="2022-08-29T15:23:00Z">
                <w:rPr>
                  <w:rFonts w:cs="Arial"/>
                  <w:color w:val="0070C0"/>
                  <w:sz w:val="21"/>
                  <w:szCs w:val="21"/>
                  <w:shd w:val="clear" w:color="auto" w:fill="FFFFFF"/>
                </w:rPr>
              </w:rPrChange>
            </w:rPr>
            <w:delText xml:space="preserve">the </w:delText>
          </w:r>
        </w:del>
      </w:ins>
      <w:ins w:id="631" w:author="Villaverde, Alfredo" w:date="2022-03-10T14:10:00Z">
        <w:del w:id="632" w:author="Alain Komin" w:date="2022-08-29T15:23:00Z">
          <w:r w:rsidR="00184E74" w:rsidRPr="00A6451E" w:rsidDel="00A6451E">
            <w:rPr>
              <w:rFonts w:cs="Arial"/>
              <w:sz w:val="21"/>
              <w:szCs w:val="21"/>
              <w:shd w:val="clear" w:color="auto" w:fill="FFFFFF"/>
              <w:rPrChange w:id="633" w:author="Alain Komin" w:date="2022-08-29T15:23:00Z">
                <w:rPr>
                  <w:rFonts w:cs="Arial"/>
                  <w:color w:val="0070C0"/>
                  <w:sz w:val="21"/>
                  <w:szCs w:val="21"/>
                  <w:shd w:val="clear" w:color="auto" w:fill="FFFFFF"/>
                </w:rPr>
              </w:rPrChange>
            </w:rPr>
            <w:delText>requested functionality</w:delText>
          </w:r>
        </w:del>
      </w:ins>
      <w:ins w:id="634" w:author="Villaverde, Alfredo" w:date="2022-03-10T14:07:00Z">
        <w:del w:id="635" w:author="Alain Komin" w:date="2022-08-29T15:23:00Z">
          <w:r w:rsidR="00706284" w:rsidRPr="00A6451E" w:rsidDel="00A6451E">
            <w:rPr>
              <w:rFonts w:cs="Arial"/>
              <w:sz w:val="21"/>
              <w:szCs w:val="21"/>
              <w:shd w:val="clear" w:color="auto" w:fill="FFFFFF"/>
              <w:rPrChange w:id="636" w:author="Alain Komin" w:date="2022-08-29T15:23:00Z">
                <w:rPr>
                  <w:rFonts w:cs="Arial"/>
                  <w:color w:val="0070C0"/>
                  <w:sz w:val="21"/>
                  <w:szCs w:val="21"/>
                  <w:shd w:val="clear" w:color="auto" w:fill="FFFFFF"/>
                </w:rPr>
              </w:rPrChange>
            </w:rPr>
            <w:delText>.</w:delText>
          </w:r>
        </w:del>
      </w:ins>
      <w:ins w:id="637" w:author="Sebastian Gonzalez" w:date="2022-05-18T11:40:00Z">
        <w:del w:id="638" w:author="Alain Komin" w:date="2022-08-29T15:23:00Z">
          <w:r w:rsidR="00517DC5" w:rsidRPr="00A6451E" w:rsidDel="00A6451E">
            <w:rPr>
              <w:rFonts w:cs="Arial"/>
              <w:sz w:val="21"/>
              <w:szCs w:val="21"/>
              <w:shd w:val="clear" w:color="auto" w:fill="FFFFFF"/>
              <w:rPrChange w:id="639" w:author="Alain Komin" w:date="2022-08-29T15:23:00Z">
                <w:rPr>
                  <w:rFonts w:cs="Arial"/>
                  <w:i/>
                  <w:iCs/>
                  <w:sz w:val="21"/>
                  <w:szCs w:val="21"/>
                  <w:shd w:val="clear" w:color="auto" w:fill="FFFFFF"/>
                </w:rPr>
              </w:rPrChange>
            </w:rPr>
            <w:delText xml:space="preserve"> </w:delText>
          </w:r>
        </w:del>
      </w:ins>
    </w:p>
    <w:p w14:paraId="683138BA" w14:textId="3C35B878" w:rsidR="00706284" w:rsidRPr="00A6451E" w:rsidDel="00A6451E" w:rsidRDefault="00706284" w:rsidP="005E466E">
      <w:pPr>
        <w:rPr>
          <w:ins w:id="640" w:author="Villaverde, Alfredo" w:date="2022-03-10T14:08:00Z"/>
          <w:del w:id="641" w:author="Alain Komin" w:date="2022-08-29T15:23:00Z"/>
          <w:rFonts w:cs="Arial"/>
          <w:sz w:val="21"/>
          <w:szCs w:val="21"/>
          <w:shd w:val="clear" w:color="auto" w:fill="FFFFFF"/>
          <w:rPrChange w:id="642" w:author="Alain Komin" w:date="2022-08-29T15:23:00Z">
            <w:rPr>
              <w:ins w:id="643" w:author="Villaverde, Alfredo" w:date="2022-03-10T14:08:00Z"/>
              <w:del w:id="644" w:author="Alain Komin" w:date="2022-08-29T15:23:00Z"/>
              <w:rFonts w:cs="Arial"/>
              <w:color w:val="0070C0"/>
              <w:sz w:val="21"/>
              <w:szCs w:val="21"/>
              <w:shd w:val="clear" w:color="auto" w:fill="FFFFFF"/>
            </w:rPr>
          </w:rPrChange>
        </w:rPr>
      </w:pPr>
      <w:ins w:id="645" w:author="Villaverde, Alfredo" w:date="2022-03-10T14:07:00Z">
        <w:del w:id="646" w:author="Alain Komin" w:date="2022-08-29T15:23:00Z">
          <w:r w:rsidRPr="00A6451E" w:rsidDel="00A6451E">
            <w:rPr>
              <w:rFonts w:cs="Arial"/>
              <w:sz w:val="21"/>
              <w:szCs w:val="21"/>
              <w:shd w:val="clear" w:color="auto" w:fill="FFFFFF"/>
              <w:rPrChange w:id="647" w:author="Alain Komin" w:date="2022-08-29T15:23:00Z">
                <w:rPr>
                  <w:rFonts w:cs="Arial"/>
                  <w:color w:val="0070C0"/>
                  <w:sz w:val="21"/>
                  <w:szCs w:val="21"/>
                  <w:shd w:val="clear" w:color="auto" w:fill="FFFFFF"/>
                </w:rPr>
              </w:rPrChange>
            </w:rPr>
            <w:delText>For example: The SKU#</w:delText>
          </w:r>
        </w:del>
      </w:ins>
      <w:ins w:id="648" w:author="Villaverde, Alfredo" w:date="2022-03-10T14:08:00Z">
        <w:del w:id="649" w:author="Alain Komin" w:date="2022-08-29T15:23:00Z">
          <w:r w:rsidRPr="00A6451E" w:rsidDel="00A6451E">
            <w:rPr>
              <w:rFonts w:cs="Arial"/>
              <w:sz w:val="21"/>
              <w:szCs w:val="21"/>
              <w:shd w:val="clear" w:color="auto" w:fill="FFFFFF"/>
              <w:rPrChange w:id="650" w:author="Alain Komin" w:date="2022-08-29T15:23:00Z">
                <w:rPr>
                  <w:rFonts w:cs="Arial"/>
                  <w:color w:val="0070C0"/>
                  <w:sz w:val="21"/>
                  <w:szCs w:val="21"/>
                  <w:shd w:val="clear" w:color="auto" w:fill="FFFFFF"/>
                </w:rPr>
              </w:rPrChange>
            </w:rPr>
            <w:delText xml:space="preserve"> will be displayed</w:delText>
          </w:r>
        </w:del>
      </w:ins>
      <w:ins w:id="651" w:author="Villaverde, Alfredo" w:date="2022-03-10T14:11:00Z">
        <w:del w:id="652" w:author="Alain Komin" w:date="2022-08-29T15:23:00Z">
          <w:r w:rsidR="00184E74" w:rsidRPr="00A6451E" w:rsidDel="00A6451E">
            <w:rPr>
              <w:rFonts w:cs="Arial"/>
              <w:sz w:val="21"/>
              <w:szCs w:val="21"/>
              <w:shd w:val="clear" w:color="auto" w:fill="FFFFFF"/>
              <w:rPrChange w:id="653" w:author="Alain Komin" w:date="2022-08-29T15:23:00Z">
                <w:rPr>
                  <w:rFonts w:cs="Arial"/>
                  <w:color w:val="0070C0"/>
                  <w:sz w:val="21"/>
                  <w:szCs w:val="21"/>
                  <w:shd w:val="clear" w:color="auto" w:fill="FFFFFF"/>
                </w:rPr>
              </w:rPrChange>
            </w:rPr>
            <w:delText xml:space="preserve"> for all users (logged in or not)</w:delText>
          </w:r>
        </w:del>
      </w:ins>
      <w:ins w:id="654" w:author="Villaverde, Alfredo" w:date="2022-03-10T14:08:00Z">
        <w:del w:id="655" w:author="Alain Komin" w:date="2022-08-29T15:23:00Z">
          <w:r w:rsidRPr="00A6451E" w:rsidDel="00A6451E">
            <w:rPr>
              <w:rFonts w:cs="Arial"/>
              <w:sz w:val="21"/>
              <w:szCs w:val="21"/>
              <w:shd w:val="clear" w:color="auto" w:fill="FFFFFF"/>
              <w:rPrChange w:id="656" w:author="Alain Komin" w:date="2022-08-29T15:23:00Z">
                <w:rPr>
                  <w:rFonts w:cs="Arial"/>
                  <w:color w:val="0070C0"/>
                  <w:sz w:val="21"/>
                  <w:szCs w:val="21"/>
                  <w:shd w:val="clear" w:color="auto" w:fill="FFFFFF"/>
                </w:rPr>
              </w:rPrChange>
            </w:rPr>
            <w:delText xml:space="preserve"> in the following </w:delText>
          </w:r>
        </w:del>
      </w:ins>
      <w:ins w:id="657" w:author="Villaverde, Alfredo" w:date="2022-03-10T14:11:00Z">
        <w:del w:id="658" w:author="Alain Komin" w:date="2022-08-29T15:23:00Z">
          <w:r w:rsidR="00184E74" w:rsidRPr="00A6451E" w:rsidDel="00A6451E">
            <w:rPr>
              <w:rFonts w:cs="Arial"/>
              <w:sz w:val="21"/>
              <w:szCs w:val="21"/>
              <w:shd w:val="clear" w:color="auto" w:fill="FFFFFF"/>
              <w:rPrChange w:id="659" w:author="Alain Komin" w:date="2022-08-29T15:23:00Z">
                <w:rPr>
                  <w:rFonts w:cs="Arial"/>
                  <w:color w:val="0070C0"/>
                  <w:sz w:val="21"/>
                  <w:szCs w:val="21"/>
                  <w:shd w:val="clear" w:color="auto" w:fill="FFFFFF"/>
                </w:rPr>
              </w:rPrChange>
            </w:rPr>
            <w:delText>areas of the Web Site</w:delText>
          </w:r>
        </w:del>
      </w:ins>
      <w:ins w:id="660" w:author="Villaverde, Alfredo" w:date="2022-03-10T14:08:00Z">
        <w:del w:id="661" w:author="Alain Komin" w:date="2022-08-29T15:23:00Z">
          <w:r w:rsidRPr="00A6451E" w:rsidDel="00A6451E">
            <w:rPr>
              <w:rFonts w:cs="Arial"/>
              <w:sz w:val="21"/>
              <w:szCs w:val="21"/>
              <w:shd w:val="clear" w:color="auto" w:fill="FFFFFF"/>
              <w:rPrChange w:id="662" w:author="Alain Komin" w:date="2022-08-29T15:23:00Z">
                <w:rPr>
                  <w:rFonts w:cs="Arial"/>
                  <w:color w:val="0070C0"/>
                  <w:sz w:val="21"/>
                  <w:szCs w:val="21"/>
                  <w:shd w:val="clear" w:color="auto" w:fill="FFFFFF"/>
                </w:rPr>
              </w:rPrChange>
            </w:rPr>
            <w:delText>:</w:delText>
          </w:r>
        </w:del>
      </w:ins>
    </w:p>
    <w:p w14:paraId="41B6BC91" w14:textId="579E904B" w:rsidR="00706284" w:rsidRPr="00A6451E" w:rsidDel="00A6451E" w:rsidRDefault="00706284" w:rsidP="00706284">
      <w:pPr>
        <w:pStyle w:val="ListParagraph"/>
        <w:numPr>
          <w:ilvl w:val="0"/>
          <w:numId w:val="12"/>
        </w:numPr>
        <w:rPr>
          <w:ins w:id="663" w:author="Villaverde, Alfredo" w:date="2022-03-10T14:08:00Z"/>
          <w:del w:id="664" w:author="Alain Komin" w:date="2022-08-29T15:23:00Z"/>
          <w:rFonts w:cs="Arial"/>
          <w:sz w:val="21"/>
          <w:szCs w:val="21"/>
          <w:shd w:val="clear" w:color="auto" w:fill="FFFFFF"/>
          <w:rPrChange w:id="665" w:author="Alain Komin" w:date="2022-08-29T15:23:00Z">
            <w:rPr>
              <w:ins w:id="666" w:author="Villaverde, Alfredo" w:date="2022-03-10T14:08:00Z"/>
              <w:del w:id="667" w:author="Alain Komin" w:date="2022-08-29T15:23:00Z"/>
              <w:rFonts w:cs="Arial"/>
              <w:color w:val="0070C0"/>
              <w:sz w:val="21"/>
              <w:szCs w:val="21"/>
              <w:shd w:val="clear" w:color="auto" w:fill="FFFFFF"/>
            </w:rPr>
          </w:rPrChange>
        </w:rPr>
      </w:pPr>
      <w:ins w:id="668" w:author="Villaverde, Alfredo" w:date="2022-03-10T14:08:00Z">
        <w:del w:id="669" w:author="Alain Komin" w:date="2022-08-29T15:23:00Z">
          <w:r w:rsidRPr="00A6451E" w:rsidDel="00A6451E">
            <w:rPr>
              <w:rFonts w:cs="Arial"/>
              <w:sz w:val="21"/>
              <w:szCs w:val="21"/>
              <w:shd w:val="clear" w:color="auto" w:fill="FFFFFF"/>
              <w:rPrChange w:id="670" w:author="Alain Komin" w:date="2022-08-29T15:23:00Z">
                <w:rPr>
                  <w:rFonts w:cs="Arial"/>
                  <w:color w:val="0070C0"/>
                  <w:sz w:val="21"/>
                  <w:szCs w:val="21"/>
                  <w:shd w:val="clear" w:color="auto" w:fill="FFFFFF"/>
                </w:rPr>
              </w:rPrChange>
            </w:rPr>
            <w:delText>Below the product name in the Product Details Page (PDP)</w:delText>
          </w:r>
        </w:del>
      </w:ins>
    </w:p>
    <w:p w14:paraId="6B73B008" w14:textId="79EE9275" w:rsidR="00706284" w:rsidRPr="00A6451E" w:rsidDel="00A6451E" w:rsidRDefault="00706284" w:rsidP="00706284">
      <w:pPr>
        <w:pStyle w:val="ListParagraph"/>
        <w:numPr>
          <w:ilvl w:val="0"/>
          <w:numId w:val="12"/>
        </w:numPr>
        <w:rPr>
          <w:ins w:id="671" w:author="Villaverde, Alfredo" w:date="2022-03-10T14:09:00Z"/>
          <w:del w:id="672" w:author="Alain Komin" w:date="2022-08-29T15:23:00Z"/>
          <w:rFonts w:cs="Arial"/>
          <w:sz w:val="21"/>
          <w:szCs w:val="21"/>
          <w:shd w:val="clear" w:color="auto" w:fill="FFFFFF"/>
          <w:rPrChange w:id="673" w:author="Alain Komin" w:date="2022-08-29T15:23:00Z">
            <w:rPr>
              <w:ins w:id="674" w:author="Villaverde, Alfredo" w:date="2022-03-10T14:09:00Z"/>
              <w:del w:id="675" w:author="Alain Komin" w:date="2022-08-29T15:23:00Z"/>
              <w:rFonts w:cs="Arial"/>
              <w:color w:val="0070C0"/>
              <w:sz w:val="21"/>
              <w:szCs w:val="21"/>
              <w:shd w:val="clear" w:color="auto" w:fill="FFFFFF"/>
            </w:rPr>
          </w:rPrChange>
        </w:rPr>
      </w:pPr>
      <w:ins w:id="676" w:author="Villaverde, Alfredo" w:date="2022-03-10T14:08:00Z">
        <w:del w:id="677" w:author="Alain Komin" w:date="2022-08-29T15:23:00Z">
          <w:r w:rsidRPr="00A6451E" w:rsidDel="00A6451E">
            <w:rPr>
              <w:rFonts w:cs="Arial"/>
              <w:sz w:val="21"/>
              <w:szCs w:val="21"/>
              <w:shd w:val="clear" w:color="auto" w:fill="FFFFFF"/>
              <w:rPrChange w:id="678" w:author="Alain Komin" w:date="2022-08-29T15:23:00Z">
                <w:rPr>
                  <w:rFonts w:cs="Arial"/>
                  <w:color w:val="0070C0"/>
                  <w:sz w:val="21"/>
                  <w:szCs w:val="21"/>
                  <w:shd w:val="clear" w:color="auto" w:fill="FFFFFF"/>
                </w:rPr>
              </w:rPrChange>
            </w:rPr>
            <w:delText>Below the product name in the Quick View</w:delText>
          </w:r>
        </w:del>
      </w:ins>
      <w:ins w:id="679" w:author="Villaverde, Alfredo" w:date="2022-03-10T14:09:00Z">
        <w:del w:id="680" w:author="Alain Komin" w:date="2022-08-29T15:23:00Z">
          <w:r w:rsidRPr="00A6451E" w:rsidDel="00A6451E">
            <w:rPr>
              <w:rFonts w:cs="Arial"/>
              <w:sz w:val="21"/>
              <w:szCs w:val="21"/>
              <w:shd w:val="clear" w:color="auto" w:fill="FFFFFF"/>
              <w:rPrChange w:id="681" w:author="Alain Komin" w:date="2022-08-29T15:23:00Z">
                <w:rPr>
                  <w:rFonts w:cs="Arial"/>
                  <w:color w:val="0070C0"/>
                  <w:sz w:val="21"/>
                  <w:szCs w:val="21"/>
                  <w:shd w:val="clear" w:color="auto" w:fill="FFFFFF"/>
                </w:rPr>
              </w:rPrChange>
            </w:rPr>
            <w:delText xml:space="preserve"> of product listing pages</w:delText>
          </w:r>
        </w:del>
      </w:ins>
    </w:p>
    <w:p w14:paraId="1D0C6B77" w14:textId="603D5EBE" w:rsidR="00A6451E" w:rsidRDefault="00184E74" w:rsidP="00331A75">
      <w:pPr>
        <w:rPr>
          <w:ins w:id="682" w:author="Alain Komin" w:date="2022-09-27T14:36:00Z"/>
          <w:rFonts w:cs="Arial"/>
          <w:sz w:val="21"/>
          <w:szCs w:val="21"/>
          <w:shd w:val="clear" w:color="auto" w:fill="FFFFFF"/>
        </w:rPr>
      </w:pPr>
      <w:ins w:id="683" w:author="Villaverde, Alfredo" w:date="2022-03-10T14:09:00Z">
        <w:del w:id="684" w:author="Alain Komin" w:date="2022-08-29T15:23:00Z">
          <w:r w:rsidRPr="00A6451E" w:rsidDel="00A6451E">
            <w:rPr>
              <w:rFonts w:cs="Arial"/>
              <w:sz w:val="21"/>
              <w:szCs w:val="21"/>
              <w:shd w:val="clear" w:color="auto" w:fill="FFFFFF"/>
              <w:rPrChange w:id="685" w:author="Alain Komin" w:date="2022-08-29T15:23:00Z">
                <w:rPr>
                  <w:rFonts w:cs="Arial"/>
                  <w:color w:val="0070C0"/>
                  <w:sz w:val="21"/>
                  <w:szCs w:val="21"/>
                  <w:shd w:val="clear" w:color="auto" w:fill="FFFFFF"/>
                </w:rPr>
              </w:rPrChange>
            </w:rPr>
            <w:delText>In paren</w:delText>
          </w:r>
        </w:del>
      </w:ins>
      <w:ins w:id="686" w:author="Villaverde, Alfredo" w:date="2022-03-10T14:10:00Z">
        <w:del w:id="687" w:author="Alain Komin" w:date="2022-08-29T15:23:00Z">
          <w:r w:rsidRPr="00A6451E" w:rsidDel="00A6451E">
            <w:rPr>
              <w:rFonts w:cs="Arial"/>
              <w:sz w:val="21"/>
              <w:szCs w:val="21"/>
              <w:shd w:val="clear" w:color="auto" w:fill="FFFFFF"/>
              <w:rPrChange w:id="688" w:author="Alain Komin" w:date="2022-08-29T15:23:00Z">
                <w:rPr>
                  <w:rFonts w:cs="Arial"/>
                  <w:color w:val="0070C0"/>
                  <w:sz w:val="21"/>
                  <w:szCs w:val="21"/>
                  <w:shd w:val="clear" w:color="auto" w:fill="FFFFFF"/>
                </w:rPr>
              </w:rPrChange>
            </w:rPr>
            <w:delText>thesis</w:delText>
          </w:r>
        </w:del>
      </w:ins>
      <w:ins w:id="689" w:author="Villaverde, Alfredo" w:date="2022-03-10T14:09:00Z">
        <w:del w:id="690" w:author="Alain Komin" w:date="2022-08-29T15:23:00Z">
          <w:r w:rsidRPr="00A6451E" w:rsidDel="00A6451E">
            <w:rPr>
              <w:rFonts w:cs="Arial"/>
              <w:sz w:val="21"/>
              <w:szCs w:val="21"/>
              <w:shd w:val="clear" w:color="auto" w:fill="FFFFFF"/>
              <w:rPrChange w:id="691" w:author="Alain Komin" w:date="2022-08-29T15:23:00Z">
                <w:rPr>
                  <w:rFonts w:cs="Arial"/>
                  <w:color w:val="0070C0"/>
                  <w:sz w:val="21"/>
                  <w:szCs w:val="21"/>
                  <w:shd w:val="clear" w:color="auto" w:fill="FFFFFF"/>
                </w:rPr>
              </w:rPrChange>
            </w:rPr>
            <w:delText xml:space="preserve"> next to the product name </w:delText>
          </w:r>
        </w:del>
      </w:ins>
      <w:ins w:id="692" w:author="Villaverde, Alfredo" w:date="2022-03-10T14:10:00Z">
        <w:del w:id="693" w:author="Alain Komin" w:date="2022-08-29T15:23:00Z">
          <w:r w:rsidRPr="00A6451E" w:rsidDel="00A6451E">
            <w:rPr>
              <w:rFonts w:cs="Arial"/>
              <w:sz w:val="21"/>
              <w:szCs w:val="21"/>
              <w:shd w:val="clear" w:color="auto" w:fill="FFFFFF"/>
              <w:rPrChange w:id="694" w:author="Alain Komin" w:date="2022-08-29T15:23:00Z">
                <w:rPr>
                  <w:rFonts w:cs="Arial"/>
                  <w:color w:val="0070C0"/>
                  <w:sz w:val="21"/>
                  <w:szCs w:val="21"/>
                  <w:shd w:val="clear" w:color="auto" w:fill="FFFFFF"/>
                </w:rPr>
              </w:rPrChange>
            </w:rPr>
            <w:delText>for</w:delText>
          </w:r>
        </w:del>
      </w:ins>
      <w:ins w:id="695" w:author="Villaverde, Alfredo" w:date="2022-03-10T14:09:00Z">
        <w:del w:id="696" w:author="Alain Komin" w:date="2022-08-29T15:23:00Z">
          <w:r w:rsidRPr="00A6451E" w:rsidDel="00A6451E">
            <w:rPr>
              <w:rFonts w:cs="Arial"/>
              <w:sz w:val="21"/>
              <w:szCs w:val="21"/>
              <w:shd w:val="clear" w:color="auto" w:fill="FFFFFF"/>
              <w:rPrChange w:id="697" w:author="Alain Komin" w:date="2022-08-29T15:23:00Z">
                <w:rPr>
                  <w:rFonts w:cs="Arial"/>
                  <w:color w:val="0070C0"/>
                  <w:sz w:val="21"/>
                  <w:szCs w:val="21"/>
                  <w:shd w:val="clear" w:color="auto" w:fill="FFFFFF"/>
                </w:rPr>
              </w:rPrChange>
            </w:rPr>
            <w:delText xml:space="preserve"> each product cell for product listing pages</w:delText>
          </w:r>
        </w:del>
      </w:ins>
      <w:del w:id="698" w:author="Villaverde, Alfredo" w:date="2022-03-10T14:06:00Z">
        <w:r w:rsidR="00206C57" w:rsidRPr="00A6451E" w:rsidDel="00706284">
          <w:rPr>
            <w:rFonts w:cs="Arial"/>
            <w:sz w:val="21"/>
            <w:szCs w:val="21"/>
            <w:shd w:val="clear" w:color="auto" w:fill="FFFFFF"/>
            <w:rPrChange w:id="699" w:author="Alain Komin" w:date="2022-08-29T15:23:00Z">
              <w:rPr>
                <w:shd w:val="clear" w:color="auto" w:fill="FFFFFF"/>
              </w:rPr>
            </w:rPrChange>
          </w:rPr>
          <w:delText>.</w:delText>
        </w:r>
      </w:del>
      <w:del w:id="700" w:author="Villaverde, Alfredo" w:date="2022-03-10T14:07:00Z">
        <w:r w:rsidR="00206C57" w:rsidRPr="00A6451E" w:rsidDel="00706284">
          <w:rPr>
            <w:rFonts w:cs="Arial"/>
            <w:sz w:val="21"/>
            <w:szCs w:val="21"/>
            <w:shd w:val="clear" w:color="auto" w:fill="FFFFFF"/>
            <w:rPrChange w:id="701" w:author="Alain Komin" w:date="2022-08-29T15:23:00Z">
              <w:rPr>
                <w:shd w:val="clear" w:color="auto" w:fill="FFFFFF"/>
              </w:rPr>
            </w:rPrChange>
          </w:rPr>
          <w:delText xml:space="preserve"> </w:delText>
        </w:r>
      </w:del>
      <w:del w:id="702" w:author="Villaverde, Alfredo" w:date="2022-03-10T14:28:00Z">
        <w:r w:rsidR="00206C57" w:rsidRPr="00A6451E" w:rsidDel="00547493">
          <w:rPr>
            <w:rFonts w:cs="Arial"/>
            <w:sz w:val="21"/>
            <w:szCs w:val="21"/>
            <w:shd w:val="clear" w:color="auto" w:fill="FFFFFF"/>
            <w:rPrChange w:id="703" w:author="Alain Komin" w:date="2022-08-29T15:23:00Z">
              <w:rPr>
                <w:shd w:val="clear" w:color="auto" w:fill="FFFFFF"/>
              </w:rPr>
            </w:rPrChange>
          </w:rPr>
          <w:delText xml:space="preserve"> </w:delText>
        </w:r>
      </w:del>
      <w:ins w:id="704" w:author="Alain Komin" w:date="2022-08-29T15:21:00Z">
        <w:r w:rsidR="00A6451E" w:rsidRPr="00331A75">
          <w:rPr>
            <w:rFonts w:cs="Arial"/>
            <w:sz w:val="21"/>
            <w:szCs w:val="21"/>
            <w:shd w:val="clear" w:color="auto" w:fill="FFFFFF"/>
          </w:rPr>
          <w:t>Checkou</w:t>
        </w:r>
      </w:ins>
      <w:ins w:id="705" w:author="Alain Komin" w:date="2022-08-29T15:22:00Z">
        <w:r w:rsidR="00A6451E" w:rsidRPr="00331A75">
          <w:rPr>
            <w:rFonts w:cs="Arial"/>
            <w:sz w:val="21"/>
            <w:szCs w:val="21"/>
            <w:shd w:val="clear" w:color="auto" w:fill="FFFFFF"/>
          </w:rPr>
          <w:t xml:space="preserve">t page will be updated to allow adding </w:t>
        </w:r>
      </w:ins>
      <w:ins w:id="706" w:author="Alain Komin" w:date="2022-09-27T14:36:00Z">
        <w:r w:rsidR="002C4DAC">
          <w:rPr>
            <w:rFonts w:cs="Arial"/>
            <w:sz w:val="21"/>
            <w:szCs w:val="21"/>
            <w:shd w:val="clear" w:color="auto" w:fill="FFFFFF"/>
          </w:rPr>
          <w:t xml:space="preserve">custom fields (including </w:t>
        </w:r>
      </w:ins>
      <w:ins w:id="707" w:author="Alain Komin" w:date="2022-08-29T15:22:00Z">
        <w:r w:rsidR="00A6451E" w:rsidRPr="00331A75">
          <w:rPr>
            <w:rFonts w:cs="Arial"/>
            <w:sz w:val="21"/>
            <w:szCs w:val="21"/>
            <w:shd w:val="clear" w:color="auto" w:fill="FFFFFF"/>
          </w:rPr>
          <w:t>dropdowns</w:t>
        </w:r>
      </w:ins>
      <w:ins w:id="708" w:author="Alain Komin" w:date="2022-09-27T14:36:00Z">
        <w:r w:rsidR="002C4DAC">
          <w:rPr>
            <w:rFonts w:cs="Arial"/>
            <w:sz w:val="21"/>
            <w:szCs w:val="21"/>
            <w:shd w:val="clear" w:color="auto" w:fill="FFFFFF"/>
          </w:rPr>
          <w:t>)</w:t>
        </w:r>
      </w:ins>
      <w:ins w:id="709" w:author="Alain Komin" w:date="2022-08-29T15:22:00Z">
        <w:r w:rsidR="00A6451E" w:rsidRPr="00331A75">
          <w:rPr>
            <w:rFonts w:cs="Arial"/>
            <w:sz w:val="21"/>
            <w:szCs w:val="21"/>
            <w:shd w:val="clear" w:color="auto" w:fill="FFFFFF"/>
          </w:rPr>
          <w:t xml:space="preserve"> </w:t>
        </w:r>
      </w:ins>
      <w:ins w:id="710" w:author="Alain Komin" w:date="2022-09-27T14:36:00Z">
        <w:r w:rsidR="002C4DAC">
          <w:rPr>
            <w:rFonts w:cs="Arial"/>
            <w:sz w:val="21"/>
            <w:szCs w:val="21"/>
            <w:shd w:val="clear" w:color="auto" w:fill="FFFFFF"/>
          </w:rPr>
          <w:t>following a defined order</w:t>
        </w:r>
      </w:ins>
      <w:ins w:id="711" w:author="Alain Komin" w:date="2022-08-29T15:22:00Z">
        <w:r w:rsidR="00A6451E" w:rsidRPr="00331A75">
          <w:rPr>
            <w:rFonts w:cs="Arial"/>
            <w:sz w:val="21"/>
            <w:szCs w:val="21"/>
            <w:shd w:val="clear" w:color="auto" w:fill="FFFFFF"/>
          </w:rPr>
          <w:t>.</w:t>
        </w:r>
      </w:ins>
    </w:p>
    <w:p w14:paraId="2D689ABB" w14:textId="02BC6EC0" w:rsidR="002C4DAC" w:rsidRPr="00331A75" w:rsidRDefault="002C4DAC" w:rsidP="00331A75">
      <w:pPr>
        <w:rPr>
          <w:ins w:id="712" w:author="Alain Komin" w:date="2022-08-29T15:22:00Z"/>
          <w:rFonts w:cs="Arial"/>
          <w:sz w:val="21"/>
          <w:szCs w:val="21"/>
          <w:shd w:val="clear" w:color="auto" w:fill="FFFFFF"/>
        </w:rPr>
      </w:pPr>
      <w:ins w:id="713" w:author="Alain Komin" w:date="2022-09-27T14:36:00Z">
        <w:r>
          <w:rPr>
            <w:rFonts w:cs="Arial"/>
            <w:sz w:val="21"/>
            <w:szCs w:val="21"/>
            <w:shd w:val="clear" w:color="auto" w:fill="FFFFFF"/>
          </w:rPr>
          <w:t>The Cart will be modified to display a pop-</w:t>
        </w:r>
      </w:ins>
      <w:ins w:id="714" w:author="Alain Komin" w:date="2022-09-27T14:37:00Z">
        <w:r>
          <w:rPr>
            <w:rFonts w:cs="Arial"/>
            <w:sz w:val="21"/>
            <w:szCs w:val="21"/>
            <w:shd w:val="clear" w:color="auto" w:fill="FFFFFF"/>
          </w:rPr>
          <w:t>up error message upon adding items</w:t>
        </w:r>
      </w:ins>
      <w:ins w:id="715" w:author="Alain Komin" w:date="2022-10-26T10:26:00Z">
        <w:r w:rsidR="00082DD0">
          <w:rPr>
            <w:rFonts w:cs="Arial"/>
            <w:sz w:val="21"/>
            <w:szCs w:val="21"/>
            <w:shd w:val="clear" w:color="auto" w:fill="FFFFFF"/>
          </w:rPr>
          <w:t xml:space="preserve"> of different order type</w:t>
        </w:r>
      </w:ins>
      <w:ins w:id="716" w:author="Alain Komin" w:date="2022-09-27T14:37:00Z">
        <w:r>
          <w:rPr>
            <w:rFonts w:cs="Arial"/>
            <w:sz w:val="21"/>
            <w:szCs w:val="21"/>
            <w:shd w:val="clear" w:color="auto" w:fill="FFFFFF"/>
          </w:rPr>
          <w:t>.</w:t>
        </w:r>
      </w:ins>
    </w:p>
    <w:p w14:paraId="12989660" w14:textId="2BF2C0A3" w:rsidR="00A6451E" w:rsidRDefault="00A6451E" w:rsidP="00A6451E">
      <w:pPr>
        <w:rPr>
          <w:ins w:id="717" w:author="Alain Komin" w:date="2022-08-29T15:22:00Z"/>
          <w:rFonts w:cs="Arial"/>
          <w:sz w:val="21"/>
          <w:szCs w:val="21"/>
          <w:shd w:val="clear" w:color="auto" w:fill="FFFFFF"/>
        </w:rPr>
      </w:pPr>
      <w:ins w:id="718" w:author="Alain Komin" w:date="2022-08-29T15:24:00Z">
        <w:r>
          <w:rPr>
            <w:rFonts w:cs="Arial"/>
            <w:sz w:val="21"/>
            <w:szCs w:val="21"/>
            <w:shd w:val="clear" w:color="auto" w:fill="FFFFFF"/>
          </w:rPr>
          <w:t>Some</w:t>
        </w:r>
      </w:ins>
      <w:ins w:id="719" w:author="Alain Komin" w:date="2022-08-29T15:22:00Z">
        <w:r>
          <w:rPr>
            <w:rFonts w:cs="Arial"/>
            <w:sz w:val="21"/>
            <w:szCs w:val="21"/>
            <w:shd w:val="clear" w:color="auto" w:fill="FFFFFF"/>
          </w:rPr>
          <w:t xml:space="preserve"> of </w:t>
        </w:r>
      </w:ins>
      <w:ins w:id="720" w:author="Alain Komin" w:date="2022-09-07T13:52:00Z">
        <w:r w:rsidR="00995CEB">
          <w:rPr>
            <w:rFonts w:cs="Arial"/>
            <w:sz w:val="21"/>
            <w:szCs w:val="21"/>
            <w:shd w:val="clear" w:color="auto" w:fill="FFFFFF"/>
          </w:rPr>
          <w:t xml:space="preserve">the </w:t>
        </w:r>
      </w:ins>
      <w:ins w:id="721" w:author="Alain Komin" w:date="2022-08-29T15:22:00Z">
        <w:r>
          <w:rPr>
            <w:rFonts w:cs="Arial"/>
            <w:sz w:val="21"/>
            <w:szCs w:val="21"/>
            <w:shd w:val="clear" w:color="auto" w:fill="FFFFFF"/>
          </w:rPr>
          <w:t>lists that are needed</w:t>
        </w:r>
      </w:ins>
      <w:ins w:id="722" w:author="Alain Komin" w:date="2022-08-29T15:24:00Z">
        <w:r w:rsidR="00331A75">
          <w:rPr>
            <w:rFonts w:cs="Arial"/>
            <w:sz w:val="21"/>
            <w:szCs w:val="21"/>
            <w:shd w:val="clear" w:color="auto" w:fill="FFFFFF"/>
          </w:rPr>
          <w:t xml:space="preserve"> to be displayed at checkout</w:t>
        </w:r>
      </w:ins>
      <w:ins w:id="723" w:author="Alain Komin" w:date="2022-09-07T13:52:00Z">
        <w:r w:rsidR="00995CEB">
          <w:rPr>
            <w:rFonts w:cs="Arial"/>
            <w:sz w:val="21"/>
            <w:szCs w:val="21"/>
            <w:shd w:val="clear" w:color="auto" w:fill="FFFFFF"/>
          </w:rPr>
          <w:t xml:space="preserve"> are</w:t>
        </w:r>
      </w:ins>
      <w:ins w:id="724" w:author="Alain Komin" w:date="2022-08-29T15:22:00Z">
        <w:r>
          <w:rPr>
            <w:rFonts w:cs="Arial"/>
            <w:sz w:val="21"/>
            <w:szCs w:val="21"/>
            <w:shd w:val="clear" w:color="auto" w:fill="FFFFFF"/>
          </w:rPr>
          <w:t>:</w:t>
        </w:r>
      </w:ins>
    </w:p>
    <w:p w14:paraId="13D157E9" w14:textId="3BC92924" w:rsidR="00A6451E" w:rsidRDefault="00A6451E" w:rsidP="00A6451E">
      <w:pPr>
        <w:pStyle w:val="ListParagraph"/>
        <w:numPr>
          <w:ilvl w:val="0"/>
          <w:numId w:val="12"/>
        </w:numPr>
        <w:rPr>
          <w:ins w:id="725" w:author="Alain Komin" w:date="2022-08-29T15:23:00Z"/>
          <w:rFonts w:cs="Arial"/>
          <w:sz w:val="21"/>
          <w:szCs w:val="21"/>
          <w:shd w:val="clear" w:color="auto" w:fill="FFFFFF"/>
        </w:rPr>
      </w:pPr>
      <w:ins w:id="726" w:author="Alain Komin" w:date="2022-08-29T15:23:00Z">
        <w:r>
          <w:rPr>
            <w:rFonts w:cs="Arial"/>
            <w:sz w:val="21"/>
            <w:szCs w:val="21"/>
            <w:shd w:val="clear" w:color="auto" w:fill="FFFFFF"/>
          </w:rPr>
          <w:t>Order Type</w:t>
        </w:r>
      </w:ins>
    </w:p>
    <w:p w14:paraId="2F3C30E2" w14:textId="7DB194AA" w:rsidR="00A6451E" w:rsidRDefault="00A6451E" w:rsidP="00A6451E">
      <w:pPr>
        <w:pStyle w:val="ListParagraph"/>
        <w:numPr>
          <w:ilvl w:val="0"/>
          <w:numId w:val="12"/>
        </w:numPr>
        <w:rPr>
          <w:ins w:id="727" w:author="Alain Komin" w:date="2022-08-29T15:23:00Z"/>
          <w:rFonts w:cs="Arial"/>
          <w:sz w:val="21"/>
          <w:szCs w:val="21"/>
          <w:shd w:val="clear" w:color="auto" w:fill="FFFFFF"/>
        </w:rPr>
      </w:pPr>
      <w:ins w:id="728" w:author="Alain Komin" w:date="2022-08-29T15:23:00Z">
        <w:r>
          <w:rPr>
            <w:rFonts w:cs="Arial"/>
            <w:sz w:val="21"/>
            <w:szCs w:val="21"/>
            <w:shd w:val="clear" w:color="auto" w:fill="FFFFFF"/>
          </w:rPr>
          <w:t>Priority</w:t>
        </w:r>
      </w:ins>
    </w:p>
    <w:p w14:paraId="20A13D4A" w14:textId="7CE59895" w:rsidR="00A6451E" w:rsidRDefault="00A6451E" w:rsidP="00A6451E">
      <w:pPr>
        <w:pStyle w:val="ListParagraph"/>
        <w:numPr>
          <w:ilvl w:val="0"/>
          <w:numId w:val="12"/>
        </w:numPr>
        <w:rPr>
          <w:ins w:id="729" w:author="Alain Komin" w:date="2022-08-29T15:23:00Z"/>
          <w:rFonts w:cs="Arial"/>
          <w:sz w:val="21"/>
          <w:szCs w:val="21"/>
          <w:shd w:val="clear" w:color="auto" w:fill="FFFFFF"/>
        </w:rPr>
      </w:pPr>
      <w:ins w:id="730" w:author="Alain Komin" w:date="2022-08-29T15:23:00Z">
        <w:r>
          <w:rPr>
            <w:rFonts w:cs="Arial"/>
            <w:sz w:val="21"/>
            <w:szCs w:val="21"/>
            <w:shd w:val="clear" w:color="auto" w:fill="FFFFFF"/>
          </w:rPr>
          <w:t>System</w:t>
        </w:r>
      </w:ins>
    </w:p>
    <w:p w14:paraId="0F1B91CE" w14:textId="47EFABDF" w:rsidR="00A6451E" w:rsidDel="00331A75" w:rsidRDefault="00331A75" w:rsidP="00A6451E">
      <w:pPr>
        <w:pStyle w:val="ListParagraph"/>
        <w:numPr>
          <w:ilvl w:val="0"/>
          <w:numId w:val="12"/>
        </w:numPr>
        <w:rPr>
          <w:del w:id="731" w:author="Alain Komin" w:date="2022-08-29T15:23:00Z"/>
          <w:rFonts w:cs="Arial"/>
          <w:sz w:val="21"/>
          <w:szCs w:val="21"/>
          <w:shd w:val="clear" w:color="auto" w:fill="FFFFFF"/>
        </w:rPr>
      </w:pPr>
      <w:ins w:id="732" w:author="Alain Komin" w:date="2022-08-29T15:24:00Z">
        <w:r>
          <w:rPr>
            <w:rFonts w:cs="Arial"/>
            <w:sz w:val="21"/>
            <w:szCs w:val="21"/>
            <w:shd w:val="clear" w:color="auto" w:fill="FFFFFF"/>
          </w:rPr>
          <w:t>Fiesta Van / Canopy Event</w:t>
        </w:r>
      </w:ins>
    </w:p>
    <w:p w14:paraId="50A1522B" w14:textId="77777777" w:rsidR="00331A75" w:rsidRDefault="00331A75" w:rsidP="00A6451E">
      <w:pPr>
        <w:pStyle w:val="ListParagraph"/>
        <w:numPr>
          <w:ilvl w:val="0"/>
          <w:numId w:val="12"/>
        </w:numPr>
        <w:rPr>
          <w:ins w:id="733" w:author="Alain Komin" w:date="2022-08-29T15:25:00Z"/>
          <w:rFonts w:cs="Arial"/>
          <w:sz w:val="21"/>
          <w:szCs w:val="21"/>
          <w:shd w:val="clear" w:color="auto" w:fill="FFFFFF"/>
        </w:rPr>
      </w:pPr>
    </w:p>
    <w:p w14:paraId="2B2EBFF7" w14:textId="77777777" w:rsidR="00331A75" w:rsidRDefault="00331A75">
      <w:pPr>
        <w:pStyle w:val="ListParagraph"/>
        <w:numPr>
          <w:ilvl w:val="0"/>
          <w:numId w:val="12"/>
        </w:numPr>
        <w:rPr>
          <w:ins w:id="734" w:author="Alain Komin" w:date="2022-08-29T15:25:00Z"/>
          <w:rFonts w:cs="Arial"/>
          <w:sz w:val="21"/>
          <w:szCs w:val="21"/>
          <w:shd w:val="clear" w:color="auto" w:fill="FFFFFF"/>
        </w:rPr>
        <w:pPrChange w:id="735" w:author="Alain Komin" w:date="2022-08-29T15:25:00Z">
          <w:pPr>
            <w:pStyle w:val="ListParagraph"/>
          </w:pPr>
        </w:pPrChange>
      </w:pPr>
      <w:ins w:id="736" w:author="Alain Komin" w:date="2022-08-29T15:25:00Z">
        <w:r>
          <w:rPr>
            <w:rFonts w:cs="Arial"/>
            <w:sz w:val="21"/>
            <w:szCs w:val="21"/>
            <w:shd w:val="clear" w:color="auto" w:fill="FFFFFF"/>
          </w:rPr>
          <w:t>Agent Classification</w:t>
        </w:r>
      </w:ins>
    </w:p>
    <w:p w14:paraId="7138C367" w14:textId="46686608" w:rsidR="00331A75" w:rsidRDefault="00331A75" w:rsidP="00331A75">
      <w:pPr>
        <w:pStyle w:val="ListParagraph"/>
        <w:numPr>
          <w:ilvl w:val="0"/>
          <w:numId w:val="12"/>
        </w:numPr>
        <w:rPr>
          <w:ins w:id="737" w:author="Alain Komin" w:date="2022-08-29T15:26:00Z"/>
          <w:rFonts w:cs="Arial"/>
          <w:sz w:val="21"/>
          <w:szCs w:val="21"/>
          <w:shd w:val="clear" w:color="auto" w:fill="FFFFFF"/>
        </w:rPr>
      </w:pPr>
      <w:ins w:id="738" w:author="Alain Komin" w:date="2022-08-29T15:26:00Z">
        <w:r>
          <w:rPr>
            <w:rFonts w:cs="Arial"/>
            <w:sz w:val="21"/>
            <w:szCs w:val="21"/>
            <w:shd w:val="clear" w:color="auto" w:fill="FFFFFF"/>
          </w:rPr>
          <w:t>Region</w:t>
        </w:r>
      </w:ins>
    </w:p>
    <w:p w14:paraId="7BB57640" w14:textId="3A38B03A" w:rsidR="00206C57" w:rsidRPr="004F21AE" w:rsidDel="00995CEB" w:rsidRDefault="00706284">
      <w:pPr>
        <w:pStyle w:val="ListParagraph"/>
        <w:rPr>
          <w:del w:id="739" w:author="Alain Komin" w:date="2022-08-29T15:23:00Z"/>
          <w:rFonts w:cs="Arial"/>
          <w:color w:val="FF0000"/>
          <w:sz w:val="21"/>
          <w:szCs w:val="21"/>
          <w:shd w:val="clear" w:color="auto" w:fill="FFFFFF"/>
          <w:rPrChange w:id="740" w:author="Alain Komin" w:date="2022-10-18T10:55:00Z">
            <w:rPr>
              <w:del w:id="741" w:author="Alain Komin" w:date="2022-08-29T15:23:00Z"/>
              <w:rFonts w:cs="Arial"/>
              <w:sz w:val="21"/>
              <w:szCs w:val="21"/>
              <w:shd w:val="clear" w:color="auto" w:fill="FFFFFF"/>
            </w:rPr>
          </w:rPrChange>
        </w:rPr>
      </w:pPr>
      <w:ins w:id="742" w:author="Villaverde, Alfredo" w:date="2022-03-10T14:05:00Z">
        <w:del w:id="743" w:author="Alain Komin" w:date="2022-08-29T15:23:00Z">
          <w:r w:rsidRPr="004F21AE" w:rsidDel="00A6451E">
            <w:rPr>
              <w:rFonts w:cs="Arial"/>
              <w:color w:val="FF0000"/>
              <w:sz w:val="21"/>
              <w:szCs w:val="21"/>
              <w:shd w:val="clear" w:color="auto" w:fill="FFFFFF"/>
              <w:rPrChange w:id="744" w:author="Alain Komin" w:date="2022-10-18T10:55:00Z">
                <w:rPr>
                  <w:b/>
                  <w:bCs/>
                  <w:lang w:val="en-US"/>
                </w:rPr>
              </w:rPrChange>
            </w:rPr>
            <w:delText>(DELETE TEXT ABOVE ONCE THIS SECTION IS COMPLETED)</w:delText>
          </w:r>
        </w:del>
      </w:ins>
      <w:del w:id="745" w:author="Alain Komin" w:date="2022-08-29T15:23:00Z">
        <w:r w:rsidR="00206C57" w:rsidRPr="004F21AE" w:rsidDel="00A6451E">
          <w:rPr>
            <w:rFonts w:cs="Arial"/>
            <w:color w:val="FF0000"/>
            <w:sz w:val="21"/>
            <w:szCs w:val="21"/>
            <w:shd w:val="clear" w:color="auto" w:fill="FFFFFF"/>
            <w:rPrChange w:id="746" w:author="Alain Komin" w:date="2022-10-18T10:55:00Z">
              <w:rPr>
                <w:shd w:val="clear" w:color="auto" w:fill="FFFFFF"/>
              </w:rPr>
            </w:rPrChange>
          </w:rPr>
          <w:delText>The only products that will not have a ship date option will be those that are available “Upon Harvest”, all others need to have that field populated with the days of the week that the item can ship, even if that is Monday – Friday</w:delText>
        </w:r>
      </w:del>
      <w:ins w:id="747" w:author="Bertorelli, Yvonne A" w:date="2021-11-02T14:23:00Z">
        <w:del w:id="748" w:author="Alain Komin" w:date="2022-08-29T15:23:00Z">
          <w:r w:rsidR="006E6617" w:rsidRPr="004F21AE" w:rsidDel="00A6451E">
            <w:rPr>
              <w:rFonts w:cs="Arial"/>
              <w:color w:val="FF0000"/>
              <w:sz w:val="21"/>
              <w:szCs w:val="21"/>
              <w:shd w:val="clear" w:color="auto" w:fill="FFFFFF"/>
              <w:rPrChange w:id="749" w:author="Alain Komin" w:date="2022-10-18T10:55:00Z">
                <w:rPr>
                  <w:shd w:val="clear" w:color="auto" w:fill="FFFFFF"/>
                </w:rPr>
              </w:rPrChange>
            </w:rPr>
            <w:delText>Thursday</w:delText>
          </w:r>
        </w:del>
      </w:ins>
      <w:del w:id="750" w:author="Alain Komin" w:date="2022-08-29T15:23:00Z">
        <w:r w:rsidR="00206C57" w:rsidRPr="004F21AE" w:rsidDel="00A6451E">
          <w:rPr>
            <w:rFonts w:cs="Arial"/>
            <w:color w:val="FF0000"/>
            <w:sz w:val="21"/>
            <w:szCs w:val="21"/>
            <w:shd w:val="clear" w:color="auto" w:fill="FFFFFF"/>
            <w:rPrChange w:id="751" w:author="Alain Komin" w:date="2022-10-18T10:55:00Z">
              <w:rPr>
                <w:shd w:val="clear" w:color="auto" w:fill="FFFFFF"/>
              </w:rPr>
            </w:rPrChange>
          </w:rPr>
          <w:delText xml:space="preserve">.  </w:delText>
        </w:r>
      </w:del>
    </w:p>
    <w:p w14:paraId="52683B7C" w14:textId="77777777" w:rsidR="00F44063" w:rsidRPr="00F44063" w:rsidDel="007D7B03" w:rsidRDefault="00F44063">
      <w:pPr>
        <w:pStyle w:val="ListParagraph"/>
        <w:rPr>
          <w:ins w:id="752" w:author="Villaverde, Alfredo" w:date="2022-03-10T13:13:00Z"/>
          <w:del w:id="753" w:author="Sebastian Gonzalez" w:date="2022-05-18T12:26:00Z"/>
          <w:lang w:val="en-US"/>
          <w:rPrChange w:id="754" w:author="Villaverde, Alfredo" w:date="2022-03-10T13:13:00Z">
            <w:rPr>
              <w:ins w:id="755" w:author="Villaverde, Alfredo" w:date="2022-03-10T13:13:00Z"/>
              <w:del w:id="756" w:author="Sebastian Gonzalez" w:date="2022-05-18T12:26:00Z"/>
              <w:rFonts w:cs="Arial"/>
              <w:color w:val="0070C0"/>
              <w:sz w:val="21"/>
              <w:szCs w:val="21"/>
              <w:shd w:val="clear" w:color="auto" w:fill="FFFFFF"/>
            </w:rPr>
          </w:rPrChange>
        </w:rPr>
        <w:pPrChange w:id="757" w:author="Alain Komin" w:date="2022-08-29T15:25:00Z">
          <w:pPr/>
        </w:pPrChange>
      </w:pPr>
    </w:p>
    <w:p w14:paraId="66C9507D" w14:textId="69A638F5" w:rsidR="00206C57" w:rsidDel="00F44063" w:rsidRDefault="00206C57">
      <w:pPr>
        <w:pStyle w:val="ListParagraph"/>
        <w:rPr>
          <w:del w:id="758" w:author="Villaverde, Alfredo" w:date="2022-03-10T13:13:00Z"/>
          <w:shd w:val="clear" w:color="auto" w:fill="FFFFFF"/>
        </w:rPr>
        <w:pPrChange w:id="759" w:author="Alain Komin" w:date="2022-08-29T15:25:00Z">
          <w:pPr/>
        </w:pPrChange>
      </w:pPr>
      <w:del w:id="760" w:author="Villaverde, Alfredo" w:date="2022-03-10T13:13:00Z">
        <w:r w:rsidDel="00F44063">
          <w:rPr>
            <w:shd w:val="clear" w:color="auto" w:fill="FFFFFF"/>
          </w:rPr>
          <w:delText xml:space="preserve">A new area will be added to the configuration record as part of this solution.  This will be to allow TransnetYX to build out a calendar for days that their office is closed.  </w:delText>
        </w:r>
        <w:r w:rsidRPr="006E6617" w:rsidDel="00F44063">
          <w:rPr>
            <w:rFonts w:eastAsia="Times New Roman"/>
            <w:b/>
            <w:bCs/>
            <w:color w:val="F96A1B" w:themeColor="accent2"/>
            <w:kern w:val="28"/>
            <w:sz w:val="36"/>
            <w:szCs w:val="36"/>
            <w:shd w:val="clear" w:color="auto" w:fill="FFFFFF"/>
            <w:lang w:val="en-US"/>
            <w:rPrChange w:id="761" w:author="Bertorelli, Yvonne A" w:date="2021-11-02T14:24:00Z">
              <w:rPr>
                <w:rFonts w:cs="Arial"/>
                <w:color w:val="0070C0"/>
                <w:sz w:val="21"/>
                <w:szCs w:val="21"/>
                <w:shd w:val="clear" w:color="auto" w:fill="FFFFFF"/>
              </w:rPr>
            </w:rPrChange>
          </w:rPr>
          <w:delText>All weekends</w:delText>
        </w:r>
      </w:del>
      <w:ins w:id="762" w:author="Bertorelli, Yvonne A" w:date="2021-11-02T14:24:00Z">
        <w:del w:id="763" w:author="Villaverde, Alfredo" w:date="2022-03-10T13:13:00Z">
          <w:r w:rsidR="006E6617" w:rsidRPr="006E6617" w:rsidDel="00F44063">
            <w:rPr>
              <w:rFonts w:eastAsia="Times New Roman"/>
              <w:b/>
              <w:bCs/>
              <w:color w:val="F96A1B" w:themeColor="accent2"/>
              <w:kern w:val="28"/>
              <w:sz w:val="36"/>
              <w:szCs w:val="36"/>
              <w:shd w:val="clear" w:color="auto" w:fill="FFFFFF"/>
              <w:lang w:val="en-US"/>
              <w:rPrChange w:id="764" w:author="Bertorelli, Yvonne A" w:date="2021-11-02T14:24:00Z">
                <w:rPr>
                  <w:rFonts w:cs="Arial"/>
                  <w:color w:val="0070C0"/>
                  <w:sz w:val="21"/>
                  <w:szCs w:val="21"/>
                  <w:shd w:val="clear" w:color="auto" w:fill="FFFFFF"/>
                </w:rPr>
              </w:rPrChange>
            </w:rPr>
            <w:delText>Friday</w:delText>
          </w:r>
        </w:del>
      </w:ins>
      <w:del w:id="765" w:author="Villaverde, Alfredo" w:date="2022-03-10T13:13:00Z">
        <w:r w:rsidRPr="006E6617" w:rsidDel="00F44063">
          <w:rPr>
            <w:rFonts w:eastAsia="Times New Roman"/>
            <w:b/>
            <w:bCs/>
            <w:color w:val="F96A1B" w:themeColor="accent2"/>
            <w:kern w:val="28"/>
            <w:sz w:val="36"/>
            <w:szCs w:val="36"/>
            <w:shd w:val="clear" w:color="auto" w:fill="FFFFFF"/>
            <w:lang w:val="en-US"/>
            <w:rPrChange w:id="766" w:author="Bertorelli, Yvonne A" w:date="2021-11-02T14:24:00Z">
              <w:rPr>
                <w:rFonts w:cs="Arial"/>
                <w:color w:val="0070C0"/>
                <w:sz w:val="21"/>
                <w:szCs w:val="21"/>
                <w:shd w:val="clear" w:color="auto" w:fill="FFFFFF"/>
              </w:rPr>
            </w:rPrChange>
          </w:rPr>
          <w:delText>, Saturday</w:delText>
        </w:r>
      </w:del>
      <w:ins w:id="767" w:author="Bertorelli, Yvonne A" w:date="2021-11-02T14:24:00Z">
        <w:del w:id="768" w:author="Villaverde, Alfredo" w:date="2022-03-10T13:13:00Z">
          <w:r w:rsidR="006E6617" w:rsidRPr="006E6617" w:rsidDel="00F44063">
            <w:rPr>
              <w:b/>
              <w:bCs/>
              <w:shd w:val="clear" w:color="auto" w:fill="FFFFFF"/>
            </w:rPr>
            <w:delText>Saturday,</w:delText>
          </w:r>
        </w:del>
      </w:ins>
      <w:del w:id="769" w:author="Villaverde, Alfredo" w:date="2022-03-10T13:13:00Z">
        <w:r w:rsidRPr="006E6617" w:rsidDel="00F44063">
          <w:rPr>
            <w:rFonts w:eastAsia="Times New Roman"/>
            <w:b/>
            <w:bCs/>
            <w:color w:val="F96A1B" w:themeColor="accent2"/>
            <w:kern w:val="28"/>
            <w:sz w:val="36"/>
            <w:szCs w:val="36"/>
            <w:shd w:val="clear" w:color="auto" w:fill="FFFFFF"/>
            <w:lang w:val="en-US"/>
            <w:rPrChange w:id="770" w:author="Bertorelli, Yvonne A" w:date="2021-11-02T14:24:00Z">
              <w:rPr>
                <w:rFonts w:cs="Arial"/>
                <w:color w:val="0070C0"/>
                <w:sz w:val="21"/>
                <w:szCs w:val="21"/>
                <w:shd w:val="clear" w:color="auto" w:fill="FFFFFF"/>
              </w:rPr>
            </w:rPrChange>
          </w:rPr>
          <w:delText xml:space="preserve"> and Sunday, will be considered non-shipping days</w:delText>
        </w:r>
        <w:r w:rsidDel="00F44063">
          <w:rPr>
            <w:shd w:val="clear" w:color="auto" w:fill="FFFFFF"/>
          </w:rPr>
          <w:delText xml:space="preserve">.  Additionally, the calendar will contain the Default Lead Days and the Cut-Off time.  While TransnetYX will only offer one shipping method for US orders, we will need these two additional parameters to drive the available shipping dates. </w:delText>
        </w:r>
        <w:bookmarkStart w:id="771" w:name="_Toc97814032"/>
        <w:bookmarkStart w:id="772" w:name="_Toc97814791"/>
        <w:bookmarkStart w:id="773" w:name="_Toc97815043"/>
        <w:bookmarkStart w:id="774" w:name="_Toc97815174"/>
        <w:bookmarkStart w:id="775" w:name="_Toc97816038"/>
        <w:bookmarkStart w:id="776" w:name="_Toc97816627"/>
        <w:bookmarkStart w:id="777" w:name="_Toc103766387"/>
        <w:bookmarkStart w:id="778" w:name="_Toc103766466"/>
        <w:bookmarkStart w:id="779" w:name="_Toc103768485"/>
        <w:bookmarkStart w:id="780" w:name="_Toc103768564"/>
        <w:bookmarkStart w:id="781" w:name="_Toc103768643"/>
        <w:bookmarkStart w:id="782" w:name="_Toc103768722"/>
        <w:bookmarkStart w:id="783" w:name="_Toc103768816"/>
        <w:bookmarkStart w:id="784" w:name="_Toc103768974"/>
        <w:bookmarkStart w:id="785" w:name="_Toc103769053"/>
        <w:bookmarkStart w:id="786" w:name="_Toc103769132"/>
        <w:bookmarkStart w:id="787" w:name="_Toc103769211"/>
        <w:bookmarkStart w:id="788" w:name="_Toc103769290"/>
        <w:bookmarkStart w:id="789" w:name="_Toc103769384"/>
        <w:bookmarkStart w:id="790" w:name="_Toc103769463"/>
        <w:bookmarkStart w:id="791" w:name="_Toc103769542"/>
        <w:bookmarkStart w:id="792" w:name="_Toc103769622"/>
        <w:bookmarkStart w:id="793" w:name="_Toc103769698"/>
        <w:bookmarkStart w:id="794" w:name="_Toc103769773"/>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del>
    </w:p>
    <w:p w14:paraId="3038EBB9" w14:textId="658B0E49" w:rsidR="00206C57" w:rsidDel="00F44063" w:rsidRDefault="00206C57">
      <w:pPr>
        <w:pStyle w:val="ListParagraph"/>
        <w:rPr>
          <w:del w:id="795" w:author="Villaverde, Alfredo" w:date="2022-03-10T13:13:00Z"/>
          <w:shd w:val="clear" w:color="auto" w:fill="FFFFFF"/>
        </w:rPr>
        <w:pPrChange w:id="796" w:author="Alain Komin" w:date="2022-08-29T15:25:00Z">
          <w:pPr/>
        </w:pPrChange>
      </w:pPr>
      <w:del w:id="797" w:author="Villaverde, Alfredo" w:date="2022-03-10T13:13:00Z">
        <w:r w:rsidDel="00F44063">
          <w:rPr>
            <w:shd w:val="clear" w:color="auto" w:fill="FFFFFF"/>
          </w:rPr>
          <w:delText>The configuration record will drive the following logic when the customer is checking out on the site:</w:delText>
        </w:r>
        <w:bookmarkStart w:id="798" w:name="_Toc97814033"/>
        <w:bookmarkStart w:id="799" w:name="_Toc97814792"/>
        <w:bookmarkStart w:id="800" w:name="_Toc97815044"/>
        <w:bookmarkStart w:id="801" w:name="_Toc97815175"/>
        <w:bookmarkStart w:id="802" w:name="_Toc97816039"/>
        <w:bookmarkStart w:id="803" w:name="_Toc97816628"/>
        <w:bookmarkStart w:id="804" w:name="_Toc103766388"/>
        <w:bookmarkStart w:id="805" w:name="_Toc103766467"/>
        <w:bookmarkStart w:id="806" w:name="_Toc103768486"/>
        <w:bookmarkStart w:id="807" w:name="_Toc103768565"/>
        <w:bookmarkStart w:id="808" w:name="_Toc103768644"/>
        <w:bookmarkStart w:id="809" w:name="_Toc103768723"/>
        <w:bookmarkStart w:id="810" w:name="_Toc103768817"/>
        <w:bookmarkStart w:id="811" w:name="_Toc103768975"/>
        <w:bookmarkStart w:id="812" w:name="_Toc103769054"/>
        <w:bookmarkStart w:id="813" w:name="_Toc103769133"/>
        <w:bookmarkStart w:id="814" w:name="_Toc103769212"/>
        <w:bookmarkStart w:id="815" w:name="_Toc103769291"/>
        <w:bookmarkStart w:id="816" w:name="_Toc103769385"/>
        <w:bookmarkStart w:id="817" w:name="_Toc103769464"/>
        <w:bookmarkStart w:id="818" w:name="_Toc103769543"/>
        <w:bookmarkStart w:id="819" w:name="_Toc103769623"/>
        <w:bookmarkStart w:id="820" w:name="_Toc103769699"/>
        <w:bookmarkStart w:id="821" w:name="_Toc103769774"/>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del>
    </w:p>
    <w:p w14:paraId="3363FF93" w14:textId="5110D1A7" w:rsidR="00206C57" w:rsidRPr="00603846" w:rsidDel="00F44063" w:rsidRDefault="00206C57">
      <w:pPr>
        <w:pStyle w:val="ListParagraph"/>
        <w:rPr>
          <w:del w:id="822" w:author="Villaverde, Alfredo" w:date="2022-03-10T13:13:00Z"/>
        </w:rPr>
        <w:pPrChange w:id="823" w:author="Alain Komin" w:date="2022-08-29T15:25:00Z">
          <w:pPr>
            <w:pStyle w:val="ListParagraph"/>
            <w:numPr>
              <w:numId w:val="8"/>
            </w:numPr>
            <w:ind w:left="720" w:hanging="360"/>
          </w:pPr>
        </w:pPrChange>
      </w:pPr>
      <w:del w:id="824" w:author="Villaverde, Alfredo" w:date="2022-03-10T13:13:00Z">
        <w:r w:rsidRPr="00603846" w:rsidDel="00F44063">
          <w:delText>The date/time of the week the customer is placing their order.</w:delText>
        </w:r>
        <w:bookmarkStart w:id="825" w:name="_Toc97814034"/>
        <w:bookmarkStart w:id="826" w:name="_Toc97814793"/>
        <w:bookmarkStart w:id="827" w:name="_Toc97815045"/>
        <w:bookmarkStart w:id="828" w:name="_Toc97815176"/>
        <w:bookmarkStart w:id="829" w:name="_Toc97816040"/>
        <w:bookmarkStart w:id="830" w:name="_Toc97816629"/>
        <w:bookmarkStart w:id="831" w:name="_Toc103766389"/>
        <w:bookmarkStart w:id="832" w:name="_Toc103766468"/>
        <w:bookmarkStart w:id="833" w:name="_Toc103768487"/>
        <w:bookmarkStart w:id="834" w:name="_Toc103768566"/>
        <w:bookmarkStart w:id="835" w:name="_Toc103768645"/>
        <w:bookmarkStart w:id="836" w:name="_Toc103768724"/>
        <w:bookmarkStart w:id="837" w:name="_Toc103768818"/>
        <w:bookmarkStart w:id="838" w:name="_Toc103768976"/>
        <w:bookmarkStart w:id="839" w:name="_Toc103769055"/>
        <w:bookmarkStart w:id="840" w:name="_Toc103769134"/>
        <w:bookmarkStart w:id="841" w:name="_Toc103769213"/>
        <w:bookmarkStart w:id="842" w:name="_Toc103769292"/>
        <w:bookmarkStart w:id="843" w:name="_Toc103769386"/>
        <w:bookmarkStart w:id="844" w:name="_Toc103769465"/>
        <w:bookmarkStart w:id="845" w:name="_Toc103769544"/>
        <w:bookmarkStart w:id="846" w:name="_Toc103769624"/>
        <w:bookmarkStart w:id="847" w:name="_Toc103769700"/>
        <w:bookmarkStart w:id="848" w:name="_Toc103769775"/>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del>
    </w:p>
    <w:p w14:paraId="1E508BE3" w14:textId="177B5C34" w:rsidR="00206C57" w:rsidRPr="00603846" w:rsidDel="00F44063" w:rsidRDefault="00206C57">
      <w:pPr>
        <w:pStyle w:val="ListParagraph"/>
        <w:rPr>
          <w:del w:id="849" w:author="Villaverde, Alfredo" w:date="2022-03-10T13:13:00Z"/>
        </w:rPr>
        <w:pPrChange w:id="850" w:author="Alain Komin" w:date="2022-08-29T15:25:00Z">
          <w:pPr>
            <w:pStyle w:val="ListParagraph"/>
            <w:numPr>
              <w:ilvl w:val="1"/>
              <w:numId w:val="8"/>
            </w:numPr>
            <w:ind w:left="1440" w:hanging="360"/>
          </w:pPr>
        </w:pPrChange>
      </w:pPr>
      <w:del w:id="851" w:author="Villaverde, Alfredo" w:date="2022-03-10T13:13:00Z">
        <w:r w:rsidRPr="00603846" w:rsidDel="00F44063">
          <w:delText>Is that date/time before or after the cut-off time in the site configuration record.</w:delText>
        </w:r>
        <w:bookmarkStart w:id="852" w:name="_Toc97814035"/>
        <w:bookmarkStart w:id="853" w:name="_Toc97814794"/>
        <w:bookmarkStart w:id="854" w:name="_Toc97815046"/>
        <w:bookmarkStart w:id="855" w:name="_Toc97815177"/>
        <w:bookmarkStart w:id="856" w:name="_Toc97816041"/>
        <w:bookmarkStart w:id="857" w:name="_Toc97816630"/>
        <w:bookmarkStart w:id="858" w:name="_Toc103766390"/>
        <w:bookmarkStart w:id="859" w:name="_Toc103766469"/>
        <w:bookmarkStart w:id="860" w:name="_Toc103768488"/>
        <w:bookmarkStart w:id="861" w:name="_Toc103768567"/>
        <w:bookmarkStart w:id="862" w:name="_Toc103768646"/>
        <w:bookmarkStart w:id="863" w:name="_Toc103768725"/>
        <w:bookmarkStart w:id="864" w:name="_Toc103768819"/>
        <w:bookmarkStart w:id="865" w:name="_Toc103768977"/>
        <w:bookmarkStart w:id="866" w:name="_Toc103769056"/>
        <w:bookmarkStart w:id="867" w:name="_Toc103769135"/>
        <w:bookmarkStart w:id="868" w:name="_Toc103769214"/>
        <w:bookmarkStart w:id="869" w:name="_Toc103769293"/>
        <w:bookmarkStart w:id="870" w:name="_Toc103769387"/>
        <w:bookmarkStart w:id="871" w:name="_Toc103769466"/>
        <w:bookmarkStart w:id="872" w:name="_Toc103769545"/>
        <w:bookmarkStart w:id="873" w:name="_Toc103769625"/>
        <w:bookmarkStart w:id="874" w:name="_Toc103769701"/>
        <w:bookmarkStart w:id="875" w:name="_Toc103769776"/>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del>
    </w:p>
    <w:p w14:paraId="13134302" w14:textId="6E017C94" w:rsidR="00206C57" w:rsidRPr="00603846" w:rsidDel="00F44063" w:rsidRDefault="00206C57">
      <w:pPr>
        <w:pStyle w:val="ListParagraph"/>
        <w:rPr>
          <w:del w:id="876" w:author="Villaverde, Alfredo" w:date="2022-03-10T13:13:00Z"/>
        </w:rPr>
        <w:pPrChange w:id="877" w:author="Alain Komin" w:date="2022-08-29T15:25:00Z">
          <w:pPr>
            <w:pStyle w:val="ListParagraph"/>
            <w:numPr>
              <w:ilvl w:val="1"/>
              <w:numId w:val="8"/>
            </w:numPr>
            <w:ind w:left="1440" w:hanging="360"/>
          </w:pPr>
        </w:pPrChange>
      </w:pPr>
      <w:del w:id="878" w:author="Villaverde, Alfredo" w:date="2022-03-10T13:13:00Z">
        <w:r w:rsidRPr="00603846" w:rsidDel="00F44063">
          <w:delText>Is that a working date and not one that is excluded in the site configuration record.</w:delText>
        </w:r>
        <w:bookmarkStart w:id="879" w:name="_Toc97814036"/>
        <w:bookmarkStart w:id="880" w:name="_Toc97814795"/>
        <w:bookmarkStart w:id="881" w:name="_Toc97815047"/>
        <w:bookmarkStart w:id="882" w:name="_Toc97815178"/>
        <w:bookmarkStart w:id="883" w:name="_Toc97816042"/>
        <w:bookmarkStart w:id="884" w:name="_Toc97816631"/>
        <w:bookmarkStart w:id="885" w:name="_Toc103766391"/>
        <w:bookmarkStart w:id="886" w:name="_Toc103766470"/>
        <w:bookmarkStart w:id="887" w:name="_Toc103768489"/>
        <w:bookmarkStart w:id="888" w:name="_Toc103768568"/>
        <w:bookmarkStart w:id="889" w:name="_Toc103768647"/>
        <w:bookmarkStart w:id="890" w:name="_Toc103768726"/>
        <w:bookmarkStart w:id="891" w:name="_Toc103768820"/>
        <w:bookmarkStart w:id="892" w:name="_Toc103768978"/>
        <w:bookmarkStart w:id="893" w:name="_Toc103769057"/>
        <w:bookmarkStart w:id="894" w:name="_Toc103769136"/>
        <w:bookmarkStart w:id="895" w:name="_Toc103769215"/>
        <w:bookmarkStart w:id="896" w:name="_Toc103769294"/>
        <w:bookmarkStart w:id="897" w:name="_Toc103769388"/>
        <w:bookmarkStart w:id="898" w:name="_Toc103769467"/>
        <w:bookmarkStart w:id="899" w:name="_Toc103769546"/>
        <w:bookmarkStart w:id="900" w:name="_Toc103769626"/>
        <w:bookmarkStart w:id="901" w:name="_Toc103769702"/>
        <w:bookmarkStart w:id="902" w:name="_Toc103769777"/>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del>
    </w:p>
    <w:p w14:paraId="64FE5866" w14:textId="2D28E040" w:rsidR="00206C57" w:rsidDel="00F44063" w:rsidRDefault="00206C57">
      <w:pPr>
        <w:pStyle w:val="ListParagraph"/>
        <w:rPr>
          <w:del w:id="903" w:author="Villaverde, Alfredo" w:date="2022-03-10T13:13:00Z"/>
        </w:rPr>
        <w:pPrChange w:id="904" w:author="Alain Komin" w:date="2022-08-29T15:25:00Z">
          <w:pPr>
            <w:pStyle w:val="ListParagraph"/>
            <w:numPr>
              <w:numId w:val="8"/>
            </w:numPr>
            <w:ind w:left="720" w:hanging="360"/>
          </w:pPr>
        </w:pPrChange>
      </w:pPr>
      <w:del w:id="905" w:author="Villaverde, Alfredo" w:date="2022-03-10T13:13:00Z">
        <w:r w:rsidRPr="00603846" w:rsidDel="00F44063">
          <w:delText xml:space="preserve">The lead-time </w:delText>
        </w:r>
        <w:r w:rsidDel="00F44063">
          <w:delText xml:space="preserve">in the configuration record. </w:delText>
        </w:r>
        <w:bookmarkStart w:id="906" w:name="_Toc97814037"/>
        <w:bookmarkStart w:id="907" w:name="_Toc97814796"/>
        <w:bookmarkStart w:id="908" w:name="_Toc97815048"/>
        <w:bookmarkStart w:id="909" w:name="_Toc97815179"/>
        <w:bookmarkStart w:id="910" w:name="_Toc97816043"/>
        <w:bookmarkStart w:id="911" w:name="_Toc97816632"/>
        <w:bookmarkStart w:id="912" w:name="_Toc103766392"/>
        <w:bookmarkStart w:id="913" w:name="_Toc103766471"/>
        <w:bookmarkStart w:id="914" w:name="_Toc103768490"/>
        <w:bookmarkStart w:id="915" w:name="_Toc103768569"/>
        <w:bookmarkStart w:id="916" w:name="_Toc103768648"/>
        <w:bookmarkStart w:id="917" w:name="_Toc103768727"/>
        <w:bookmarkStart w:id="918" w:name="_Toc103768821"/>
        <w:bookmarkStart w:id="919" w:name="_Toc103768979"/>
        <w:bookmarkStart w:id="920" w:name="_Toc103769058"/>
        <w:bookmarkStart w:id="921" w:name="_Toc103769137"/>
        <w:bookmarkStart w:id="922" w:name="_Toc103769216"/>
        <w:bookmarkStart w:id="923" w:name="_Toc103769295"/>
        <w:bookmarkStart w:id="924" w:name="_Toc103769389"/>
        <w:bookmarkStart w:id="925" w:name="_Toc103769468"/>
        <w:bookmarkStart w:id="926" w:name="_Toc103769547"/>
        <w:bookmarkStart w:id="927" w:name="_Toc103769627"/>
        <w:bookmarkStart w:id="928" w:name="_Toc103769703"/>
        <w:bookmarkStart w:id="929" w:name="_Toc103769778"/>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del>
    </w:p>
    <w:p w14:paraId="0B26C738" w14:textId="142FB12C" w:rsidR="00206C57" w:rsidRPr="00206C57" w:rsidDel="00F44063" w:rsidRDefault="00206C57">
      <w:pPr>
        <w:pStyle w:val="ListParagraph"/>
        <w:rPr>
          <w:del w:id="930" w:author="Villaverde, Alfredo" w:date="2022-03-10T13:13:00Z"/>
          <w:b/>
          <w:bCs/>
          <w:u w:val="single"/>
        </w:rPr>
        <w:pPrChange w:id="931" w:author="Alain Komin" w:date="2022-08-29T15:25:00Z">
          <w:pPr>
            <w:ind w:left="360"/>
          </w:pPr>
        </w:pPrChange>
      </w:pPr>
      <w:bookmarkStart w:id="932" w:name="_Toc97814038"/>
      <w:bookmarkStart w:id="933" w:name="_Toc97814797"/>
      <w:bookmarkStart w:id="934" w:name="_Toc97815049"/>
      <w:bookmarkStart w:id="935" w:name="_Toc97815180"/>
      <w:bookmarkStart w:id="936" w:name="_Toc97816044"/>
      <w:bookmarkStart w:id="937" w:name="_Toc97816633"/>
      <w:bookmarkStart w:id="938" w:name="_Toc103766393"/>
      <w:bookmarkStart w:id="939" w:name="_Toc103766472"/>
      <w:bookmarkStart w:id="940" w:name="_Toc103768491"/>
      <w:bookmarkStart w:id="941" w:name="_Toc103768570"/>
      <w:bookmarkStart w:id="942" w:name="_Toc103768649"/>
      <w:bookmarkStart w:id="943" w:name="_Toc103768728"/>
      <w:bookmarkStart w:id="944" w:name="_Toc103768822"/>
      <w:bookmarkStart w:id="945" w:name="_Toc103768980"/>
      <w:bookmarkStart w:id="946" w:name="_Toc103769059"/>
      <w:bookmarkStart w:id="947" w:name="_Toc103769138"/>
      <w:bookmarkStart w:id="948" w:name="_Toc103769217"/>
      <w:bookmarkStart w:id="949" w:name="_Toc103769296"/>
      <w:bookmarkStart w:id="950" w:name="_Toc103769390"/>
      <w:bookmarkStart w:id="951" w:name="_Toc103769469"/>
      <w:bookmarkStart w:id="952" w:name="_Toc103769548"/>
      <w:bookmarkStart w:id="953" w:name="_Toc103769628"/>
      <w:bookmarkStart w:id="954" w:name="_Toc103769704"/>
      <w:bookmarkStart w:id="955" w:name="_Toc103769779"/>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p>
    <w:p w14:paraId="4D3CA88F" w14:textId="6EBA7D82" w:rsidR="00206C57" w:rsidRPr="00206C57" w:rsidDel="00F44063" w:rsidRDefault="00206C57">
      <w:pPr>
        <w:pStyle w:val="ListParagraph"/>
        <w:rPr>
          <w:del w:id="956" w:author="Villaverde, Alfredo" w:date="2022-03-10T13:13:00Z"/>
          <w:b/>
          <w:bCs/>
          <w:u w:val="single"/>
        </w:rPr>
        <w:pPrChange w:id="957" w:author="Alain Komin" w:date="2022-08-29T15:25:00Z">
          <w:pPr>
            <w:ind w:left="360"/>
          </w:pPr>
        </w:pPrChange>
      </w:pPr>
      <w:del w:id="958" w:author="Villaverde, Alfredo" w:date="2022-03-10T13:13:00Z">
        <w:r w:rsidRPr="00206C57" w:rsidDel="00F44063">
          <w:rPr>
            <w:b/>
            <w:bCs/>
            <w:u w:val="single"/>
          </w:rPr>
          <w:delText xml:space="preserve">Example of Site configuration record: </w:delText>
        </w:r>
        <w:bookmarkStart w:id="959" w:name="_Toc97814039"/>
        <w:bookmarkStart w:id="960" w:name="_Toc97814798"/>
        <w:bookmarkStart w:id="961" w:name="_Toc97815050"/>
        <w:bookmarkStart w:id="962" w:name="_Toc97815181"/>
        <w:bookmarkStart w:id="963" w:name="_Toc97816045"/>
        <w:bookmarkStart w:id="964" w:name="_Toc97816634"/>
        <w:bookmarkStart w:id="965" w:name="_Toc103766394"/>
        <w:bookmarkStart w:id="966" w:name="_Toc103766473"/>
        <w:bookmarkStart w:id="967" w:name="_Toc103768492"/>
        <w:bookmarkStart w:id="968" w:name="_Toc103768571"/>
        <w:bookmarkStart w:id="969" w:name="_Toc103768650"/>
        <w:bookmarkStart w:id="970" w:name="_Toc103768729"/>
        <w:bookmarkStart w:id="971" w:name="_Toc103768823"/>
        <w:bookmarkStart w:id="972" w:name="_Toc103768981"/>
        <w:bookmarkStart w:id="973" w:name="_Toc103769060"/>
        <w:bookmarkStart w:id="974" w:name="_Toc103769139"/>
        <w:bookmarkStart w:id="975" w:name="_Toc103769218"/>
        <w:bookmarkStart w:id="976" w:name="_Toc103769297"/>
        <w:bookmarkStart w:id="977" w:name="_Toc103769391"/>
        <w:bookmarkStart w:id="978" w:name="_Toc103769470"/>
        <w:bookmarkStart w:id="979" w:name="_Toc103769549"/>
        <w:bookmarkStart w:id="980" w:name="_Toc103769629"/>
        <w:bookmarkStart w:id="981" w:name="_Toc103769705"/>
        <w:bookmarkStart w:id="982" w:name="_Toc103769780"/>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del>
    </w:p>
    <w:p w14:paraId="2B1B619F" w14:textId="1346991C" w:rsidR="00206C57" w:rsidRPr="00206C57" w:rsidDel="00F44063" w:rsidRDefault="00206C57">
      <w:pPr>
        <w:pStyle w:val="ListParagraph"/>
        <w:rPr>
          <w:del w:id="983" w:author="Villaverde, Alfredo" w:date="2022-03-10T13:13:00Z"/>
        </w:rPr>
        <w:pPrChange w:id="984" w:author="Alain Komin" w:date="2022-08-29T15:25:00Z">
          <w:pPr>
            <w:ind w:left="360"/>
          </w:pPr>
        </w:pPrChange>
      </w:pPr>
      <w:del w:id="985" w:author="Villaverde, Alfredo" w:date="2022-03-10T13:13:00Z">
        <w:r w:rsidRPr="00206C57" w:rsidDel="00F44063">
          <w:delText xml:space="preserve">The screen shot below is an example of what the configuration record will look like.  You will have the ability to change the “Default Lead Time”; this is the number in days and will only support whole numbers. Cut-Off Time, in 24 hours’ time format – 7 = 7AM while 19 = 7PM. Days to be Excluded; this will be any day Monday – Friday </w:delText>
        </w:r>
      </w:del>
      <w:ins w:id="986" w:author="Bertorelli, Yvonne A" w:date="2021-11-02T14:25:00Z">
        <w:del w:id="987" w:author="Villaverde, Alfredo" w:date="2022-03-10T13:13:00Z">
          <w:r w:rsidR="006E6617" w:rsidDel="00F44063">
            <w:delText>Thursday</w:delText>
          </w:r>
          <w:r w:rsidR="006E6617" w:rsidRPr="00206C57" w:rsidDel="00F44063">
            <w:delText xml:space="preserve"> </w:delText>
          </w:r>
        </w:del>
      </w:ins>
      <w:del w:id="988" w:author="Villaverde, Alfredo" w:date="2022-03-10T13:13:00Z">
        <w:r w:rsidRPr="00206C57" w:rsidDel="00F44063">
          <w:delText xml:space="preserve">as </w:delText>
        </w:r>
      </w:del>
      <w:ins w:id="989" w:author="Bertorelli, Yvonne A" w:date="2021-11-02T14:25:00Z">
        <w:del w:id="990" w:author="Villaverde, Alfredo" w:date="2022-03-10T13:13:00Z">
          <w:r w:rsidR="006E6617" w:rsidDel="00F44063">
            <w:delText xml:space="preserve">Friday, </w:delText>
          </w:r>
        </w:del>
      </w:ins>
      <w:del w:id="991" w:author="Villaverde, Alfredo" w:date="2022-03-10T13:13:00Z">
        <w:r w:rsidRPr="00206C57" w:rsidDel="00F44063">
          <w:delText>Saturday and Sunday will be excluded by default.</w:delText>
        </w:r>
        <w:bookmarkStart w:id="992" w:name="_Toc97814040"/>
        <w:bookmarkStart w:id="993" w:name="_Toc97814799"/>
        <w:bookmarkStart w:id="994" w:name="_Toc97815051"/>
        <w:bookmarkStart w:id="995" w:name="_Toc97815182"/>
        <w:bookmarkStart w:id="996" w:name="_Toc97816046"/>
        <w:bookmarkStart w:id="997" w:name="_Toc97816635"/>
        <w:bookmarkStart w:id="998" w:name="_Toc103766395"/>
        <w:bookmarkStart w:id="999" w:name="_Toc103766474"/>
        <w:bookmarkStart w:id="1000" w:name="_Toc103768493"/>
        <w:bookmarkStart w:id="1001" w:name="_Toc103768572"/>
        <w:bookmarkStart w:id="1002" w:name="_Toc103768651"/>
        <w:bookmarkStart w:id="1003" w:name="_Toc103768730"/>
        <w:bookmarkStart w:id="1004" w:name="_Toc103768824"/>
        <w:bookmarkStart w:id="1005" w:name="_Toc103768982"/>
        <w:bookmarkStart w:id="1006" w:name="_Toc103769061"/>
        <w:bookmarkStart w:id="1007" w:name="_Toc103769140"/>
        <w:bookmarkStart w:id="1008" w:name="_Toc103769219"/>
        <w:bookmarkStart w:id="1009" w:name="_Toc103769298"/>
        <w:bookmarkStart w:id="1010" w:name="_Toc103769392"/>
        <w:bookmarkStart w:id="1011" w:name="_Toc103769471"/>
        <w:bookmarkStart w:id="1012" w:name="_Toc103769550"/>
        <w:bookmarkStart w:id="1013" w:name="_Toc103769630"/>
        <w:bookmarkStart w:id="1014" w:name="_Toc103769706"/>
        <w:bookmarkStart w:id="1015" w:name="_Toc10376978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del>
    </w:p>
    <w:p w14:paraId="44012BFA" w14:textId="1F09E2A4" w:rsidR="00206C57" w:rsidDel="00F44063" w:rsidRDefault="00206C57">
      <w:pPr>
        <w:pStyle w:val="ListParagraph"/>
        <w:rPr>
          <w:del w:id="1016" w:author="Villaverde, Alfredo" w:date="2022-03-10T13:13:00Z"/>
        </w:rPr>
        <w:pPrChange w:id="1017" w:author="Alain Komin" w:date="2022-08-29T15:25:00Z">
          <w:pPr/>
        </w:pPrChange>
      </w:pPr>
      <w:del w:id="1018" w:author="Villaverde, Alfredo" w:date="2022-03-10T13:13:00Z">
        <w:r w:rsidDel="00F44063">
          <w:rPr>
            <w:rFonts w:eastAsia="Times New Roman"/>
            <w:noProof/>
            <w:color w:val="F96A1B" w:themeColor="accent2"/>
            <w:kern w:val="28"/>
            <w:sz w:val="36"/>
            <w:szCs w:val="36"/>
            <w:lang w:val="en-US"/>
          </w:rPr>
          <w:drawing>
            <wp:inline distT="0" distB="0" distL="0" distR="0" wp14:anchorId="714239F1" wp14:editId="05D282A1">
              <wp:extent cx="6583680" cy="2080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2080895"/>
                      </a:xfrm>
                      <a:prstGeom prst="rect">
                        <a:avLst/>
                      </a:prstGeom>
                    </pic:spPr>
                  </pic:pic>
                </a:graphicData>
              </a:graphic>
            </wp:inline>
          </w:drawing>
        </w:r>
        <w:bookmarkStart w:id="1019" w:name="_Toc97814041"/>
        <w:bookmarkStart w:id="1020" w:name="_Toc97814800"/>
        <w:bookmarkStart w:id="1021" w:name="_Toc97815052"/>
        <w:bookmarkStart w:id="1022" w:name="_Toc97815183"/>
        <w:bookmarkStart w:id="1023" w:name="_Toc97816047"/>
        <w:bookmarkStart w:id="1024" w:name="_Toc97816636"/>
        <w:bookmarkStart w:id="1025" w:name="_Toc103766396"/>
        <w:bookmarkStart w:id="1026" w:name="_Toc103766475"/>
        <w:bookmarkStart w:id="1027" w:name="_Toc103768494"/>
        <w:bookmarkStart w:id="1028" w:name="_Toc103768573"/>
        <w:bookmarkStart w:id="1029" w:name="_Toc103768652"/>
        <w:bookmarkStart w:id="1030" w:name="_Toc103768731"/>
        <w:bookmarkStart w:id="1031" w:name="_Toc103768825"/>
        <w:bookmarkStart w:id="1032" w:name="_Toc103768983"/>
        <w:bookmarkStart w:id="1033" w:name="_Toc103769062"/>
        <w:bookmarkStart w:id="1034" w:name="_Toc103769141"/>
        <w:bookmarkStart w:id="1035" w:name="_Toc103769220"/>
        <w:bookmarkStart w:id="1036" w:name="_Toc103769299"/>
        <w:bookmarkStart w:id="1037" w:name="_Toc103769393"/>
        <w:bookmarkStart w:id="1038" w:name="_Toc103769472"/>
        <w:bookmarkStart w:id="1039" w:name="_Toc103769551"/>
        <w:bookmarkStart w:id="1040" w:name="_Toc103769631"/>
        <w:bookmarkStart w:id="1041" w:name="_Toc103769707"/>
        <w:bookmarkStart w:id="1042" w:name="_Toc103769782"/>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del>
    </w:p>
    <w:p w14:paraId="48845442" w14:textId="59487B3C" w:rsidR="00206C57" w:rsidDel="00F44063" w:rsidRDefault="00206C57">
      <w:pPr>
        <w:pStyle w:val="ListParagraph"/>
        <w:rPr>
          <w:del w:id="1043" w:author="Villaverde, Alfredo" w:date="2022-03-10T13:13:00Z"/>
        </w:rPr>
        <w:pPrChange w:id="1044" w:author="Alain Komin" w:date="2022-08-29T15:25:00Z">
          <w:pPr/>
        </w:pPrChange>
      </w:pPr>
      <w:bookmarkStart w:id="1045" w:name="_Toc97814042"/>
      <w:bookmarkStart w:id="1046" w:name="_Toc97814801"/>
      <w:bookmarkStart w:id="1047" w:name="_Toc97815053"/>
      <w:bookmarkStart w:id="1048" w:name="_Toc97815184"/>
      <w:bookmarkStart w:id="1049" w:name="_Toc97816048"/>
      <w:bookmarkStart w:id="1050" w:name="_Toc97816637"/>
      <w:bookmarkStart w:id="1051" w:name="_Toc103766397"/>
      <w:bookmarkStart w:id="1052" w:name="_Toc103766476"/>
      <w:bookmarkStart w:id="1053" w:name="_Toc103768495"/>
      <w:bookmarkStart w:id="1054" w:name="_Toc103768574"/>
      <w:bookmarkStart w:id="1055" w:name="_Toc103768653"/>
      <w:bookmarkStart w:id="1056" w:name="_Toc103768732"/>
      <w:bookmarkStart w:id="1057" w:name="_Toc103768826"/>
      <w:bookmarkStart w:id="1058" w:name="_Toc103768984"/>
      <w:bookmarkStart w:id="1059" w:name="_Toc103769063"/>
      <w:bookmarkStart w:id="1060" w:name="_Toc103769142"/>
      <w:bookmarkStart w:id="1061" w:name="_Toc103769221"/>
      <w:bookmarkStart w:id="1062" w:name="_Toc103769300"/>
      <w:bookmarkStart w:id="1063" w:name="_Toc103769394"/>
      <w:bookmarkStart w:id="1064" w:name="_Toc103769473"/>
      <w:bookmarkStart w:id="1065" w:name="_Toc103769552"/>
      <w:bookmarkStart w:id="1066" w:name="_Toc103769632"/>
      <w:bookmarkStart w:id="1067" w:name="_Toc103769708"/>
      <w:bookmarkStart w:id="1068" w:name="_Toc103769783"/>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p w14:paraId="75F3D119" w14:textId="29C209E4" w:rsidR="00206C57" w:rsidRPr="00206C57" w:rsidDel="00F44063" w:rsidRDefault="00206C57">
      <w:pPr>
        <w:pStyle w:val="ListParagraph"/>
        <w:rPr>
          <w:del w:id="1069" w:author="Villaverde, Alfredo" w:date="2022-03-10T13:13:00Z"/>
        </w:rPr>
        <w:pPrChange w:id="1070" w:author="Alain Komin" w:date="2022-08-29T15:25:00Z">
          <w:pPr>
            <w:pStyle w:val="ListParagraph"/>
            <w:numPr>
              <w:numId w:val="9"/>
            </w:numPr>
            <w:ind w:left="720" w:hanging="360"/>
          </w:pPr>
        </w:pPrChange>
      </w:pPr>
      <w:del w:id="1071" w:author="Villaverde, Alfredo" w:date="2022-03-10T13:13:00Z">
        <w:r w:rsidRPr="00206C57" w:rsidDel="00F44063">
          <w:delText xml:space="preserve">This will be the default lead time for shipping days that appear on the calendar.  Since TransnetYX will be using Overnight shipping for launch, this will be set to 1. Please note; this </w:delText>
        </w:r>
        <w:r w:rsidDel="00F44063">
          <w:delText>m</w:delText>
        </w:r>
        <w:r w:rsidRPr="00206C57" w:rsidDel="00F44063">
          <w:delText>ust be in wh</w:delText>
        </w:r>
        <w:r w:rsidDel="00F44063">
          <w:delText>o</w:delText>
        </w:r>
        <w:r w:rsidRPr="00206C57" w:rsidDel="00F44063">
          <w:delText>le numbers.</w:delText>
        </w:r>
        <w:bookmarkStart w:id="1072" w:name="_Toc97814043"/>
        <w:bookmarkStart w:id="1073" w:name="_Toc97814802"/>
        <w:bookmarkStart w:id="1074" w:name="_Toc97815054"/>
        <w:bookmarkStart w:id="1075" w:name="_Toc97815185"/>
        <w:bookmarkStart w:id="1076" w:name="_Toc97816049"/>
        <w:bookmarkStart w:id="1077" w:name="_Toc97816638"/>
        <w:bookmarkStart w:id="1078" w:name="_Toc103766398"/>
        <w:bookmarkStart w:id="1079" w:name="_Toc103766477"/>
        <w:bookmarkStart w:id="1080" w:name="_Toc103768496"/>
        <w:bookmarkStart w:id="1081" w:name="_Toc103768575"/>
        <w:bookmarkStart w:id="1082" w:name="_Toc103768654"/>
        <w:bookmarkStart w:id="1083" w:name="_Toc103768733"/>
        <w:bookmarkStart w:id="1084" w:name="_Toc103768827"/>
        <w:bookmarkStart w:id="1085" w:name="_Toc103768985"/>
        <w:bookmarkStart w:id="1086" w:name="_Toc103769064"/>
        <w:bookmarkStart w:id="1087" w:name="_Toc103769143"/>
        <w:bookmarkStart w:id="1088" w:name="_Toc103769222"/>
        <w:bookmarkStart w:id="1089" w:name="_Toc103769301"/>
        <w:bookmarkStart w:id="1090" w:name="_Toc103769395"/>
        <w:bookmarkStart w:id="1091" w:name="_Toc103769474"/>
        <w:bookmarkStart w:id="1092" w:name="_Toc103769553"/>
        <w:bookmarkStart w:id="1093" w:name="_Toc103769633"/>
        <w:bookmarkStart w:id="1094" w:name="_Toc103769709"/>
        <w:bookmarkStart w:id="1095" w:name="_Toc103769784"/>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del>
    </w:p>
    <w:p w14:paraId="247DBFCA" w14:textId="75E64369" w:rsidR="00206C57" w:rsidDel="00F44063" w:rsidRDefault="00206C57">
      <w:pPr>
        <w:pStyle w:val="ListParagraph"/>
        <w:rPr>
          <w:del w:id="1096" w:author="Villaverde, Alfredo" w:date="2022-03-10T13:13:00Z"/>
        </w:rPr>
        <w:pPrChange w:id="1097" w:author="Alain Komin" w:date="2022-08-29T15:25:00Z">
          <w:pPr>
            <w:pStyle w:val="ListParagraph"/>
            <w:numPr>
              <w:numId w:val="9"/>
            </w:numPr>
            <w:ind w:left="720" w:hanging="360"/>
          </w:pPr>
        </w:pPrChange>
      </w:pPr>
      <w:del w:id="1098" w:author="Villaverde, Alfredo" w:date="2022-03-10T13:13:00Z">
        <w:r w:rsidRPr="00206C57" w:rsidDel="00F44063">
          <w:delText xml:space="preserve">The Cut-Off time is based on the server time in this case it is </w:delText>
        </w:r>
        <w:r w:rsidRPr="00A25A63" w:rsidDel="00F44063">
          <w:rPr>
            <w:rFonts w:eastAsia="Times New Roman"/>
            <w:b/>
            <w:bCs/>
            <w:color w:val="F96A1B" w:themeColor="accent2"/>
            <w:kern w:val="28"/>
            <w:sz w:val="36"/>
            <w:szCs w:val="36"/>
            <w:lang w:val="en-US"/>
            <w:rPrChange w:id="1099" w:author="Bertorelli, Yvonne A" w:date="2021-11-03T16:24:00Z">
              <w:rPr>
                <w:color w:val="0070C0"/>
              </w:rPr>
            </w:rPrChange>
          </w:rPr>
          <w:delText>Pacific Daylight Time</w:delText>
        </w:r>
        <w:r w:rsidRPr="00206C57" w:rsidDel="00F44063">
          <w:delText xml:space="preserve">.  The above example is 9 AM PDT which is 12 EST.  </w:delText>
        </w:r>
        <w:r w:rsidDel="00F44063">
          <w:delText>Please note;</w:delText>
        </w:r>
      </w:del>
      <w:ins w:id="1100" w:author="Bertorelli, Yvonne A" w:date="2021-11-03T16:24:00Z">
        <w:del w:id="1101" w:author="Villaverde, Alfredo" w:date="2022-03-10T13:13:00Z">
          <w:r w:rsidR="00A25A63" w:rsidDel="00F44063">
            <w:delText>note;</w:delText>
          </w:r>
        </w:del>
      </w:ins>
      <w:del w:id="1102" w:author="Villaverde, Alfredo" w:date="2022-03-10T13:13:00Z">
        <w:r w:rsidDel="00F44063">
          <w:delText xml:space="preserve"> this must be in the 24HR format.</w:delText>
        </w:r>
      </w:del>
      <w:ins w:id="1103" w:author="Bertorelli, Yvonne A" w:date="2021-11-03T16:26:00Z">
        <w:del w:id="1104" w:author="Villaverde, Alfredo" w:date="2022-03-10T13:13:00Z">
          <w:r w:rsidR="00A25A63" w:rsidDel="00F44063">
            <w:delText xml:space="preserve"> The text above the time field should read “CUT OFF TIME(HH-24HRS FORMAT</w:delText>
          </w:r>
        </w:del>
      </w:ins>
      <w:ins w:id="1105" w:author="Bertorelli, Yvonne A" w:date="2021-11-03T16:27:00Z">
        <w:del w:id="1106" w:author="Villaverde, Alfredo" w:date="2022-03-10T13:13:00Z">
          <w:r w:rsidR="00A25A63" w:rsidDel="00F44063">
            <w:delText>)(PDT).</w:delText>
          </w:r>
        </w:del>
      </w:ins>
      <w:bookmarkStart w:id="1107" w:name="_Toc97814044"/>
      <w:bookmarkStart w:id="1108" w:name="_Toc97814803"/>
      <w:bookmarkStart w:id="1109" w:name="_Toc97815055"/>
      <w:bookmarkStart w:id="1110" w:name="_Toc97815186"/>
      <w:bookmarkStart w:id="1111" w:name="_Toc97816050"/>
      <w:bookmarkStart w:id="1112" w:name="_Toc97816639"/>
      <w:bookmarkStart w:id="1113" w:name="_Toc103766399"/>
      <w:bookmarkStart w:id="1114" w:name="_Toc103766478"/>
      <w:bookmarkStart w:id="1115" w:name="_Toc103768497"/>
      <w:bookmarkStart w:id="1116" w:name="_Toc103768576"/>
      <w:bookmarkStart w:id="1117" w:name="_Toc103768655"/>
      <w:bookmarkStart w:id="1118" w:name="_Toc103768734"/>
      <w:bookmarkStart w:id="1119" w:name="_Toc103768828"/>
      <w:bookmarkStart w:id="1120" w:name="_Toc103768986"/>
      <w:bookmarkStart w:id="1121" w:name="_Toc103769065"/>
      <w:bookmarkStart w:id="1122" w:name="_Toc103769144"/>
      <w:bookmarkStart w:id="1123" w:name="_Toc103769223"/>
      <w:bookmarkStart w:id="1124" w:name="_Toc103769302"/>
      <w:bookmarkStart w:id="1125" w:name="_Toc103769396"/>
      <w:bookmarkStart w:id="1126" w:name="_Toc103769475"/>
      <w:bookmarkStart w:id="1127" w:name="_Toc103769554"/>
      <w:bookmarkStart w:id="1128" w:name="_Toc103769634"/>
      <w:bookmarkStart w:id="1129" w:name="_Toc103769710"/>
      <w:bookmarkStart w:id="1130" w:name="_Toc103769785"/>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p>
    <w:p w14:paraId="2162713A" w14:textId="7B0EE153" w:rsidR="00206C57" w:rsidRPr="00206C57" w:rsidDel="00F44063" w:rsidRDefault="00206C57">
      <w:pPr>
        <w:pStyle w:val="ListParagraph"/>
        <w:rPr>
          <w:del w:id="1131" w:author="Villaverde, Alfredo" w:date="2022-03-10T13:13:00Z"/>
        </w:rPr>
        <w:pPrChange w:id="1132" w:author="Alain Komin" w:date="2022-08-29T15:25:00Z">
          <w:pPr>
            <w:pStyle w:val="ListParagraph"/>
            <w:numPr>
              <w:numId w:val="9"/>
            </w:numPr>
            <w:ind w:left="720" w:hanging="360"/>
          </w:pPr>
        </w:pPrChange>
      </w:pPr>
      <w:del w:id="1133" w:author="Villaverde, Alfredo" w:date="2022-03-10T13:13:00Z">
        <w:r w:rsidRPr="00206C57" w:rsidDel="00F44063">
          <w:delText>The days you are closed or will not ship orders.  Please note; this date format must be MM-DD-YYYY.</w:delText>
        </w:r>
        <w:bookmarkStart w:id="1134" w:name="_Toc97814045"/>
        <w:bookmarkStart w:id="1135" w:name="_Toc97814804"/>
        <w:bookmarkStart w:id="1136" w:name="_Toc97815056"/>
        <w:bookmarkStart w:id="1137" w:name="_Toc97815187"/>
        <w:bookmarkStart w:id="1138" w:name="_Toc97816051"/>
        <w:bookmarkStart w:id="1139" w:name="_Toc97816640"/>
        <w:bookmarkStart w:id="1140" w:name="_Toc103766400"/>
        <w:bookmarkStart w:id="1141" w:name="_Toc103766479"/>
        <w:bookmarkStart w:id="1142" w:name="_Toc103768498"/>
        <w:bookmarkStart w:id="1143" w:name="_Toc103768577"/>
        <w:bookmarkStart w:id="1144" w:name="_Toc103768656"/>
        <w:bookmarkStart w:id="1145" w:name="_Toc103768735"/>
        <w:bookmarkStart w:id="1146" w:name="_Toc103768829"/>
        <w:bookmarkStart w:id="1147" w:name="_Toc103768987"/>
        <w:bookmarkStart w:id="1148" w:name="_Toc103769066"/>
        <w:bookmarkStart w:id="1149" w:name="_Toc103769145"/>
        <w:bookmarkStart w:id="1150" w:name="_Toc103769224"/>
        <w:bookmarkStart w:id="1151" w:name="_Toc103769303"/>
        <w:bookmarkStart w:id="1152" w:name="_Toc103769397"/>
        <w:bookmarkStart w:id="1153" w:name="_Toc103769476"/>
        <w:bookmarkStart w:id="1154" w:name="_Toc103769555"/>
        <w:bookmarkStart w:id="1155" w:name="_Toc103769635"/>
        <w:bookmarkStart w:id="1156" w:name="_Toc103769711"/>
        <w:bookmarkStart w:id="1157" w:name="_Toc103769786"/>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del>
    </w:p>
    <w:p w14:paraId="20C7FDE5" w14:textId="682179C9" w:rsidR="00206C57" w:rsidDel="00F44063" w:rsidRDefault="00206C57">
      <w:pPr>
        <w:pStyle w:val="ListParagraph"/>
        <w:rPr>
          <w:del w:id="1158" w:author="Villaverde, Alfredo" w:date="2022-03-10T13:13:00Z"/>
        </w:rPr>
        <w:pPrChange w:id="1159" w:author="Alain Komin" w:date="2022-08-29T15:25:00Z">
          <w:pPr/>
        </w:pPrChange>
      </w:pPr>
      <w:del w:id="1160" w:author="Villaverde, Alfredo" w:date="2022-03-10T13:13:00Z">
        <w:r w:rsidDel="00F44063">
          <w:delText>In addition to this</w:delText>
        </w:r>
        <w:r w:rsidR="00BA3A90" w:rsidDel="00F44063">
          <w:delText>,</w:delText>
        </w:r>
        <w:r w:rsidDel="00F44063">
          <w:delText xml:space="preserve"> two new fields will be added under </w:delText>
        </w:r>
        <w:r w:rsidRPr="00206C57" w:rsidDel="00F44063">
          <w:rPr>
            <w:b/>
            <w:bCs/>
          </w:rPr>
          <w:delText>Setup – Company – General Preferences – Custom Preferences.</w:delText>
        </w:r>
        <w:r w:rsidDel="00F44063">
          <w:delText xml:space="preserve">  This will allow the TransnetYX team to add the Shipping ID for the shipping option they want to use on the site along with the charge per shipment.  Currently, TransnetYX would like to use Overnight Shipping for all US orders with a charge of $45 per shipment.  They may want to change both the shipping as well as the charge later and providing this configuration will allow them to do either. </w:delText>
        </w:r>
        <w:bookmarkStart w:id="1161" w:name="_Toc97814046"/>
        <w:bookmarkStart w:id="1162" w:name="_Toc97814805"/>
        <w:bookmarkStart w:id="1163" w:name="_Toc97815057"/>
        <w:bookmarkStart w:id="1164" w:name="_Toc97815188"/>
        <w:bookmarkStart w:id="1165" w:name="_Toc97816052"/>
        <w:bookmarkStart w:id="1166" w:name="_Toc97816641"/>
        <w:bookmarkStart w:id="1167" w:name="_Toc103766401"/>
        <w:bookmarkStart w:id="1168" w:name="_Toc103766480"/>
        <w:bookmarkStart w:id="1169" w:name="_Toc103768499"/>
        <w:bookmarkStart w:id="1170" w:name="_Toc103768578"/>
        <w:bookmarkStart w:id="1171" w:name="_Toc103768657"/>
        <w:bookmarkStart w:id="1172" w:name="_Toc103768736"/>
        <w:bookmarkStart w:id="1173" w:name="_Toc103768830"/>
        <w:bookmarkStart w:id="1174" w:name="_Toc103768988"/>
        <w:bookmarkStart w:id="1175" w:name="_Toc103769067"/>
        <w:bookmarkStart w:id="1176" w:name="_Toc103769146"/>
        <w:bookmarkStart w:id="1177" w:name="_Toc103769225"/>
        <w:bookmarkStart w:id="1178" w:name="_Toc103769304"/>
        <w:bookmarkStart w:id="1179" w:name="_Toc103769398"/>
        <w:bookmarkStart w:id="1180" w:name="_Toc103769477"/>
        <w:bookmarkStart w:id="1181" w:name="_Toc103769556"/>
        <w:bookmarkStart w:id="1182" w:name="_Toc103769636"/>
        <w:bookmarkStart w:id="1183" w:name="_Toc103769712"/>
        <w:bookmarkStart w:id="1184" w:name="_Toc103769787"/>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del>
    </w:p>
    <w:p w14:paraId="382D9140" w14:textId="1F474845" w:rsidR="00984814" w:rsidDel="00F44063" w:rsidRDefault="00984814">
      <w:pPr>
        <w:pStyle w:val="ListParagraph"/>
        <w:rPr>
          <w:del w:id="1185" w:author="Villaverde, Alfredo" w:date="2022-03-10T13:13:00Z"/>
        </w:rPr>
        <w:pPrChange w:id="1186" w:author="Alain Komin" w:date="2022-08-29T15:25:00Z">
          <w:pPr/>
        </w:pPrChange>
      </w:pPr>
      <w:del w:id="1187" w:author="Villaverde, Alfredo" w:date="2022-03-10T13:13:00Z">
        <w:r w:rsidDel="00F44063">
          <w:delText xml:space="preserve">TransnetYX charge shipping based on the shipping date, items that are shipped on the same day need to be grouped together and charged a single $45 per shipment. </w:delText>
        </w:r>
        <w:bookmarkStart w:id="1188" w:name="_Toc97814047"/>
        <w:bookmarkStart w:id="1189" w:name="_Toc97814806"/>
        <w:bookmarkStart w:id="1190" w:name="_Toc97815058"/>
        <w:bookmarkStart w:id="1191" w:name="_Toc97815189"/>
        <w:bookmarkStart w:id="1192" w:name="_Toc97816053"/>
        <w:bookmarkStart w:id="1193" w:name="_Toc97816642"/>
        <w:bookmarkStart w:id="1194" w:name="_Toc103766402"/>
        <w:bookmarkStart w:id="1195" w:name="_Toc103766481"/>
        <w:bookmarkStart w:id="1196" w:name="_Toc103768500"/>
        <w:bookmarkStart w:id="1197" w:name="_Toc103768579"/>
        <w:bookmarkStart w:id="1198" w:name="_Toc103768658"/>
        <w:bookmarkStart w:id="1199" w:name="_Toc103768737"/>
        <w:bookmarkStart w:id="1200" w:name="_Toc103768831"/>
        <w:bookmarkStart w:id="1201" w:name="_Toc103768989"/>
        <w:bookmarkStart w:id="1202" w:name="_Toc103769068"/>
        <w:bookmarkStart w:id="1203" w:name="_Toc103769147"/>
        <w:bookmarkStart w:id="1204" w:name="_Toc103769226"/>
        <w:bookmarkStart w:id="1205" w:name="_Toc103769305"/>
        <w:bookmarkStart w:id="1206" w:name="_Toc103769399"/>
        <w:bookmarkStart w:id="1207" w:name="_Toc103769478"/>
        <w:bookmarkStart w:id="1208" w:name="_Toc103769557"/>
        <w:bookmarkStart w:id="1209" w:name="_Toc103769637"/>
        <w:bookmarkStart w:id="1210" w:name="_Toc103769713"/>
        <w:bookmarkStart w:id="1211" w:name="_Toc103769788"/>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del>
    </w:p>
    <w:p w14:paraId="0DB373DE" w14:textId="0A0538C7" w:rsidR="00984814" w:rsidDel="00F44063" w:rsidRDefault="00984814">
      <w:pPr>
        <w:pStyle w:val="ListParagraph"/>
        <w:rPr>
          <w:del w:id="1212" w:author="Villaverde, Alfredo" w:date="2022-03-10T13:13:00Z"/>
        </w:rPr>
        <w:pPrChange w:id="1213" w:author="Alain Komin" w:date="2022-08-29T15:25:00Z">
          <w:pPr/>
        </w:pPrChange>
      </w:pPr>
      <w:del w:id="1214" w:author="Villaverde, Alfredo" w:date="2022-03-10T13:13:00Z">
        <w:r w:rsidRPr="00984814" w:rsidDel="00F44063">
          <w:rPr>
            <w:b/>
            <w:bCs/>
          </w:rPr>
          <w:delText>Use Case</w:delText>
        </w:r>
        <w:r w:rsidDel="00F44063">
          <w:delText xml:space="preserve">: Customer adds four items to their cart and proceeds to checkout.  It is a Tuesday and </w:delText>
        </w:r>
        <w:r w:rsidRPr="00155B04" w:rsidDel="00F44063">
          <w:rPr>
            <w:u w:val="single"/>
          </w:rPr>
          <w:delText>prior to</w:delText>
        </w:r>
        <w:r w:rsidDel="00F44063">
          <w:delText xml:space="preserve"> the cut-off time for that day and the items in the cart have varying ship days of the week.  </w:delText>
        </w:r>
        <w:bookmarkStart w:id="1215" w:name="_Toc97814048"/>
        <w:bookmarkStart w:id="1216" w:name="_Toc97814807"/>
        <w:bookmarkStart w:id="1217" w:name="_Toc97815059"/>
        <w:bookmarkStart w:id="1218" w:name="_Toc97815190"/>
        <w:bookmarkStart w:id="1219" w:name="_Toc97816054"/>
        <w:bookmarkStart w:id="1220" w:name="_Toc97816643"/>
        <w:bookmarkStart w:id="1221" w:name="_Toc103766403"/>
        <w:bookmarkStart w:id="1222" w:name="_Toc103766482"/>
        <w:bookmarkStart w:id="1223" w:name="_Toc103768501"/>
        <w:bookmarkStart w:id="1224" w:name="_Toc103768580"/>
        <w:bookmarkStart w:id="1225" w:name="_Toc103768659"/>
        <w:bookmarkStart w:id="1226" w:name="_Toc103768738"/>
        <w:bookmarkStart w:id="1227" w:name="_Toc103768832"/>
        <w:bookmarkStart w:id="1228" w:name="_Toc103768990"/>
        <w:bookmarkStart w:id="1229" w:name="_Toc103769069"/>
        <w:bookmarkStart w:id="1230" w:name="_Toc103769148"/>
        <w:bookmarkStart w:id="1231" w:name="_Toc103769227"/>
        <w:bookmarkStart w:id="1232" w:name="_Toc103769306"/>
        <w:bookmarkStart w:id="1233" w:name="_Toc103769400"/>
        <w:bookmarkStart w:id="1234" w:name="_Toc103769479"/>
        <w:bookmarkStart w:id="1235" w:name="_Toc103769558"/>
        <w:bookmarkStart w:id="1236" w:name="_Toc103769638"/>
        <w:bookmarkStart w:id="1237" w:name="_Toc103769714"/>
        <w:bookmarkStart w:id="1238" w:name="_Toc103769789"/>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del>
    </w:p>
    <w:p w14:paraId="4DCBD373" w14:textId="481F5382" w:rsidR="00984814" w:rsidDel="00F44063" w:rsidRDefault="00984814">
      <w:pPr>
        <w:pStyle w:val="ListParagraph"/>
        <w:rPr>
          <w:del w:id="1239" w:author="Villaverde, Alfredo" w:date="2022-03-10T13:13:00Z"/>
        </w:rPr>
        <w:pPrChange w:id="1240" w:author="Alain Komin" w:date="2022-08-29T15:25:00Z">
          <w:pPr/>
        </w:pPrChange>
      </w:pPr>
      <w:del w:id="1241" w:author="Villaverde, Alfredo" w:date="2022-03-10T13:13:00Z">
        <w:r w:rsidDel="00F44063">
          <w:tab/>
          <w:delText>Item 1 and 2 – ship Monday – Thursday</w:delText>
        </w:r>
        <w:bookmarkStart w:id="1242" w:name="_Toc97814049"/>
        <w:bookmarkStart w:id="1243" w:name="_Toc97814808"/>
        <w:bookmarkStart w:id="1244" w:name="_Toc97815060"/>
        <w:bookmarkStart w:id="1245" w:name="_Toc97815191"/>
        <w:bookmarkStart w:id="1246" w:name="_Toc97816055"/>
        <w:bookmarkStart w:id="1247" w:name="_Toc97816644"/>
        <w:bookmarkStart w:id="1248" w:name="_Toc103766404"/>
        <w:bookmarkStart w:id="1249" w:name="_Toc103766483"/>
        <w:bookmarkStart w:id="1250" w:name="_Toc103768502"/>
        <w:bookmarkStart w:id="1251" w:name="_Toc103768581"/>
        <w:bookmarkStart w:id="1252" w:name="_Toc103768660"/>
        <w:bookmarkStart w:id="1253" w:name="_Toc103768739"/>
        <w:bookmarkStart w:id="1254" w:name="_Toc103768833"/>
        <w:bookmarkStart w:id="1255" w:name="_Toc103768991"/>
        <w:bookmarkStart w:id="1256" w:name="_Toc103769070"/>
        <w:bookmarkStart w:id="1257" w:name="_Toc103769149"/>
        <w:bookmarkStart w:id="1258" w:name="_Toc103769228"/>
        <w:bookmarkStart w:id="1259" w:name="_Toc103769307"/>
        <w:bookmarkStart w:id="1260" w:name="_Toc103769401"/>
        <w:bookmarkStart w:id="1261" w:name="_Toc103769480"/>
        <w:bookmarkStart w:id="1262" w:name="_Toc103769559"/>
        <w:bookmarkStart w:id="1263" w:name="_Toc103769639"/>
        <w:bookmarkStart w:id="1264" w:name="_Toc103769715"/>
        <w:bookmarkStart w:id="1265" w:name="_Toc103769790"/>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del>
    </w:p>
    <w:p w14:paraId="1BCC043F" w14:textId="7042CA3C" w:rsidR="00984814" w:rsidDel="00F44063" w:rsidRDefault="00984814">
      <w:pPr>
        <w:pStyle w:val="ListParagraph"/>
        <w:rPr>
          <w:del w:id="1266" w:author="Villaverde, Alfredo" w:date="2022-03-10T13:13:00Z"/>
        </w:rPr>
        <w:pPrChange w:id="1267" w:author="Alain Komin" w:date="2022-08-29T15:25:00Z">
          <w:pPr/>
        </w:pPrChange>
      </w:pPr>
      <w:del w:id="1268" w:author="Villaverde, Alfredo" w:date="2022-03-10T13:13:00Z">
        <w:r w:rsidDel="00F44063">
          <w:tab/>
          <w:delText xml:space="preserve">Item 3 – Ships on Monday’s only </w:delText>
        </w:r>
        <w:bookmarkStart w:id="1269" w:name="_Toc97814050"/>
        <w:bookmarkStart w:id="1270" w:name="_Toc97814809"/>
        <w:bookmarkStart w:id="1271" w:name="_Toc97815061"/>
        <w:bookmarkStart w:id="1272" w:name="_Toc97815192"/>
        <w:bookmarkStart w:id="1273" w:name="_Toc97816056"/>
        <w:bookmarkStart w:id="1274" w:name="_Toc97816645"/>
        <w:bookmarkStart w:id="1275" w:name="_Toc103766405"/>
        <w:bookmarkStart w:id="1276" w:name="_Toc103766484"/>
        <w:bookmarkStart w:id="1277" w:name="_Toc103768503"/>
        <w:bookmarkStart w:id="1278" w:name="_Toc103768582"/>
        <w:bookmarkStart w:id="1279" w:name="_Toc103768661"/>
        <w:bookmarkStart w:id="1280" w:name="_Toc103768740"/>
        <w:bookmarkStart w:id="1281" w:name="_Toc103768834"/>
        <w:bookmarkStart w:id="1282" w:name="_Toc103768992"/>
        <w:bookmarkStart w:id="1283" w:name="_Toc103769071"/>
        <w:bookmarkStart w:id="1284" w:name="_Toc103769150"/>
        <w:bookmarkStart w:id="1285" w:name="_Toc103769229"/>
        <w:bookmarkStart w:id="1286" w:name="_Toc103769308"/>
        <w:bookmarkStart w:id="1287" w:name="_Toc103769402"/>
        <w:bookmarkStart w:id="1288" w:name="_Toc103769481"/>
        <w:bookmarkStart w:id="1289" w:name="_Toc103769560"/>
        <w:bookmarkStart w:id="1290" w:name="_Toc103769640"/>
        <w:bookmarkStart w:id="1291" w:name="_Toc103769716"/>
        <w:bookmarkStart w:id="1292" w:name="_Toc103769791"/>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del>
    </w:p>
    <w:p w14:paraId="23B2A0CC" w14:textId="5B5CDF45" w:rsidR="00984814" w:rsidDel="00F44063" w:rsidRDefault="00984814">
      <w:pPr>
        <w:pStyle w:val="ListParagraph"/>
        <w:rPr>
          <w:del w:id="1293" w:author="Villaverde, Alfredo" w:date="2022-03-10T13:13:00Z"/>
        </w:rPr>
        <w:pPrChange w:id="1294" w:author="Alain Komin" w:date="2022-08-29T15:25:00Z">
          <w:pPr/>
        </w:pPrChange>
      </w:pPr>
      <w:del w:id="1295" w:author="Villaverde, Alfredo" w:date="2022-03-10T13:13:00Z">
        <w:r w:rsidDel="00F44063">
          <w:tab/>
          <w:delText>Item 4 - Ships upon harvest.</w:delText>
        </w:r>
        <w:bookmarkStart w:id="1296" w:name="_Toc97814051"/>
        <w:bookmarkStart w:id="1297" w:name="_Toc97814810"/>
        <w:bookmarkStart w:id="1298" w:name="_Toc97815062"/>
        <w:bookmarkStart w:id="1299" w:name="_Toc97815193"/>
        <w:bookmarkStart w:id="1300" w:name="_Toc97816057"/>
        <w:bookmarkStart w:id="1301" w:name="_Toc97816646"/>
        <w:bookmarkStart w:id="1302" w:name="_Toc103766406"/>
        <w:bookmarkStart w:id="1303" w:name="_Toc103766485"/>
        <w:bookmarkStart w:id="1304" w:name="_Toc103768504"/>
        <w:bookmarkStart w:id="1305" w:name="_Toc103768583"/>
        <w:bookmarkStart w:id="1306" w:name="_Toc103768662"/>
        <w:bookmarkStart w:id="1307" w:name="_Toc103768741"/>
        <w:bookmarkStart w:id="1308" w:name="_Toc103768835"/>
        <w:bookmarkStart w:id="1309" w:name="_Toc103768993"/>
        <w:bookmarkStart w:id="1310" w:name="_Toc103769072"/>
        <w:bookmarkStart w:id="1311" w:name="_Toc103769151"/>
        <w:bookmarkStart w:id="1312" w:name="_Toc103769230"/>
        <w:bookmarkStart w:id="1313" w:name="_Toc103769309"/>
        <w:bookmarkStart w:id="1314" w:name="_Toc103769403"/>
        <w:bookmarkStart w:id="1315" w:name="_Toc103769482"/>
        <w:bookmarkStart w:id="1316" w:name="_Toc103769561"/>
        <w:bookmarkStart w:id="1317" w:name="_Toc103769641"/>
        <w:bookmarkStart w:id="1318" w:name="_Toc103769717"/>
        <w:bookmarkStart w:id="1319" w:name="_Toc103769792"/>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del>
    </w:p>
    <w:p w14:paraId="1795E12D" w14:textId="1DB41677" w:rsidR="00984814" w:rsidDel="00F44063" w:rsidRDefault="00984814">
      <w:pPr>
        <w:pStyle w:val="ListParagraph"/>
        <w:rPr>
          <w:del w:id="1320" w:author="Villaverde, Alfredo" w:date="2022-03-10T13:13:00Z"/>
        </w:rPr>
        <w:pPrChange w:id="1321" w:author="Alain Komin" w:date="2022-08-29T15:25:00Z">
          <w:pPr/>
        </w:pPrChange>
      </w:pPr>
      <w:del w:id="1322" w:author="Villaverde, Alfredo" w:date="2022-03-10T13:13:00Z">
        <w:r w:rsidDel="00F44063">
          <w:delText xml:space="preserve">In the above example the user will be presented with the </w:delText>
        </w:r>
        <w:r w:rsidR="00155B04" w:rsidDel="00F44063">
          <w:delText xml:space="preserve">earliest </w:delText>
        </w:r>
        <w:r w:rsidDel="00F44063">
          <w:delText xml:space="preserve">shipping day for Items 1 and 2 on Wednesday.  Item 3 </w:delText>
        </w:r>
        <w:r w:rsidR="00155B04" w:rsidDel="00F44063">
          <w:delText>earliest ship day will be</w:delText>
        </w:r>
        <w:r w:rsidDel="00F44063">
          <w:delText xml:space="preserve"> the following Monday and Item 4 will have no </w:delText>
        </w:r>
        <w:r w:rsidR="00155B04" w:rsidDel="00F44063">
          <w:delText>shipping</w:delText>
        </w:r>
        <w:r w:rsidDel="00F44063">
          <w:delText xml:space="preserve"> calendar for them to select from.  This order will have a shipping charge of $45 x 3 for a total of $135 </w:delText>
        </w:r>
        <w:r w:rsidR="00155B04" w:rsidDel="00F44063">
          <w:delText xml:space="preserve">as this is expected to be </w:delText>
        </w:r>
        <w:r w:rsidDel="00F44063">
          <w:delText>three separate shipments.</w:delText>
        </w:r>
        <w:bookmarkStart w:id="1323" w:name="_Toc97814052"/>
        <w:bookmarkStart w:id="1324" w:name="_Toc97814811"/>
        <w:bookmarkStart w:id="1325" w:name="_Toc97815063"/>
        <w:bookmarkStart w:id="1326" w:name="_Toc97815194"/>
        <w:bookmarkStart w:id="1327" w:name="_Toc97816058"/>
        <w:bookmarkStart w:id="1328" w:name="_Toc97816647"/>
        <w:bookmarkStart w:id="1329" w:name="_Toc103766407"/>
        <w:bookmarkStart w:id="1330" w:name="_Toc103766486"/>
        <w:bookmarkStart w:id="1331" w:name="_Toc103768505"/>
        <w:bookmarkStart w:id="1332" w:name="_Toc103768584"/>
        <w:bookmarkStart w:id="1333" w:name="_Toc103768663"/>
        <w:bookmarkStart w:id="1334" w:name="_Toc103768742"/>
        <w:bookmarkStart w:id="1335" w:name="_Toc103768836"/>
        <w:bookmarkStart w:id="1336" w:name="_Toc103768994"/>
        <w:bookmarkStart w:id="1337" w:name="_Toc103769073"/>
        <w:bookmarkStart w:id="1338" w:name="_Toc103769152"/>
        <w:bookmarkStart w:id="1339" w:name="_Toc103769231"/>
        <w:bookmarkStart w:id="1340" w:name="_Toc103769310"/>
        <w:bookmarkStart w:id="1341" w:name="_Toc103769404"/>
        <w:bookmarkStart w:id="1342" w:name="_Toc103769483"/>
        <w:bookmarkStart w:id="1343" w:name="_Toc103769562"/>
        <w:bookmarkStart w:id="1344" w:name="_Toc103769642"/>
        <w:bookmarkStart w:id="1345" w:name="_Toc103769718"/>
        <w:bookmarkStart w:id="1346" w:name="_Toc103769793"/>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del>
    </w:p>
    <w:p w14:paraId="7A41E8CE" w14:textId="4D95D3A6" w:rsidR="00984814" w:rsidDel="00F44063" w:rsidRDefault="00155B04">
      <w:pPr>
        <w:pStyle w:val="ListParagraph"/>
        <w:rPr>
          <w:del w:id="1347" w:author="Villaverde, Alfredo" w:date="2022-03-10T13:13:00Z"/>
        </w:rPr>
        <w:pPrChange w:id="1348" w:author="Alain Komin" w:date="2022-08-29T15:25:00Z">
          <w:pPr/>
        </w:pPrChange>
      </w:pPr>
      <w:del w:id="1349" w:author="Villaverde, Alfredo" w:date="2022-03-10T13:13:00Z">
        <w:r w:rsidRPr="00155B04" w:rsidDel="00F44063">
          <w:rPr>
            <w:b/>
            <w:bCs/>
          </w:rPr>
          <w:delText>Use Case:</w:delText>
        </w:r>
        <w:r w:rsidDel="00F44063">
          <w:rPr>
            <w:b/>
            <w:bCs/>
          </w:rPr>
          <w:delText xml:space="preserve"> </w:delText>
        </w:r>
        <w:r w:rsidDel="00F44063">
          <w:delText xml:space="preserve">Customer adds four items to their cart and proceeds to checkout.  It is Thursday and </w:delText>
        </w:r>
        <w:r w:rsidRPr="00155B04" w:rsidDel="00F44063">
          <w:rPr>
            <w:u w:val="single"/>
          </w:rPr>
          <w:delText>after cut-off</w:delText>
        </w:r>
        <w:r w:rsidDel="00F44063">
          <w:delText xml:space="preserve"> time.  All items in the cart have ship days available as Monday – Thursday.  The customer is presented with the earliest available ship date of Monday and the shipping charge is $45 as all items are expected to ship on a single day. </w:delText>
        </w:r>
        <w:bookmarkStart w:id="1350" w:name="_Toc97814053"/>
        <w:bookmarkStart w:id="1351" w:name="_Toc97814812"/>
        <w:bookmarkStart w:id="1352" w:name="_Toc97815064"/>
        <w:bookmarkStart w:id="1353" w:name="_Toc97815195"/>
        <w:bookmarkStart w:id="1354" w:name="_Toc97816059"/>
        <w:bookmarkStart w:id="1355" w:name="_Toc97816648"/>
        <w:bookmarkStart w:id="1356" w:name="_Toc103766408"/>
        <w:bookmarkStart w:id="1357" w:name="_Toc103766487"/>
        <w:bookmarkStart w:id="1358" w:name="_Toc103768506"/>
        <w:bookmarkStart w:id="1359" w:name="_Toc103768585"/>
        <w:bookmarkStart w:id="1360" w:name="_Toc103768664"/>
        <w:bookmarkStart w:id="1361" w:name="_Toc103768743"/>
        <w:bookmarkStart w:id="1362" w:name="_Toc103768837"/>
        <w:bookmarkStart w:id="1363" w:name="_Toc103768995"/>
        <w:bookmarkStart w:id="1364" w:name="_Toc103769074"/>
        <w:bookmarkStart w:id="1365" w:name="_Toc103769153"/>
        <w:bookmarkStart w:id="1366" w:name="_Toc103769232"/>
        <w:bookmarkStart w:id="1367" w:name="_Toc103769311"/>
        <w:bookmarkStart w:id="1368" w:name="_Toc103769405"/>
        <w:bookmarkStart w:id="1369" w:name="_Toc103769484"/>
        <w:bookmarkStart w:id="1370" w:name="_Toc103769563"/>
        <w:bookmarkStart w:id="1371" w:name="_Toc103769643"/>
        <w:bookmarkStart w:id="1372" w:name="_Toc103769719"/>
        <w:bookmarkStart w:id="1373" w:name="_Toc103769794"/>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del>
    </w:p>
    <w:p w14:paraId="61047212" w14:textId="687AD288" w:rsidR="00155B04" w:rsidRPr="00155B04" w:rsidDel="00F44063" w:rsidRDefault="00155B04">
      <w:pPr>
        <w:pStyle w:val="ListParagraph"/>
        <w:rPr>
          <w:del w:id="1374" w:author="Villaverde, Alfredo" w:date="2022-03-10T13:13:00Z"/>
        </w:rPr>
        <w:pPrChange w:id="1375" w:author="Alain Komin" w:date="2022-08-29T15:25:00Z">
          <w:pPr/>
        </w:pPrChange>
      </w:pPr>
      <w:del w:id="1376" w:author="Villaverde, Alfredo" w:date="2022-03-10T13:13:00Z">
        <w:r w:rsidRPr="00155B04" w:rsidDel="00F44063">
          <w:rPr>
            <w:b/>
            <w:bCs/>
          </w:rPr>
          <w:delText>Use Case</w:delText>
        </w:r>
        <w:r w:rsidDel="00F44063">
          <w:delText xml:space="preserve">: Customer adds four items to their cart, it is a Friday </w:delText>
        </w:r>
        <w:r w:rsidRPr="00155B04" w:rsidDel="00F44063">
          <w:rPr>
            <w:u w:val="single"/>
          </w:rPr>
          <w:delText>prior to cut-off</w:delText>
        </w:r>
        <w:r w:rsidDel="00F44063">
          <w:delText xml:space="preserve">, all items have ship days set to Monday – Thursday but Monday has been defined in the calendar as a holiday. The earliest ship date available would be the following Tuesday and the charge would be $45 as all items are expected to ship on a single day. </w:delText>
        </w:r>
        <w:bookmarkStart w:id="1377" w:name="_Toc97814054"/>
        <w:bookmarkStart w:id="1378" w:name="_Toc97814813"/>
        <w:bookmarkStart w:id="1379" w:name="_Toc97815065"/>
        <w:bookmarkStart w:id="1380" w:name="_Toc97815196"/>
        <w:bookmarkStart w:id="1381" w:name="_Toc97816060"/>
        <w:bookmarkStart w:id="1382" w:name="_Toc97816649"/>
        <w:bookmarkStart w:id="1383" w:name="_Toc103766409"/>
        <w:bookmarkStart w:id="1384" w:name="_Toc103766488"/>
        <w:bookmarkStart w:id="1385" w:name="_Toc103768507"/>
        <w:bookmarkStart w:id="1386" w:name="_Toc103768586"/>
        <w:bookmarkStart w:id="1387" w:name="_Toc103768665"/>
        <w:bookmarkStart w:id="1388" w:name="_Toc103768744"/>
        <w:bookmarkStart w:id="1389" w:name="_Toc103768838"/>
        <w:bookmarkStart w:id="1390" w:name="_Toc103768996"/>
        <w:bookmarkStart w:id="1391" w:name="_Toc103769075"/>
        <w:bookmarkStart w:id="1392" w:name="_Toc103769154"/>
        <w:bookmarkStart w:id="1393" w:name="_Toc103769233"/>
        <w:bookmarkStart w:id="1394" w:name="_Toc103769312"/>
        <w:bookmarkStart w:id="1395" w:name="_Toc103769406"/>
        <w:bookmarkStart w:id="1396" w:name="_Toc103769485"/>
        <w:bookmarkStart w:id="1397" w:name="_Toc103769564"/>
        <w:bookmarkStart w:id="1398" w:name="_Toc103769644"/>
        <w:bookmarkStart w:id="1399" w:name="_Toc103769720"/>
        <w:bookmarkStart w:id="1400" w:name="_Toc103769795"/>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del>
    </w:p>
    <w:p w14:paraId="507F06D6" w14:textId="0B4B64BF" w:rsidR="00544C9A" w:rsidDel="00F44063" w:rsidRDefault="00544C9A">
      <w:pPr>
        <w:pStyle w:val="ListParagraph"/>
        <w:rPr>
          <w:del w:id="1401" w:author="Villaverde, Alfredo" w:date="2022-03-10T13:13:00Z"/>
        </w:rPr>
        <w:pPrChange w:id="1402" w:author="Alain Komin" w:date="2022-08-29T15:25:00Z">
          <w:pPr/>
        </w:pPrChange>
      </w:pPr>
      <w:del w:id="1403" w:author="Villaverde, Alfredo" w:date="2022-03-10T13:13:00Z">
        <w:r w:rsidDel="00F44063">
          <w:delText xml:space="preserve">Customers will be given the option to select a ship date from a calendar within the checkout process on the new webstore.  </w:delText>
        </w:r>
        <w:r w:rsidR="00155B04" w:rsidDel="00F44063">
          <w:delText xml:space="preserve">This ship date will be passed </w:delText>
        </w:r>
        <w:r w:rsidR="00DE6FC6" w:rsidDel="00F44063">
          <w:delText xml:space="preserve">to a custom field and a script will be created that will move that date </w:delText>
        </w:r>
        <w:r w:rsidR="00155B04" w:rsidDel="00F44063">
          <w:delText>to the</w:delText>
        </w:r>
        <w:r w:rsidR="00DE6FC6" w:rsidDel="00F44063">
          <w:delText xml:space="preserve"> native Expected Ship Date</w:delText>
        </w:r>
        <w:r w:rsidR="00155B04" w:rsidDel="00F44063">
          <w:delText xml:space="preserve"> line item of the </w:delText>
        </w:r>
        <w:r w:rsidR="00642FBA" w:rsidDel="00F44063">
          <w:delText xml:space="preserve">“Custom sales order” which is the form currently identified in the website setup record for the SuiteCommerce site. </w:delText>
        </w:r>
        <w:bookmarkStart w:id="1404" w:name="_Toc97814055"/>
        <w:bookmarkStart w:id="1405" w:name="_Toc97814814"/>
        <w:bookmarkStart w:id="1406" w:name="_Toc97815066"/>
        <w:bookmarkStart w:id="1407" w:name="_Toc97815197"/>
        <w:bookmarkStart w:id="1408" w:name="_Toc97816061"/>
        <w:bookmarkStart w:id="1409" w:name="_Toc97816650"/>
        <w:bookmarkStart w:id="1410" w:name="_Toc103766410"/>
        <w:bookmarkStart w:id="1411" w:name="_Toc103766489"/>
        <w:bookmarkStart w:id="1412" w:name="_Toc103768508"/>
        <w:bookmarkStart w:id="1413" w:name="_Toc103768587"/>
        <w:bookmarkStart w:id="1414" w:name="_Toc103768666"/>
        <w:bookmarkStart w:id="1415" w:name="_Toc103768745"/>
        <w:bookmarkStart w:id="1416" w:name="_Toc103768839"/>
        <w:bookmarkStart w:id="1417" w:name="_Toc103768997"/>
        <w:bookmarkStart w:id="1418" w:name="_Toc103769076"/>
        <w:bookmarkStart w:id="1419" w:name="_Toc103769155"/>
        <w:bookmarkStart w:id="1420" w:name="_Toc103769234"/>
        <w:bookmarkStart w:id="1421" w:name="_Toc103769313"/>
        <w:bookmarkStart w:id="1422" w:name="_Toc103769407"/>
        <w:bookmarkStart w:id="1423" w:name="_Toc103769486"/>
        <w:bookmarkStart w:id="1424" w:name="_Toc103769565"/>
        <w:bookmarkStart w:id="1425" w:name="_Toc103769645"/>
        <w:bookmarkStart w:id="1426" w:name="_Toc103769721"/>
        <w:bookmarkStart w:id="1427" w:name="_Toc103769796"/>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del>
    </w:p>
    <w:p w14:paraId="7D7DF53E" w14:textId="3D374B68" w:rsidR="0038123D" w:rsidDel="00F44063" w:rsidRDefault="0038123D">
      <w:pPr>
        <w:pStyle w:val="ListParagraph"/>
        <w:rPr>
          <w:del w:id="1428" w:author="Villaverde, Alfredo" w:date="2022-03-10T13:13:00Z"/>
          <w:b/>
          <w:bCs/>
          <w:u w:val="single"/>
        </w:rPr>
        <w:pPrChange w:id="1429" w:author="Alain Komin" w:date="2022-08-29T15:25:00Z">
          <w:pPr/>
        </w:pPrChange>
      </w:pPr>
      <w:del w:id="1430" w:author="Villaverde, Alfredo" w:date="2022-03-10T13:13:00Z">
        <w:r w:rsidRPr="0038123D" w:rsidDel="00F44063">
          <w:rPr>
            <w:b/>
            <w:bCs/>
            <w:u w:val="single"/>
          </w:rPr>
          <w:delText>Example of item record on the NetSuite UI</w:delText>
        </w:r>
        <w:bookmarkStart w:id="1431" w:name="_Toc97814056"/>
        <w:bookmarkStart w:id="1432" w:name="_Toc97814815"/>
        <w:bookmarkStart w:id="1433" w:name="_Toc97815067"/>
        <w:bookmarkStart w:id="1434" w:name="_Toc97815198"/>
        <w:bookmarkStart w:id="1435" w:name="_Toc97816062"/>
        <w:bookmarkStart w:id="1436" w:name="_Toc97816651"/>
        <w:bookmarkStart w:id="1437" w:name="_Toc103766411"/>
        <w:bookmarkStart w:id="1438" w:name="_Toc103766490"/>
        <w:bookmarkStart w:id="1439" w:name="_Toc103768509"/>
        <w:bookmarkStart w:id="1440" w:name="_Toc103768588"/>
        <w:bookmarkStart w:id="1441" w:name="_Toc103768667"/>
        <w:bookmarkStart w:id="1442" w:name="_Toc103768746"/>
        <w:bookmarkStart w:id="1443" w:name="_Toc103768840"/>
        <w:bookmarkStart w:id="1444" w:name="_Toc103768998"/>
        <w:bookmarkStart w:id="1445" w:name="_Toc103769077"/>
        <w:bookmarkStart w:id="1446" w:name="_Toc103769156"/>
        <w:bookmarkStart w:id="1447" w:name="_Toc103769235"/>
        <w:bookmarkStart w:id="1448" w:name="_Toc103769314"/>
        <w:bookmarkStart w:id="1449" w:name="_Toc103769408"/>
        <w:bookmarkStart w:id="1450" w:name="_Toc103769487"/>
        <w:bookmarkStart w:id="1451" w:name="_Toc103769566"/>
        <w:bookmarkStart w:id="1452" w:name="_Toc103769646"/>
        <w:bookmarkStart w:id="1453" w:name="_Toc103769722"/>
        <w:bookmarkStart w:id="1454" w:name="_Toc103769797"/>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del>
    </w:p>
    <w:p w14:paraId="14389494" w14:textId="24D1D089" w:rsidR="0038123D" w:rsidRPr="0038123D" w:rsidDel="00F44063" w:rsidRDefault="0038123D">
      <w:pPr>
        <w:pStyle w:val="ListParagraph"/>
        <w:rPr>
          <w:del w:id="1455" w:author="Villaverde, Alfredo" w:date="2022-03-10T13:13:00Z"/>
          <w:b/>
          <w:bCs/>
          <w:u w:val="single"/>
        </w:rPr>
        <w:pPrChange w:id="1456" w:author="Alain Komin" w:date="2022-08-29T15:25:00Z">
          <w:pPr/>
        </w:pPrChange>
      </w:pPr>
      <w:del w:id="1457" w:author="Villaverde, Alfredo" w:date="2022-03-10T13:13:00Z">
        <w:r w:rsidDel="00F44063">
          <w:rPr>
            <w:rFonts w:eastAsia="Times New Roman"/>
            <w:noProof/>
            <w:color w:val="F96A1B" w:themeColor="accent2"/>
            <w:kern w:val="28"/>
            <w:sz w:val="36"/>
            <w:szCs w:val="36"/>
            <w:lang w:val="en-US"/>
          </w:rPr>
          <w:drawing>
            <wp:inline distT="0" distB="0" distL="0" distR="0" wp14:anchorId="00282F74" wp14:editId="1FF08D54">
              <wp:extent cx="6583680" cy="2473325"/>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680" cy="2473325"/>
                      </a:xfrm>
                      <a:prstGeom prst="rect">
                        <a:avLst/>
                      </a:prstGeom>
                    </pic:spPr>
                  </pic:pic>
                </a:graphicData>
              </a:graphic>
            </wp:inline>
          </w:drawing>
        </w:r>
        <w:bookmarkStart w:id="1458" w:name="_Toc97814057"/>
        <w:bookmarkStart w:id="1459" w:name="_Toc97814816"/>
        <w:bookmarkStart w:id="1460" w:name="_Toc97815068"/>
        <w:bookmarkStart w:id="1461" w:name="_Toc97815199"/>
        <w:bookmarkStart w:id="1462" w:name="_Toc97816063"/>
        <w:bookmarkStart w:id="1463" w:name="_Toc97816652"/>
        <w:bookmarkStart w:id="1464" w:name="_Toc103766412"/>
        <w:bookmarkStart w:id="1465" w:name="_Toc103766491"/>
        <w:bookmarkStart w:id="1466" w:name="_Toc103768510"/>
        <w:bookmarkStart w:id="1467" w:name="_Toc103768589"/>
        <w:bookmarkStart w:id="1468" w:name="_Toc103768668"/>
        <w:bookmarkStart w:id="1469" w:name="_Toc103768747"/>
        <w:bookmarkStart w:id="1470" w:name="_Toc103768841"/>
        <w:bookmarkStart w:id="1471" w:name="_Toc103768999"/>
        <w:bookmarkStart w:id="1472" w:name="_Toc103769078"/>
        <w:bookmarkStart w:id="1473" w:name="_Toc103769157"/>
        <w:bookmarkStart w:id="1474" w:name="_Toc103769236"/>
        <w:bookmarkStart w:id="1475" w:name="_Toc103769315"/>
        <w:bookmarkStart w:id="1476" w:name="_Toc103769409"/>
        <w:bookmarkStart w:id="1477" w:name="_Toc103769488"/>
        <w:bookmarkStart w:id="1478" w:name="_Toc103769567"/>
        <w:bookmarkStart w:id="1479" w:name="_Toc103769647"/>
        <w:bookmarkStart w:id="1480" w:name="_Toc103769723"/>
        <w:bookmarkStart w:id="1481" w:name="_Toc103769798"/>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del>
    </w:p>
    <w:p w14:paraId="6AA2BA46" w14:textId="07AB59D9" w:rsidR="00642FBA" w:rsidDel="00F44063" w:rsidRDefault="00642FBA">
      <w:pPr>
        <w:pStyle w:val="ListParagraph"/>
        <w:rPr>
          <w:del w:id="1482" w:author="Villaverde, Alfredo" w:date="2022-03-10T13:13:00Z"/>
          <w:b/>
          <w:bCs/>
          <w:u w:val="single"/>
        </w:rPr>
        <w:pPrChange w:id="1483" w:author="Alain Komin" w:date="2022-08-29T15:25:00Z">
          <w:pPr/>
        </w:pPrChange>
      </w:pPr>
      <w:del w:id="1484" w:author="Villaverde, Alfredo" w:date="2022-03-10T13:13:00Z">
        <w:r w:rsidRPr="00642FBA" w:rsidDel="00F44063">
          <w:rPr>
            <w:b/>
            <w:bCs/>
            <w:u w:val="single"/>
          </w:rPr>
          <w:delText>Shopping flow from webstore:</w:delText>
        </w:r>
        <w:bookmarkStart w:id="1485" w:name="_Toc97814058"/>
        <w:bookmarkStart w:id="1486" w:name="_Toc97814817"/>
        <w:bookmarkStart w:id="1487" w:name="_Toc97815069"/>
        <w:bookmarkStart w:id="1488" w:name="_Toc97815200"/>
        <w:bookmarkStart w:id="1489" w:name="_Toc97816064"/>
        <w:bookmarkStart w:id="1490" w:name="_Toc97816653"/>
        <w:bookmarkStart w:id="1491" w:name="_Toc103766413"/>
        <w:bookmarkStart w:id="1492" w:name="_Toc103766492"/>
        <w:bookmarkStart w:id="1493" w:name="_Toc103768511"/>
        <w:bookmarkStart w:id="1494" w:name="_Toc103768590"/>
        <w:bookmarkStart w:id="1495" w:name="_Toc103768669"/>
        <w:bookmarkStart w:id="1496" w:name="_Toc103768748"/>
        <w:bookmarkStart w:id="1497" w:name="_Toc103768842"/>
        <w:bookmarkStart w:id="1498" w:name="_Toc103769000"/>
        <w:bookmarkStart w:id="1499" w:name="_Toc103769079"/>
        <w:bookmarkStart w:id="1500" w:name="_Toc103769158"/>
        <w:bookmarkStart w:id="1501" w:name="_Toc103769237"/>
        <w:bookmarkStart w:id="1502" w:name="_Toc103769316"/>
        <w:bookmarkStart w:id="1503" w:name="_Toc103769410"/>
        <w:bookmarkStart w:id="1504" w:name="_Toc103769489"/>
        <w:bookmarkStart w:id="1505" w:name="_Toc103769568"/>
        <w:bookmarkStart w:id="1506" w:name="_Toc103769648"/>
        <w:bookmarkStart w:id="1507" w:name="_Toc103769724"/>
        <w:bookmarkStart w:id="1508" w:name="_Toc103769799"/>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del>
    </w:p>
    <w:p w14:paraId="5C3BB2DB" w14:textId="6E4A7958" w:rsidR="00642FBA" w:rsidDel="00F44063" w:rsidRDefault="00642FBA">
      <w:pPr>
        <w:pStyle w:val="ListParagraph"/>
        <w:rPr>
          <w:del w:id="1509" w:author="Villaverde, Alfredo" w:date="2022-03-10T13:13:00Z"/>
        </w:rPr>
        <w:pPrChange w:id="1510" w:author="Alain Komin" w:date="2022-08-29T15:25:00Z">
          <w:pPr/>
        </w:pPrChange>
      </w:pPr>
      <w:del w:id="1511" w:author="Villaverde, Alfredo" w:date="2022-03-10T13:13:00Z">
        <w:r w:rsidDel="00F44063">
          <w:delText xml:space="preserve">Customer shops the site and places all their items in the cart.  Proceed to </w:delText>
        </w:r>
        <w:r w:rsidR="00DA02C9" w:rsidDel="00F44063">
          <w:delText xml:space="preserve">Checkout and logs into the site. </w:delText>
        </w:r>
        <w:bookmarkStart w:id="1512" w:name="_Toc97814059"/>
        <w:bookmarkStart w:id="1513" w:name="_Toc97814818"/>
        <w:bookmarkStart w:id="1514" w:name="_Toc97815070"/>
        <w:bookmarkStart w:id="1515" w:name="_Toc97815201"/>
        <w:bookmarkStart w:id="1516" w:name="_Toc97816065"/>
        <w:bookmarkStart w:id="1517" w:name="_Toc97816654"/>
        <w:bookmarkStart w:id="1518" w:name="_Toc103766414"/>
        <w:bookmarkStart w:id="1519" w:name="_Toc103766493"/>
        <w:bookmarkStart w:id="1520" w:name="_Toc103768512"/>
        <w:bookmarkStart w:id="1521" w:name="_Toc103768591"/>
        <w:bookmarkStart w:id="1522" w:name="_Toc103768670"/>
        <w:bookmarkStart w:id="1523" w:name="_Toc103768749"/>
        <w:bookmarkStart w:id="1524" w:name="_Toc103768843"/>
        <w:bookmarkStart w:id="1525" w:name="_Toc103769001"/>
        <w:bookmarkStart w:id="1526" w:name="_Toc103769080"/>
        <w:bookmarkStart w:id="1527" w:name="_Toc103769159"/>
        <w:bookmarkStart w:id="1528" w:name="_Toc103769238"/>
        <w:bookmarkStart w:id="1529" w:name="_Toc103769317"/>
        <w:bookmarkStart w:id="1530" w:name="_Toc103769411"/>
        <w:bookmarkStart w:id="1531" w:name="_Toc103769490"/>
        <w:bookmarkStart w:id="1532" w:name="_Toc103769569"/>
        <w:bookmarkStart w:id="1533" w:name="_Toc103769649"/>
        <w:bookmarkStart w:id="1534" w:name="_Toc103769725"/>
        <w:bookmarkStart w:id="1535" w:name="_Toc103769800"/>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del>
    </w:p>
    <w:p w14:paraId="40B29B32" w14:textId="1ABC4649" w:rsidR="00544C9A" w:rsidRPr="00206C57" w:rsidDel="00F44063" w:rsidRDefault="00185E61">
      <w:pPr>
        <w:pStyle w:val="ListParagraph"/>
        <w:rPr>
          <w:del w:id="1536" w:author="Villaverde, Alfredo" w:date="2022-03-10T13:13:00Z"/>
        </w:rPr>
        <w:pPrChange w:id="1537" w:author="Alain Komin" w:date="2022-08-29T15:25:00Z">
          <w:pPr/>
        </w:pPrChange>
      </w:pPr>
      <w:del w:id="1538" w:author="Villaverde, Alfredo" w:date="2022-03-10T13:13:00Z">
        <w:r w:rsidDel="00F44063">
          <w:rPr>
            <w:rFonts w:eastAsia="Times New Roman"/>
            <w:noProof/>
            <w:color w:val="F96A1B" w:themeColor="accent2"/>
            <w:kern w:val="28"/>
            <w:sz w:val="36"/>
            <w:szCs w:val="36"/>
            <w:lang w:val="en-US"/>
          </w:rPr>
          <w:drawing>
            <wp:inline distT="0" distB="0" distL="0" distR="0" wp14:anchorId="4815990B" wp14:editId="33D04A7C">
              <wp:extent cx="6583680" cy="383984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3680" cy="3839845"/>
                      </a:xfrm>
                      <a:prstGeom prst="rect">
                        <a:avLst/>
                      </a:prstGeom>
                    </pic:spPr>
                  </pic:pic>
                </a:graphicData>
              </a:graphic>
            </wp:inline>
          </w:drawing>
        </w:r>
        <w:bookmarkStart w:id="1539" w:name="_Toc97814060"/>
        <w:bookmarkStart w:id="1540" w:name="_Toc97814819"/>
        <w:bookmarkStart w:id="1541" w:name="_Toc97815071"/>
        <w:bookmarkStart w:id="1542" w:name="_Toc97815202"/>
        <w:bookmarkStart w:id="1543" w:name="_Toc97816066"/>
        <w:bookmarkStart w:id="1544" w:name="_Toc97816655"/>
        <w:bookmarkStart w:id="1545" w:name="_Toc103766415"/>
        <w:bookmarkStart w:id="1546" w:name="_Toc103766494"/>
        <w:bookmarkStart w:id="1547" w:name="_Toc103768513"/>
        <w:bookmarkStart w:id="1548" w:name="_Toc103768592"/>
        <w:bookmarkStart w:id="1549" w:name="_Toc103768671"/>
        <w:bookmarkStart w:id="1550" w:name="_Toc103768750"/>
        <w:bookmarkStart w:id="1551" w:name="_Toc103768844"/>
        <w:bookmarkStart w:id="1552" w:name="_Toc103769002"/>
        <w:bookmarkStart w:id="1553" w:name="_Toc103769081"/>
        <w:bookmarkStart w:id="1554" w:name="_Toc103769160"/>
        <w:bookmarkStart w:id="1555" w:name="_Toc103769239"/>
        <w:bookmarkStart w:id="1556" w:name="_Toc103769318"/>
        <w:bookmarkStart w:id="1557" w:name="_Toc103769412"/>
        <w:bookmarkStart w:id="1558" w:name="_Toc103769491"/>
        <w:bookmarkStart w:id="1559" w:name="_Toc103769570"/>
        <w:bookmarkStart w:id="1560" w:name="_Toc103769650"/>
        <w:bookmarkStart w:id="1561" w:name="_Toc103769726"/>
        <w:bookmarkStart w:id="1562" w:name="_Toc103769801"/>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del>
    </w:p>
    <w:p w14:paraId="43A55599" w14:textId="43E12241" w:rsidR="00CE440D" w:rsidDel="00F44063" w:rsidRDefault="00CE440D">
      <w:pPr>
        <w:pStyle w:val="ListParagraph"/>
        <w:rPr>
          <w:del w:id="1563" w:author="Villaverde, Alfredo" w:date="2022-03-10T13:13:00Z"/>
        </w:rPr>
        <w:pPrChange w:id="1564" w:author="Alain Komin" w:date="2022-08-29T15:25:00Z">
          <w:pPr/>
        </w:pPrChange>
      </w:pPr>
      <w:bookmarkStart w:id="1565" w:name="_Toc97814061"/>
      <w:bookmarkStart w:id="1566" w:name="_Toc97814820"/>
      <w:bookmarkStart w:id="1567" w:name="_Toc97815072"/>
      <w:bookmarkStart w:id="1568" w:name="_Toc97815203"/>
      <w:bookmarkStart w:id="1569" w:name="_Toc97816067"/>
      <w:bookmarkStart w:id="1570" w:name="_Toc97816656"/>
      <w:bookmarkStart w:id="1571" w:name="_Toc103766416"/>
      <w:bookmarkStart w:id="1572" w:name="_Toc103766495"/>
      <w:bookmarkStart w:id="1573" w:name="_Toc103768514"/>
      <w:bookmarkStart w:id="1574" w:name="_Toc103768593"/>
      <w:bookmarkStart w:id="1575" w:name="_Toc103768672"/>
      <w:bookmarkStart w:id="1576" w:name="_Toc103768751"/>
      <w:bookmarkStart w:id="1577" w:name="_Toc103768845"/>
      <w:bookmarkStart w:id="1578" w:name="_Toc103769003"/>
      <w:bookmarkStart w:id="1579" w:name="_Toc103769082"/>
      <w:bookmarkStart w:id="1580" w:name="_Toc103769161"/>
      <w:bookmarkStart w:id="1581" w:name="_Toc103769240"/>
      <w:bookmarkStart w:id="1582" w:name="_Toc103769319"/>
      <w:bookmarkStart w:id="1583" w:name="_Toc103769413"/>
      <w:bookmarkStart w:id="1584" w:name="_Toc103769492"/>
      <w:bookmarkStart w:id="1585" w:name="_Toc103769571"/>
      <w:bookmarkStart w:id="1586" w:name="_Toc103769651"/>
      <w:bookmarkStart w:id="1587" w:name="_Toc103769727"/>
      <w:bookmarkStart w:id="1588" w:name="_Toc103769802"/>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p>
    <w:p w14:paraId="46BDF249" w14:textId="2EEBF93F" w:rsidR="00CA034A" w:rsidDel="00F44063" w:rsidRDefault="00CA034A">
      <w:pPr>
        <w:pStyle w:val="ListParagraph"/>
        <w:rPr>
          <w:del w:id="1589" w:author="Villaverde, Alfredo" w:date="2022-03-10T13:13:00Z"/>
        </w:rPr>
        <w:pPrChange w:id="1590" w:author="Alain Komin" w:date="2022-08-29T15:25:00Z">
          <w:pPr/>
        </w:pPrChange>
      </w:pPr>
      <w:bookmarkStart w:id="1591" w:name="_Toc97814062"/>
      <w:bookmarkStart w:id="1592" w:name="_Toc97814821"/>
      <w:bookmarkStart w:id="1593" w:name="_Toc97815073"/>
      <w:bookmarkStart w:id="1594" w:name="_Toc97815204"/>
      <w:bookmarkStart w:id="1595" w:name="_Toc97816068"/>
      <w:bookmarkStart w:id="1596" w:name="_Toc97816657"/>
      <w:bookmarkStart w:id="1597" w:name="_Toc103766417"/>
      <w:bookmarkStart w:id="1598" w:name="_Toc103766496"/>
      <w:bookmarkStart w:id="1599" w:name="_Toc103768515"/>
      <w:bookmarkStart w:id="1600" w:name="_Toc103768594"/>
      <w:bookmarkStart w:id="1601" w:name="_Toc103768673"/>
      <w:bookmarkStart w:id="1602" w:name="_Toc103768752"/>
      <w:bookmarkStart w:id="1603" w:name="_Toc103768846"/>
      <w:bookmarkStart w:id="1604" w:name="_Toc103769004"/>
      <w:bookmarkStart w:id="1605" w:name="_Toc103769083"/>
      <w:bookmarkStart w:id="1606" w:name="_Toc103769162"/>
      <w:bookmarkStart w:id="1607" w:name="_Toc103769241"/>
      <w:bookmarkStart w:id="1608" w:name="_Toc103769320"/>
      <w:bookmarkStart w:id="1609" w:name="_Toc103769414"/>
      <w:bookmarkStart w:id="1610" w:name="_Toc103769493"/>
      <w:bookmarkStart w:id="1611" w:name="_Toc103769572"/>
      <w:bookmarkStart w:id="1612" w:name="_Toc103769652"/>
      <w:bookmarkStart w:id="1613" w:name="_Toc103769728"/>
      <w:bookmarkStart w:id="1614" w:name="_Toc103769803"/>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p>
    <w:p w14:paraId="3133A4EC" w14:textId="0D7EDBAB" w:rsidR="00374BA4" w:rsidDel="00F44063" w:rsidRDefault="00AB117F">
      <w:pPr>
        <w:pStyle w:val="ListParagraph"/>
        <w:rPr>
          <w:del w:id="1615" w:author="Villaverde, Alfredo" w:date="2022-03-10T13:13:00Z"/>
          <w:rFonts w:asciiTheme="minorHAnsi" w:hAnsiTheme="minorHAnsi" w:cstheme="minorHAnsi"/>
        </w:rPr>
        <w:pPrChange w:id="1616" w:author="Alain Komin" w:date="2022-08-29T15:25:00Z">
          <w:pPr/>
        </w:pPrChange>
      </w:pPr>
      <w:del w:id="1617" w:author="Villaverde, Alfredo" w:date="2022-03-10T13:13:00Z">
        <w:r w:rsidDel="00F44063">
          <w:rPr>
            <w:rFonts w:asciiTheme="minorHAnsi" w:hAnsiTheme="minorHAnsi" w:cstheme="minorHAnsi"/>
          </w:rPr>
          <w:delText>Once the shipping address has been selected and that address is for US delivery</w:delText>
        </w:r>
      </w:del>
      <w:ins w:id="1618" w:author="Bertorelli, Yvonne A" w:date="2021-11-02T14:25:00Z">
        <w:del w:id="1619" w:author="Villaverde, Alfredo" w:date="2022-03-10T13:13:00Z">
          <w:r w:rsidR="006E6617" w:rsidDel="00F44063">
            <w:rPr>
              <w:rFonts w:asciiTheme="minorHAnsi" w:hAnsiTheme="minorHAnsi" w:cstheme="minorHAnsi"/>
            </w:rPr>
            <w:delText xml:space="preserve"> (48 </w:delText>
          </w:r>
        </w:del>
      </w:ins>
      <w:ins w:id="1620" w:author="Bertorelli, Yvonne A" w:date="2021-11-02T14:26:00Z">
        <w:del w:id="1621" w:author="Villaverde, Alfredo" w:date="2022-03-10T13:13:00Z">
          <w:r w:rsidR="006E6617" w:rsidDel="00F44063">
            <w:rPr>
              <w:rFonts w:asciiTheme="minorHAnsi" w:hAnsiTheme="minorHAnsi" w:cstheme="minorHAnsi"/>
            </w:rPr>
            <w:delText>contiguous US States)</w:delText>
          </w:r>
        </w:del>
      </w:ins>
      <w:del w:id="1622" w:author="Villaverde, Alfredo" w:date="2022-03-10T13:13:00Z">
        <w:r w:rsidDel="00F44063">
          <w:rPr>
            <w:rFonts w:asciiTheme="minorHAnsi" w:hAnsiTheme="minorHAnsi" w:cstheme="minorHAnsi"/>
          </w:rPr>
          <w:delText xml:space="preserve">, they will be prompted to begin selecting the shipping date for each line item in their cart. </w:delText>
        </w:r>
        <w:bookmarkStart w:id="1623" w:name="_Toc97814063"/>
        <w:bookmarkStart w:id="1624" w:name="_Toc97814822"/>
        <w:bookmarkStart w:id="1625" w:name="_Toc97815074"/>
        <w:bookmarkStart w:id="1626" w:name="_Toc97815205"/>
        <w:bookmarkStart w:id="1627" w:name="_Toc97816069"/>
        <w:bookmarkStart w:id="1628" w:name="_Toc97816658"/>
        <w:bookmarkStart w:id="1629" w:name="_Toc103766418"/>
        <w:bookmarkStart w:id="1630" w:name="_Toc103766497"/>
        <w:bookmarkStart w:id="1631" w:name="_Toc103768516"/>
        <w:bookmarkStart w:id="1632" w:name="_Toc103768595"/>
        <w:bookmarkStart w:id="1633" w:name="_Toc103768674"/>
        <w:bookmarkStart w:id="1634" w:name="_Toc103768753"/>
        <w:bookmarkStart w:id="1635" w:name="_Toc103768847"/>
        <w:bookmarkStart w:id="1636" w:name="_Toc103769005"/>
        <w:bookmarkStart w:id="1637" w:name="_Toc103769084"/>
        <w:bookmarkStart w:id="1638" w:name="_Toc103769163"/>
        <w:bookmarkStart w:id="1639" w:name="_Toc103769242"/>
        <w:bookmarkStart w:id="1640" w:name="_Toc103769321"/>
        <w:bookmarkStart w:id="1641" w:name="_Toc103769415"/>
        <w:bookmarkStart w:id="1642" w:name="_Toc103769494"/>
        <w:bookmarkStart w:id="1643" w:name="_Toc103769573"/>
        <w:bookmarkStart w:id="1644" w:name="_Toc103769653"/>
        <w:bookmarkStart w:id="1645" w:name="_Toc103769729"/>
        <w:bookmarkStart w:id="1646" w:name="_Toc103769804"/>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del>
    </w:p>
    <w:p w14:paraId="1AF9396D" w14:textId="4CC698D4" w:rsidR="00AB117F" w:rsidDel="00F44063" w:rsidRDefault="00AB117F">
      <w:pPr>
        <w:pStyle w:val="ListParagraph"/>
        <w:rPr>
          <w:del w:id="1647" w:author="Villaverde, Alfredo" w:date="2022-03-10T13:13:00Z"/>
          <w:rFonts w:asciiTheme="minorHAnsi" w:hAnsiTheme="minorHAnsi" w:cstheme="minorHAnsi"/>
        </w:rPr>
        <w:pPrChange w:id="1648" w:author="Alain Komin" w:date="2022-08-29T15:25:00Z">
          <w:pPr/>
        </w:pPrChange>
      </w:pPr>
      <w:del w:id="1649" w:author="Villaverde, Alfredo" w:date="2022-03-10T13:13:00Z">
        <w:r w:rsidDel="00F44063">
          <w:rPr>
            <w:rFonts w:asciiTheme="minorHAnsi" w:hAnsiTheme="minorHAnsi" w:cstheme="minorHAnsi"/>
          </w:rPr>
          <w:delText xml:space="preserve">If the shipping address is for a country </w:delText>
        </w:r>
        <w:r w:rsidRPr="00AB117F" w:rsidDel="00F44063">
          <w:rPr>
            <w:rFonts w:asciiTheme="minorHAnsi" w:hAnsiTheme="minorHAnsi" w:cstheme="minorHAnsi"/>
            <w:u w:val="single"/>
          </w:rPr>
          <w:delText>other</w:delText>
        </w:r>
        <w:r w:rsidDel="00F44063">
          <w:rPr>
            <w:rFonts w:asciiTheme="minorHAnsi" w:hAnsiTheme="minorHAnsi" w:cstheme="minorHAnsi"/>
          </w:rPr>
          <w:delText xml:space="preserve"> than the </w:delText>
        </w:r>
      </w:del>
      <w:ins w:id="1650" w:author="Bertorelli, Yvonne A" w:date="2021-11-02T14:26:00Z">
        <w:del w:id="1651" w:author="Villaverde, Alfredo" w:date="2022-03-10T13:13:00Z">
          <w:r w:rsidR="006E6617" w:rsidDel="00F44063">
            <w:rPr>
              <w:rFonts w:asciiTheme="minorHAnsi" w:hAnsiTheme="minorHAnsi" w:cstheme="minorHAnsi"/>
            </w:rPr>
            <w:delText xml:space="preserve">48 contiguous </w:delText>
          </w:r>
        </w:del>
      </w:ins>
      <w:del w:id="1652" w:author="Villaverde, Alfredo" w:date="2022-03-10T13:13:00Z">
        <w:r w:rsidDel="00F44063">
          <w:rPr>
            <w:rFonts w:asciiTheme="minorHAnsi" w:hAnsiTheme="minorHAnsi" w:cstheme="minorHAnsi"/>
          </w:rPr>
          <w:delText>US</w:delText>
        </w:r>
      </w:del>
      <w:ins w:id="1653" w:author="Bertorelli, Yvonne A" w:date="2021-11-02T14:26:00Z">
        <w:del w:id="1654" w:author="Villaverde, Alfredo" w:date="2022-03-10T13:13:00Z">
          <w:r w:rsidR="006E6617" w:rsidDel="00F44063">
            <w:rPr>
              <w:rFonts w:asciiTheme="minorHAnsi" w:hAnsiTheme="minorHAnsi" w:cstheme="minorHAnsi"/>
            </w:rPr>
            <w:delText xml:space="preserve"> states</w:delText>
          </w:r>
        </w:del>
      </w:ins>
      <w:del w:id="1655" w:author="Villaverde, Alfredo" w:date="2022-03-10T13:13:00Z">
        <w:r w:rsidDel="00F44063">
          <w:rPr>
            <w:rFonts w:asciiTheme="minorHAnsi" w:hAnsiTheme="minorHAnsi" w:cstheme="minorHAnsi"/>
          </w:rPr>
          <w:delText xml:space="preserve">, native NetSuite shipping and checkout will be used. There will be no calendar for date selection and the customer will be charged either at time of order submission or after the order has been submitted. Native NetSuite does not include document fees, or any other fees associated to international shipments.  Messaging can be added to the site to make the customer aware that for International orders final shipping charges will be determined prior to shipment. </w:delText>
        </w:r>
        <w:bookmarkStart w:id="1656" w:name="_Toc97814064"/>
        <w:bookmarkStart w:id="1657" w:name="_Toc97814823"/>
        <w:bookmarkStart w:id="1658" w:name="_Toc97815075"/>
        <w:bookmarkStart w:id="1659" w:name="_Toc97815206"/>
        <w:bookmarkStart w:id="1660" w:name="_Toc97816070"/>
        <w:bookmarkStart w:id="1661" w:name="_Toc97816659"/>
        <w:bookmarkStart w:id="1662" w:name="_Toc103766419"/>
        <w:bookmarkStart w:id="1663" w:name="_Toc103766498"/>
        <w:bookmarkStart w:id="1664" w:name="_Toc103768517"/>
        <w:bookmarkStart w:id="1665" w:name="_Toc103768596"/>
        <w:bookmarkStart w:id="1666" w:name="_Toc103768675"/>
        <w:bookmarkStart w:id="1667" w:name="_Toc103768754"/>
        <w:bookmarkStart w:id="1668" w:name="_Toc103768848"/>
        <w:bookmarkStart w:id="1669" w:name="_Toc103769006"/>
        <w:bookmarkStart w:id="1670" w:name="_Toc103769085"/>
        <w:bookmarkStart w:id="1671" w:name="_Toc103769164"/>
        <w:bookmarkStart w:id="1672" w:name="_Toc103769243"/>
        <w:bookmarkStart w:id="1673" w:name="_Toc103769322"/>
        <w:bookmarkStart w:id="1674" w:name="_Toc103769416"/>
        <w:bookmarkStart w:id="1675" w:name="_Toc103769495"/>
        <w:bookmarkStart w:id="1676" w:name="_Toc103769574"/>
        <w:bookmarkStart w:id="1677" w:name="_Toc103769654"/>
        <w:bookmarkStart w:id="1678" w:name="_Toc103769730"/>
        <w:bookmarkStart w:id="1679" w:name="_Toc10376980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del>
    </w:p>
    <w:p w14:paraId="77F17CB7" w14:textId="69890F62" w:rsidR="002C5BA1" w:rsidDel="00F44063" w:rsidRDefault="002C5BA1">
      <w:pPr>
        <w:pStyle w:val="ListParagraph"/>
        <w:rPr>
          <w:del w:id="1680" w:author="Villaverde, Alfredo" w:date="2022-03-10T13:13:00Z"/>
          <w:rFonts w:asciiTheme="minorHAnsi" w:hAnsiTheme="minorHAnsi" w:cstheme="minorHAnsi"/>
          <w:b/>
          <w:bCs/>
          <w:u w:val="single"/>
        </w:rPr>
        <w:pPrChange w:id="1681" w:author="Alain Komin" w:date="2022-08-29T15:25:00Z">
          <w:pPr/>
        </w:pPrChange>
      </w:pPr>
      <w:del w:id="1682" w:author="Villaverde, Alfredo" w:date="2022-03-10T13:13:00Z">
        <w:r w:rsidRPr="002C5BA1" w:rsidDel="00F44063">
          <w:rPr>
            <w:rFonts w:asciiTheme="minorHAnsi" w:hAnsiTheme="minorHAnsi" w:cstheme="minorHAnsi"/>
            <w:b/>
            <w:bCs/>
            <w:u w:val="single"/>
          </w:rPr>
          <w:delText>Customer selects or add address for United States</w:delText>
        </w:r>
        <w:bookmarkStart w:id="1683" w:name="_Toc97814065"/>
        <w:bookmarkStart w:id="1684" w:name="_Toc97814824"/>
        <w:bookmarkStart w:id="1685" w:name="_Toc97815076"/>
        <w:bookmarkStart w:id="1686" w:name="_Toc97815207"/>
        <w:bookmarkStart w:id="1687" w:name="_Toc97816071"/>
        <w:bookmarkStart w:id="1688" w:name="_Toc97816660"/>
        <w:bookmarkStart w:id="1689" w:name="_Toc103766420"/>
        <w:bookmarkStart w:id="1690" w:name="_Toc103766499"/>
        <w:bookmarkStart w:id="1691" w:name="_Toc103768518"/>
        <w:bookmarkStart w:id="1692" w:name="_Toc103768597"/>
        <w:bookmarkStart w:id="1693" w:name="_Toc103768676"/>
        <w:bookmarkStart w:id="1694" w:name="_Toc103768755"/>
        <w:bookmarkStart w:id="1695" w:name="_Toc103768849"/>
        <w:bookmarkStart w:id="1696" w:name="_Toc103769007"/>
        <w:bookmarkStart w:id="1697" w:name="_Toc103769086"/>
        <w:bookmarkStart w:id="1698" w:name="_Toc103769165"/>
        <w:bookmarkStart w:id="1699" w:name="_Toc103769244"/>
        <w:bookmarkStart w:id="1700" w:name="_Toc103769323"/>
        <w:bookmarkStart w:id="1701" w:name="_Toc103769417"/>
        <w:bookmarkStart w:id="1702" w:name="_Toc103769496"/>
        <w:bookmarkStart w:id="1703" w:name="_Toc103769575"/>
        <w:bookmarkStart w:id="1704" w:name="_Toc103769655"/>
        <w:bookmarkStart w:id="1705" w:name="_Toc103769731"/>
        <w:bookmarkStart w:id="1706" w:name="_Toc103769806"/>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del>
    </w:p>
    <w:p w14:paraId="4159ADCD" w14:textId="7B928C40" w:rsidR="002C5BA1" w:rsidDel="00F44063" w:rsidRDefault="00A879C8">
      <w:pPr>
        <w:pStyle w:val="ListParagraph"/>
        <w:rPr>
          <w:del w:id="1707" w:author="Villaverde, Alfredo" w:date="2022-03-10T13:13:00Z"/>
          <w:rFonts w:asciiTheme="minorHAnsi" w:hAnsiTheme="minorHAnsi" w:cstheme="minorHAnsi"/>
        </w:rPr>
        <w:pPrChange w:id="1708" w:author="Alain Komin" w:date="2022-08-29T15:25:00Z">
          <w:pPr/>
        </w:pPrChange>
      </w:pPr>
      <w:del w:id="1709" w:author="Villaverde, Alfredo" w:date="2022-03-10T13:13:00Z">
        <w:r w:rsidDel="00F44063">
          <w:rPr>
            <w:rFonts w:asciiTheme="minorHAnsi" w:hAnsiTheme="minorHAnsi" w:cstheme="minorHAnsi"/>
          </w:rPr>
          <w:delText>Since there is only one shipping option available for the United States</w:delText>
        </w:r>
      </w:del>
      <w:ins w:id="1710" w:author="Bertorelli, Yvonne A" w:date="2021-11-02T14:26:00Z">
        <w:del w:id="1711" w:author="Villaverde, Alfredo" w:date="2022-03-10T13:13:00Z">
          <w:r w:rsidR="006E6617" w:rsidDel="00F44063">
            <w:rPr>
              <w:rFonts w:asciiTheme="minorHAnsi" w:hAnsiTheme="minorHAnsi" w:cstheme="minorHAnsi"/>
            </w:rPr>
            <w:delText>48 Contiguous U</w:delText>
          </w:r>
        </w:del>
      </w:ins>
      <w:ins w:id="1712" w:author="Bertorelli, Yvonne A" w:date="2021-11-02T14:27:00Z">
        <w:del w:id="1713" w:author="Villaverde, Alfredo" w:date="2022-03-10T13:13:00Z">
          <w:r w:rsidR="006E6617" w:rsidDel="00F44063">
            <w:rPr>
              <w:rFonts w:asciiTheme="minorHAnsi" w:hAnsiTheme="minorHAnsi" w:cstheme="minorHAnsi"/>
            </w:rPr>
            <w:delText>S States</w:delText>
          </w:r>
        </w:del>
      </w:ins>
      <w:del w:id="1714" w:author="Villaverde, Alfredo" w:date="2022-03-10T13:13:00Z">
        <w:r w:rsidDel="00F44063">
          <w:rPr>
            <w:rFonts w:asciiTheme="minorHAnsi" w:hAnsiTheme="minorHAnsi" w:cstheme="minorHAnsi"/>
          </w:rPr>
          <w:delText>, t</w:delText>
        </w:r>
        <w:r w:rsidR="002C5BA1" w:rsidDel="00F44063">
          <w:rPr>
            <w:rFonts w:asciiTheme="minorHAnsi" w:hAnsiTheme="minorHAnsi" w:cstheme="minorHAnsi"/>
          </w:rPr>
          <w:delText>he native Delivery method area will be replaced by the items in the cart along with the option for them to select a shipping date for each.</w:delText>
        </w:r>
        <w:bookmarkStart w:id="1715" w:name="_Toc97814066"/>
        <w:bookmarkStart w:id="1716" w:name="_Toc97814825"/>
        <w:bookmarkStart w:id="1717" w:name="_Toc97815077"/>
        <w:bookmarkStart w:id="1718" w:name="_Toc97815208"/>
        <w:bookmarkStart w:id="1719" w:name="_Toc97816072"/>
        <w:bookmarkStart w:id="1720" w:name="_Toc97816661"/>
        <w:bookmarkStart w:id="1721" w:name="_Toc103766421"/>
        <w:bookmarkStart w:id="1722" w:name="_Toc103766500"/>
        <w:bookmarkStart w:id="1723" w:name="_Toc103768519"/>
        <w:bookmarkStart w:id="1724" w:name="_Toc103768598"/>
        <w:bookmarkStart w:id="1725" w:name="_Toc103768677"/>
        <w:bookmarkStart w:id="1726" w:name="_Toc103768756"/>
        <w:bookmarkStart w:id="1727" w:name="_Toc103768850"/>
        <w:bookmarkStart w:id="1728" w:name="_Toc103769008"/>
        <w:bookmarkStart w:id="1729" w:name="_Toc103769087"/>
        <w:bookmarkStart w:id="1730" w:name="_Toc103769166"/>
        <w:bookmarkStart w:id="1731" w:name="_Toc103769245"/>
        <w:bookmarkStart w:id="1732" w:name="_Toc103769324"/>
        <w:bookmarkStart w:id="1733" w:name="_Toc103769418"/>
        <w:bookmarkStart w:id="1734" w:name="_Toc103769497"/>
        <w:bookmarkStart w:id="1735" w:name="_Toc103769576"/>
        <w:bookmarkStart w:id="1736" w:name="_Toc103769656"/>
        <w:bookmarkStart w:id="1737" w:name="_Toc103769732"/>
        <w:bookmarkStart w:id="1738" w:name="_Toc103769807"/>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del>
    </w:p>
    <w:p w14:paraId="0F3366FD" w14:textId="0930E103" w:rsidR="002C5BA1" w:rsidDel="00F44063" w:rsidRDefault="00D952DE">
      <w:pPr>
        <w:pStyle w:val="ListParagraph"/>
        <w:rPr>
          <w:del w:id="1739" w:author="Villaverde, Alfredo" w:date="2022-03-10T13:13:00Z"/>
          <w:rFonts w:asciiTheme="minorHAnsi" w:hAnsiTheme="minorHAnsi" w:cstheme="minorHAnsi"/>
        </w:rPr>
        <w:pPrChange w:id="1740" w:author="Alain Komin" w:date="2022-08-29T15:25:00Z">
          <w:pPr/>
        </w:pPrChange>
      </w:pPr>
      <w:del w:id="1741" w:author="Villaverde, Alfredo" w:date="2022-03-10T13:13:00Z">
        <w:r w:rsidDel="00F44063">
          <w:rPr>
            <w:rFonts w:asciiTheme="minorHAnsi" w:eastAsia="Times New Roman" w:hAnsiTheme="minorHAnsi" w:cstheme="minorHAnsi"/>
            <w:noProof/>
            <w:color w:val="F96A1B" w:themeColor="accent2"/>
            <w:kern w:val="28"/>
            <w:sz w:val="36"/>
            <w:szCs w:val="36"/>
            <w:lang w:val="en-US"/>
          </w:rPr>
          <w:drawing>
            <wp:inline distT="0" distB="0" distL="0" distR="0" wp14:anchorId="4C502530" wp14:editId="30CE260B">
              <wp:extent cx="6582694" cy="3343742"/>
              <wp:effectExtent l="0" t="0" r="8890"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png"/>
                      <pic:cNvPicPr/>
                    </pic:nvPicPr>
                    <pic:blipFill>
                      <a:blip r:embed="rId15">
                        <a:extLst>
                          <a:ext uri="{28A0092B-C50C-407E-A947-70E740481C1C}">
                            <a14:useLocalDpi xmlns:a14="http://schemas.microsoft.com/office/drawing/2010/main" val="0"/>
                          </a:ext>
                        </a:extLst>
                      </a:blip>
                      <a:stretch>
                        <a:fillRect/>
                      </a:stretch>
                    </pic:blipFill>
                    <pic:spPr>
                      <a:xfrm>
                        <a:off x="0" y="0"/>
                        <a:ext cx="6582694" cy="3343742"/>
                      </a:xfrm>
                      <a:prstGeom prst="rect">
                        <a:avLst/>
                      </a:prstGeom>
                    </pic:spPr>
                  </pic:pic>
                </a:graphicData>
              </a:graphic>
            </wp:inline>
          </w:drawing>
        </w:r>
        <w:bookmarkStart w:id="1742" w:name="_Toc97814067"/>
        <w:bookmarkStart w:id="1743" w:name="_Toc97814826"/>
        <w:bookmarkStart w:id="1744" w:name="_Toc97815078"/>
        <w:bookmarkStart w:id="1745" w:name="_Toc97815209"/>
        <w:bookmarkStart w:id="1746" w:name="_Toc97816073"/>
        <w:bookmarkStart w:id="1747" w:name="_Toc97816662"/>
        <w:bookmarkStart w:id="1748" w:name="_Toc103766422"/>
        <w:bookmarkStart w:id="1749" w:name="_Toc103766501"/>
        <w:bookmarkStart w:id="1750" w:name="_Toc103768520"/>
        <w:bookmarkStart w:id="1751" w:name="_Toc103768599"/>
        <w:bookmarkStart w:id="1752" w:name="_Toc103768678"/>
        <w:bookmarkStart w:id="1753" w:name="_Toc103768757"/>
        <w:bookmarkStart w:id="1754" w:name="_Toc103768851"/>
        <w:bookmarkStart w:id="1755" w:name="_Toc103769009"/>
        <w:bookmarkStart w:id="1756" w:name="_Toc103769088"/>
        <w:bookmarkStart w:id="1757" w:name="_Toc103769167"/>
        <w:bookmarkStart w:id="1758" w:name="_Toc103769246"/>
        <w:bookmarkStart w:id="1759" w:name="_Toc103769325"/>
        <w:bookmarkStart w:id="1760" w:name="_Toc103769419"/>
        <w:bookmarkStart w:id="1761" w:name="_Toc103769498"/>
        <w:bookmarkStart w:id="1762" w:name="_Toc103769577"/>
        <w:bookmarkStart w:id="1763" w:name="_Toc103769657"/>
        <w:bookmarkStart w:id="1764" w:name="_Toc103769733"/>
        <w:bookmarkStart w:id="1765" w:name="_Toc103769808"/>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del>
    </w:p>
    <w:p w14:paraId="70694820" w14:textId="6F4E9822" w:rsidR="00D952DE" w:rsidDel="00F44063" w:rsidRDefault="00D952DE">
      <w:pPr>
        <w:pStyle w:val="ListParagraph"/>
        <w:rPr>
          <w:del w:id="1766" w:author="Villaverde, Alfredo" w:date="2022-03-10T13:13:00Z"/>
          <w:rFonts w:asciiTheme="minorHAnsi" w:hAnsiTheme="minorHAnsi" w:cstheme="minorHAnsi"/>
        </w:rPr>
        <w:pPrChange w:id="1767" w:author="Alain Komin" w:date="2022-08-29T15:25:00Z">
          <w:pPr/>
        </w:pPrChange>
      </w:pPr>
      <w:del w:id="1768" w:author="Villaverde, Alfredo" w:date="2022-03-10T13:13:00Z">
        <w:r w:rsidDel="00F44063">
          <w:rPr>
            <w:rFonts w:asciiTheme="minorHAnsi" w:hAnsiTheme="minorHAnsi" w:cstheme="minorHAnsi"/>
          </w:rPr>
          <w:delText xml:space="preserve">When the shopper clicks into the box a calendar of the available dates will display. Once the date is selected the field will display with that date. </w:delText>
        </w:r>
        <w:bookmarkStart w:id="1769" w:name="_Toc97814068"/>
        <w:bookmarkStart w:id="1770" w:name="_Toc97814827"/>
        <w:bookmarkStart w:id="1771" w:name="_Toc97815079"/>
        <w:bookmarkStart w:id="1772" w:name="_Toc97815210"/>
        <w:bookmarkStart w:id="1773" w:name="_Toc97816074"/>
        <w:bookmarkStart w:id="1774" w:name="_Toc97816663"/>
        <w:bookmarkStart w:id="1775" w:name="_Toc103766423"/>
        <w:bookmarkStart w:id="1776" w:name="_Toc103766502"/>
        <w:bookmarkStart w:id="1777" w:name="_Toc103768521"/>
        <w:bookmarkStart w:id="1778" w:name="_Toc103768600"/>
        <w:bookmarkStart w:id="1779" w:name="_Toc103768679"/>
        <w:bookmarkStart w:id="1780" w:name="_Toc103768758"/>
        <w:bookmarkStart w:id="1781" w:name="_Toc103768852"/>
        <w:bookmarkStart w:id="1782" w:name="_Toc103769010"/>
        <w:bookmarkStart w:id="1783" w:name="_Toc103769089"/>
        <w:bookmarkStart w:id="1784" w:name="_Toc103769168"/>
        <w:bookmarkStart w:id="1785" w:name="_Toc103769247"/>
        <w:bookmarkStart w:id="1786" w:name="_Toc103769326"/>
        <w:bookmarkStart w:id="1787" w:name="_Toc103769420"/>
        <w:bookmarkStart w:id="1788" w:name="_Toc103769499"/>
        <w:bookmarkStart w:id="1789" w:name="_Toc103769578"/>
        <w:bookmarkStart w:id="1790" w:name="_Toc103769658"/>
        <w:bookmarkStart w:id="1791" w:name="_Toc103769734"/>
        <w:bookmarkStart w:id="1792" w:name="_Toc103769809"/>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del>
    </w:p>
    <w:p w14:paraId="394D5AEA" w14:textId="063856C5" w:rsidR="00D952DE" w:rsidDel="00F44063" w:rsidRDefault="00D952DE">
      <w:pPr>
        <w:pStyle w:val="ListParagraph"/>
        <w:rPr>
          <w:del w:id="1793" w:author="Villaverde, Alfredo" w:date="2022-03-10T13:13:00Z"/>
          <w:rFonts w:asciiTheme="minorHAnsi" w:hAnsiTheme="minorHAnsi" w:cstheme="minorHAnsi"/>
        </w:rPr>
        <w:pPrChange w:id="1794" w:author="Alain Komin" w:date="2022-08-29T15:25:00Z">
          <w:pPr/>
        </w:pPrChange>
      </w:pPr>
      <w:del w:id="1795" w:author="Villaverde, Alfredo" w:date="2022-03-10T13:13:00Z">
        <w:r w:rsidDel="00F44063">
          <w:rPr>
            <w:rFonts w:eastAsia="Times New Roman"/>
            <w:noProof/>
            <w:color w:val="F96A1B" w:themeColor="accent2"/>
            <w:kern w:val="28"/>
            <w:sz w:val="36"/>
            <w:szCs w:val="36"/>
            <w:lang w:val="en-US"/>
          </w:rPr>
          <w:drawing>
            <wp:inline distT="0" distB="0" distL="0" distR="0" wp14:anchorId="24DC2700" wp14:editId="7E6B7C26">
              <wp:extent cx="1930400" cy="1870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1770" cy="1872229"/>
                      </a:xfrm>
                      <a:prstGeom prst="rect">
                        <a:avLst/>
                      </a:prstGeom>
                    </pic:spPr>
                  </pic:pic>
                </a:graphicData>
              </a:graphic>
            </wp:inline>
          </w:drawing>
        </w:r>
        <w:bookmarkStart w:id="1796" w:name="_Toc97814069"/>
        <w:bookmarkStart w:id="1797" w:name="_Toc97814828"/>
        <w:bookmarkStart w:id="1798" w:name="_Toc97815080"/>
        <w:bookmarkStart w:id="1799" w:name="_Toc97815211"/>
        <w:bookmarkStart w:id="1800" w:name="_Toc97816075"/>
        <w:bookmarkStart w:id="1801" w:name="_Toc97816664"/>
        <w:bookmarkStart w:id="1802" w:name="_Toc103766424"/>
        <w:bookmarkStart w:id="1803" w:name="_Toc103766503"/>
        <w:bookmarkStart w:id="1804" w:name="_Toc103768522"/>
        <w:bookmarkStart w:id="1805" w:name="_Toc103768601"/>
        <w:bookmarkStart w:id="1806" w:name="_Toc103768680"/>
        <w:bookmarkStart w:id="1807" w:name="_Toc103768759"/>
        <w:bookmarkStart w:id="1808" w:name="_Toc103768853"/>
        <w:bookmarkStart w:id="1809" w:name="_Toc103769011"/>
        <w:bookmarkStart w:id="1810" w:name="_Toc103769090"/>
        <w:bookmarkStart w:id="1811" w:name="_Toc103769169"/>
        <w:bookmarkStart w:id="1812" w:name="_Toc103769248"/>
        <w:bookmarkStart w:id="1813" w:name="_Toc103769327"/>
        <w:bookmarkStart w:id="1814" w:name="_Toc103769421"/>
        <w:bookmarkStart w:id="1815" w:name="_Toc103769500"/>
        <w:bookmarkStart w:id="1816" w:name="_Toc103769579"/>
        <w:bookmarkStart w:id="1817" w:name="_Toc103769659"/>
        <w:bookmarkStart w:id="1818" w:name="_Toc103769735"/>
        <w:bookmarkStart w:id="1819" w:name="_Toc103769810"/>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del>
    </w:p>
    <w:p w14:paraId="6629180C" w14:textId="4E107D81" w:rsidR="00B43E45" w:rsidDel="00F44063" w:rsidRDefault="00D952DE">
      <w:pPr>
        <w:pStyle w:val="ListParagraph"/>
        <w:rPr>
          <w:del w:id="1820" w:author="Villaverde, Alfredo" w:date="2022-03-10T13:13:00Z"/>
          <w:rFonts w:asciiTheme="minorHAnsi" w:hAnsiTheme="minorHAnsi" w:cstheme="minorHAnsi"/>
        </w:rPr>
        <w:pPrChange w:id="1821" w:author="Alain Komin" w:date="2022-08-29T15:25:00Z">
          <w:pPr/>
        </w:pPrChange>
      </w:pPr>
      <w:del w:id="1822" w:author="Villaverde, Alfredo" w:date="2022-03-10T13:13:00Z">
        <w:r w:rsidDel="00F44063">
          <w:rPr>
            <w:rFonts w:asciiTheme="minorHAnsi" w:hAnsiTheme="minorHAnsi" w:cstheme="minorHAnsi"/>
          </w:rPr>
          <w:delText xml:space="preserve">The dates selected will display on the final review page of the order.  </w:delText>
        </w:r>
        <w:r w:rsidR="00B43E45" w:rsidDel="00F44063">
          <w:rPr>
            <w:rFonts w:asciiTheme="minorHAnsi" w:hAnsiTheme="minorHAnsi" w:cstheme="minorHAnsi"/>
          </w:rPr>
          <w:delText xml:space="preserve">If no ship date was available for selection it should say “Shipping Upon Harvest” where the selected date would display if there was one. </w:delText>
        </w:r>
        <w:bookmarkStart w:id="1823" w:name="_Toc97814070"/>
        <w:bookmarkStart w:id="1824" w:name="_Toc97814829"/>
        <w:bookmarkStart w:id="1825" w:name="_Toc97815081"/>
        <w:bookmarkStart w:id="1826" w:name="_Toc97815212"/>
        <w:bookmarkStart w:id="1827" w:name="_Toc97816076"/>
        <w:bookmarkStart w:id="1828" w:name="_Toc97816665"/>
        <w:bookmarkStart w:id="1829" w:name="_Toc103766425"/>
        <w:bookmarkStart w:id="1830" w:name="_Toc103766504"/>
        <w:bookmarkStart w:id="1831" w:name="_Toc103768523"/>
        <w:bookmarkStart w:id="1832" w:name="_Toc103768602"/>
        <w:bookmarkStart w:id="1833" w:name="_Toc103768681"/>
        <w:bookmarkStart w:id="1834" w:name="_Toc103768760"/>
        <w:bookmarkStart w:id="1835" w:name="_Toc103768854"/>
        <w:bookmarkStart w:id="1836" w:name="_Toc103769012"/>
        <w:bookmarkStart w:id="1837" w:name="_Toc103769091"/>
        <w:bookmarkStart w:id="1838" w:name="_Toc103769170"/>
        <w:bookmarkStart w:id="1839" w:name="_Toc103769249"/>
        <w:bookmarkStart w:id="1840" w:name="_Toc103769328"/>
        <w:bookmarkStart w:id="1841" w:name="_Toc103769422"/>
        <w:bookmarkStart w:id="1842" w:name="_Toc103769501"/>
        <w:bookmarkStart w:id="1843" w:name="_Toc103769580"/>
        <w:bookmarkStart w:id="1844" w:name="_Toc103769660"/>
        <w:bookmarkStart w:id="1845" w:name="_Toc103769736"/>
        <w:bookmarkStart w:id="1846" w:name="_Toc103769811"/>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del>
    </w:p>
    <w:p w14:paraId="7D8E14FD" w14:textId="69ABAEDA" w:rsidR="00B43E45" w:rsidDel="00F44063" w:rsidRDefault="00B43E45">
      <w:pPr>
        <w:pStyle w:val="ListParagraph"/>
        <w:rPr>
          <w:del w:id="1847" w:author="Villaverde, Alfredo" w:date="2022-03-10T13:13:00Z"/>
          <w:rFonts w:asciiTheme="minorHAnsi" w:hAnsiTheme="minorHAnsi" w:cstheme="minorHAnsi"/>
          <w:b/>
          <w:bCs/>
        </w:rPr>
        <w:pPrChange w:id="1848" w:author="Alain Komin" w:date="2022-08-29T15:25:00Z">
          <w:pPr/>
        </w:pPrChange>
      </w:pPr>
      <w:bookmarkStart w:id="1849" w:name="_Toc97814071"/>
      <w:bookmarkStart w:id="1850" w:name="_Toc97814830"/>
      <w:bookmarkStart w:id="1851" w:name="_Toc97815082"/>
      <w:bookmarkStart w:id="1852" w:name="_Toc97815213"/>
      <w:bookmarkStart w:id="1853" w:name="_Toc97816077"/>
      <w:bookmarkStart w:id="1854" w:name="_Toc97816666"/>
      <w:bookmarkStart w:id="1855" w:name="_Toc103766426"/>
      <w:bookmarkStart w:id="1856" w:name="_Toc103766505"/>
      <w:bookmarkStart w:id="1857" w:name="_Toc103768524"/>
      <w:bookmarkStart w:id="1858" w:name="_Toc103768603"/>
      <w:bookmarkStart w:id="1859" w:name="_Toc103768682"/>
      <w:bookmarkStart w:id="1860" w:name="_Toc103768761"/>
      <w:bookmarkStart w:id="1861" w:name="_Toc103768855"/>
      <w:bookmarkStart w:id="1862" w:name="_Toc103769013"/>
      <w:bookmarkStart w:id="1863" w:name="_Toc103769092"/>
      <w:bookmarkStart w:id="1864" w:name="_Toc103769171"/>
      <w:bookmarkStart w:id="1865" w:name="_Toc103769250"/>
      <w:bookmarkStart w:id="1866" w:name="_Toc103769329"/>
      <w:bookmarkStart w:id="1867" w:name="_Toc103769423"/>
      <w:bookmarkStart w:id="1868" w:name="_Toc103769502"/>
      <w:bookmarkStart w:id="1869" w:name="_Toc103769581"/>
      <w:bookmarkStart w:id="1870" w:name="_Toc103769661"/>
      <w:bookmarkStart w:id="1871" w:name="_Toc103769737"/>
      <w:bookmarkStart w:id="1872" w:name="_Toc103769812"/>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p>
    <w:p w14:paraId="6FCC09CC" w14:textId="7A5FDE19" w:rsidR="00B43E45" w:rsidDel="00F44063" w:rsidRDefault="00B43E45">
      <w:pPr>
        <w:pStyle w:val="ListParagraph"/>
        <w:rPr>
          <w:del w:id="1873" w:author="Villaverde, Alfredo" w:date="2022-03-10T13:13:00Z"/>
          <w:rFonts w:asciiTheme="minorHAnsi" w:hAnsiTheme="minorHAnsi" w:cstheme="minorHAnsi"/>
          <w:b/>
          <w:bCs/>
        </w:rPr>
        <w:pPrChange w:id="1874" w:author="Alain Komin" w:date="2022-08-29T15:25:00Z">
          <w:pPr/>
        </w:pPrChange>
      </w:pPr>
      <w:bookmarkStart w:id="1875" w:name="_Toc97814072"/>
      <w:bookmarkStart w:id="1876" w:name="_Toc97814831"/>
      <w:bookmarkStart w:id="1877" w:name="_Toc97815083"/>
      <w:bookmarkStart w:id="1878" w:name="_Toc97815214"/>
      <w:bookmarkStart w:id="1879" w:name="_Toc97816078"/>
      <w:bookmarkStart w:id="1880" w:name="_Toc97816667"/>
      <w:bookmarkStart w:id="1881" w:name="_Toc103766427"/>
      <w:bookmarkStart w:id="1882" w:name="_Toc103766506"/>
      <w:bookmarkStart w:id="1883" w:name="_Toc103768525"/>
      <w:bookmarkStart w:id="1884" w:name="_Toc103768604"/>
      <w:bookmarkStart w:id="1885" w:name="_Toc103768683"/>
      <w:bookmarkStart w:id="1886" w:name="_Toc103768762"/>
      <w:bookmarkStart w:id="1887" w:name="_Toc103768856"/>
      <w:bookmarkStart w:id="1888" w:name="_Toc103769014"/>
      <w:bookmarkStart w:id="1889" w:name="_Toc103769093"/>
      <w:bookmarkStart w:id="1890" w:name="_Toc103769172"/>
      <w:bookmarkStart w:id="1891" w:name="_Toc103769251"/>
      <w:bookmarkStart w:id="1892" w:name="_Toc103769330"/>
      <w:bookmarkStart w:id="1893" w:name="_Toc103769424"/>
      <w:bookmarkStart w:id="1894" w:name="_Toc103769503"/>
      <w:bookmarkStart w:id="1895" w:name="_Toc103769582"/>
      <w:bookmarkStart w:id="1896" w:name="_Toc103769662"/>
      <w:bookmarkStart w:id="1897" w:name="_Toc103769738"/>
      <w:bookmarkStart w:id="1898" w:name="_Toc103769813"/>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0DCDBF4D" w14:textId="4AD85D6B" w:rsidR="00B43E45" w:rsidDel="00F44063" w:rsidRDefault="00B43E45">
      <w:pPr>
        <w:pStyle w:val="ListParagraph"/>
        <w:rPr>
          <w:del w:id="1899" w:author="Villaverde, Alfredo" w:date="2022-03-10T13:13:00Z"/>
          <w:rFonts w:asciiTheme="minorHAnsi" w:hAnsiTheme="minorHAnsi" w:cstheme="minorHAnsi"/>
          <w:b/>
          <w:bCs/>
        </w:rPr>
        <w:pPrChange w:id="1900" w:author="Alain Komin" w:date="2022-08-29T15:25:00Z">
          <w:pPr/>
        </w:pPrChange>
      </w:pPr>
      <w:bookmarkStart w:id="1901" w:name="_Toc97814073"/>
      <w:bookmarkStart w:id="1902" w:name="_Toc97814832"/>
      <w:bookmarkStart w:id="1903" w:name="_Toc97815084"/>
      <w:bookmarkStart w:id="1904" w:name="_Toc97815215"/>
      <w:bookmarkStart w:id="1905" w:name="_Toc97816079"/>
      <w:bookmarkStart w:id="1906" w:name="_Toc97816668"/>
      <w:bookmarkStart w:id="1907" w:name="_Toc103766428"/>
      <w:bookmarkStart w:id="1908" w:name="_Toc103766507"/>
      <w:bookmarkStart w:id="1909" w:name="_Toc103768526"/>
      <w:bookmarkStart w:id="1910" w:name="_Toc103768605"/>
      <w:bookmarkStart w:id="1911" w:name="_Toc103768684"/>
      <w:bookmarkStart w:id="1912" w:name="_Toc103768763"/>
      <w:bookmarkStart w:id="1913" w:name="_Toc103768857"/>
      <w:bookmarkStart w:id="1914" w:name="_Toc103769015"/>
      <w:bookmarkStart w:id="1915" w:name="_Toc103769094"/>
      <w:bookmarkStart w:id="1916" w:name="_Toc103769173"/>
      <w:bookmarkStart w:id="1917" w:name="_Toc103769252"/>
      <w:bookmarkStart w:id="1918" w:name="_Toc103769331"/>
      <w:bookmarkStart w:id="1919" w:name="_Toc103769425"/>
      <w:bookmarkStart w:id="1920" w:name="_Toc103769504"/>
      <w:bookmarkStart w:id="1921" w:name="_Toc103769583"/>
      <w:bookmarkStart w:id="1922" w:name="_Toc103769663"/>
      <w:bookmarkStart w:id="1923" w:name="_Toc103769739"/>
      <w:bookmarkStart w:id="1924" w:name="_Toc103769814"/>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p>
    <w:p w14:paraId="47E76BB4" w14:textId="6984A0EB" w:rsidR="00B43E45" w:rsidDel="00F44063" w:rsidRDefault="00B43E45">
      <w:pPr>
        <w:pStyle w:val="ListParagraph"/>
        <w:rPr>
          <w:del w:id="1925" w:author="Villaverde, Alfredo" w:date="2022-03-10T13:13:00Z"/>
          <w:rFonts w:asciiTheme="minorHAnsi" w:hAnsiTheme="minorHAnsi" w:cstheme="minorHAnsi"/>
          <w:b/>
          <w:bCs/>
        </w:rPr>
        <w:pPrChange w:id="1926" w:author="Alain Komin" w:date="2022-08-29T15:25:00Z">
          <w:pPr/>
        </w:pPrChange>
      </w:pPr>
      <w:bookmarkStart w:id="1927" w:name="_Toc97814074"/>
      <w:bookmarkStart w:id="1928" w:name="_Toc97814833"/>
      <w:bookmarkStart w:id="1929" w:name="_Toc97815085"/>
      <w:bookmarkStart w:id="1930" w:name="_Toc97815216"/>
      <w:bookmarkStart w:id="1931" w:name="_Toc97816080"/>
      <w:bookmarkStart w:id="1932" w:name="_Toc97816669"/>
      <w:bookmarkStart w:id="1933" w:name="_Toc103766429"/>
      <w:bookmarkStart w:id="1934" w:name="_Toc103766508"/>
      <w:bookmarkStart w:id="1935" w:name="_Toc103768527"/>
      <w:bookmarkStart w:id="1936" w:name="_Toc103768606"/>
      <w:bookmarkStart w:id="1937" w:name="_Toc103768685"/>
      <w:bookmarkStart w:id="1938" w:name="_Toc103768764"/>
      <w:bookmarkStart w:id="1939" w:name="_Toc103768858"/>
      <w:bookmarkStart w:id="1940" w:name="_Toc103769016"/>
      <w:bookmarkStart w:id="1941" w:name="_Toc103769095"/>
      <w:bookmarkStart w:id="1942" w:name="_Toc103769174"/>
      <w:bookmarkStart w:id="1943" w:name="_Toc103769253"/>
      <w:bookmarkStart w:id="1944" w:name="_Toc103769332"/>
      <w:bookmarkStart w:id="1945" w:name="_Toc103769426"/>
      <w:bookmarkStart w:id="1946" w:name="_Toc103769505"/>
      <w:bookmarkStart w:id="1947" w:name="_Toc103769584"/>
      <w:bookmarkStart w:id="1948" w:name="_Toc103769664"/>
      <w:bookmarkStart w:id="1949" w:name="_Toc103769740"/>
      <w:bookmarkStart w:id="1950" w:name="_Toc103769815"/>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p>
    <w:p w14:paraId="054246A1" w14:textId="201E496A" w:rsidR="00B43E45" w:rsidDel="00F44063" w:rsidRDefault="00B43E45">
      <w:pPr>
        <w:pStyle w:val="ListParagraph"/>
        <w:rPr>
          <w:del w:id="1951" w:author="Villaverde, Alfredo" w:date="2022-03-10T13:13:00Z"/>
          <w:rFonts w:asciiTheme="minorHAnsi" w:hAnsiTheme="minorHAnsi" w:cstheme="minorHAnsi"/>
          <w:b/>
          <w:bCs/>
        </w:rPr>
        <w:pPrChange w:id="1952" w:author="Alain Komin" w:date="2022-08-29T15:25:00Z">
          <w:pPr/>
        </w:pPrChange>
      </w:pPr>
      <w:bookmarkStart w:id="1953" w:name="_Toc97814075"/>
      <w:bookmarkStart w:id="1954" w:name="_Toc97814834"/>
      <w:bookmarkStart w:id="1955" w:name="_Toc97815086"/>
      <w:bookmarkStart w:id="1956" w:name="_Toc97815217"/>
      <w:bookmarkStart w:id="1957" w:name="_Toc97816081"/>
      <w:bookmarkStart w:id="1958" w:name="_Toc97816670"/>
      <w:bookmarkStart w:id="1959" w:name="_Toc103766430"/>
      <w:bookmarkStart w:id="1960" w:name="_Toc103766509"/>
      <w:bookmarkStart w:id="1961" w:name="_Toc103768528"/>
      <w:bookmarkStart w:id="1962" w:name="_Toc103768607"/>
      <w:bookmarkStart w:id="1963" w:name="_Toc103768686"/>
      <w:bookmarkStart w:id="1964" w:name="_Toc103768765"/>
      <w:bookmarkStart w:id="1965" w:name="_Toc103768859"/>
      <w:bookmarkStart w:id="1966" w:name="_Toc103769017"/>
      <w:bookmarkStart w:id="1967" w:name="_Toc103769096"/>
      <w:bookmarkStart w:id="1968" w:name="_Toc103769175"/>
      <w:bookmarkStart w:id="1969" w:name="_Toc103769254"/>
      <w:bookmarkStart w:id="1970" w:name="_Toc103769333"/>
      <w:bookmarkStart w:id="1971" w:name="_Toc103769427"/>
      <w:bookmarkStart w:id="1972" w:name="_Toc103769506"/>
      <w:bookmarkStart w:id="1973" w:name="_Toc103769585"/>
      <w:bookmarkStart w:id="1974" w:name="_Toc103769665"/>
      <w:bookmarkStart w:id="1975" w:name="_Toc103769741"/>
      <w:bookmarkStart w:id="1976" w:name="_Toc103769816"/>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p>
    <w:p w14:paraId="14B851A7" w14:textId="3FFFA8F5" w:rsidR="00B43E45" w:rsidRPr="00B43E45" w:rsidDel="00F44063" w:rsidRDefault="00B43E45">
      <w:pPr>
        <w:pStyle w:val="ListParagraph"/>
        <w:rPr>
          <w:del w:id="1977" w:author="Villaverde, Alfredo" w:date="2022-03-10T13:13:00Z"/>
          <w:rFonts w:asciiTheme="minorHAnsi" w:hAnsiTheme="minorHAnsi" w:cstheme="minorHAnsi"/>
          <w:b/>
          <w:bCs/>
        </w:rPr>
        <w:pPrChange w:id="1978" w:author="Alain Komin" w:date="2022-08-29T15:25:00Z">
          <w:pPr/>
        </w:pPrChange>
      </w:pPr>
      <w:del w:id="1979" w:author="Villaverde, Alfredo" w:date="2022-03-10T13:13:00Z">
        <w:r w:rsidRPr="00B43E45" w:rsidDel="00F44063">
          <w:rPr>
            <w:rFonts w:asciiTheme="minorHAnsi" w:hAnsiTheme="minorHAnsi" w:cstheme="minorHAnsi"/>
            <w:b/>
            <w:bCs/>
          </w:rPr>
          <w:delText>Example of order review page:</w:delText>
        </w:r>
        <w:bookmarkStart w:id="1980" w:name="_Toc97814076"/>
        <w:bookmarkStart w:id="1981" w:name="_Toc97814835"/>
        <w:bookmarkStart w:id="1982" w:name="_Toc97815087"/>
        <w:bookmarkStart w:id="1983" w:name="_Toc97815218"/>
        <w:bookmarkStart w:id="1984" w:name="_Toc97816082"/>
        <w:bookmarkStart w:id="1985" w:name="_Toc97816671"/>
        <w:bookmarkStart w:id="1986" w:name="_Toc103766431"/>
        <w:bookmarkStart w:id="1987" w:name="_Toc103766510"/>
        <w:bookmarkStart w:id="1988" w:name="_Toc103768529"/>
        <w:bookmarkStart w:id="1989" w:name="_Toc103768608"/>
        <w:bookmarkStart w:id="1990" w:name="_Toc103768687"/>
        <w:bookmarkStart w:id="1991" w:name="_Toc103768766"/>
        <w:bookmarkStart w:id="1992" w:name="_Toc103768860"/>
        <w:bookmarkStart w:id="1993" w:name="_Toc103769018"/>
        <w:bookmarkStart w:id="1994" w:name="_Toc103769097"/>
        <w:bookmarkStart w:id="1995" w:name="_Toc103769176"/>
        <w:bookmarkStart w:id="1996" w:name="_Toc103769255"/>
        <w:bookmarkStart w:id="1997" w:name="_Toc103769334"/>
        <w:bookmarkStart w:id="1998" w:name="_Toc103769428"/>
        <w:bookmarkStart w:id="1999" w:name="_Toc103769507"/>
        <w:bookmarkStart w:id="2000" w:name="_Toc103769586"/>
        <w:bookmarkStart w:id="2001" w:name="_Toc103769666"/>
        <w:bookmarkStart w:id="2002" w:name="_Toc103769742"/>
        <w:bookmarkStart w:id="2003" w:name="_Toc103769817"/>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del>
    </w:p>
    <w:p w14:paraId="0C0BEF6F" w14:textId="7D893815" w:rsidR="00B43E45" w:rsidDel="00F44063" w:rsidRDefault="00B43E45">
      <w:pPr>
        <w:pStyle w:val="ListParagraph"/>
        <w:rPr>
          <w:del w:id="2004" w:author="Villaverde, Alfredo" w:date="2022-03-10T13:13:00Z"/>
          <w:rFonts w:asciiTheme="minorHAnsi" w:hAnsiTheme="minorHAnsi" w:cstheme="minorHAnsi"/>
        </w:rPr>
        <w:pPrChange w:id="2005" w:author="Alain Komin" w:date="2022-08-29T15:25:00Z">
          <w:pPr/>
        </w:pPrChange>
      </w:pPr>
      <w:del w:id="2006" w:author="Villaverde, Alfredo" w:date="2022-03-10T13:13:00Z">
        <w:r w:rsidDel="00F44063">
          <w:rPr>
            <w:rFonts w:eastAsia="Times New Roman"/>
            <w:noProof/>
            <w:color w:val="F96A1B" w:themeColor="accent2"/>
            <w:kern w:val="28"/>
            <w:sz w:val="36"/>
            <w:szCs w:val="36"/>
            <w:lang w:val="en-US"/>
          </w:rPr>
          <w:drawing>
            <wp:inline distT="0" distB="0" distL="0" distR="0" wp14:anchorId="6B34453A" wp14:editId="7EC86C2E">
              <wp:extent cx="6583680" cy="435483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4354830"/>
                      </a:xfrm>
                      <a:prstGeom prst="rect">
                        <a:avLst/>
                      </a:prstGeom>
                    </pic:spPr>
                  </pic:pic>
                </a:graphicData>
              </a:graphic>
            </wp:inline>
          </w:drawing>
        </w:r>
        <w:bookmarkStart w:id="2007" w:name="_Toc97814077"/>
        <w:bookmarkStart w:id="2008" w:name="_Toc97814836"/>
        <w:bookmarkStart w:id="2009" w:name="_Toc97815088"/>
        <w:bookmarkStart w:id="2010" w:name="_Toc97815219"/>
        <w:bookmarkStart w:id="2011" w:name="_Toc97816083"/>
        <w:bookmarkStart w:id="2012" w:name="_Toc97816672"/>
        <w:bookmarkStart w:id="2013" w:name="_Toc103766432"/>
        <w:bookmarkStart w:id="2014" w:name="_Toc103766511"/>
        <w:bookmarkStart w:id="2015" w:name="_Toc103768530"/>
        <w:bookmarkStart w:id="2016" w:name="_Toc103768609"/>
        <w:bookmarkStart w:id="2017" w:name="_Toc103768688"/>
        <w:bookmarkStart w:id="2018" w:name="_Toc103768767"/>
        <w:bookmarkStart w:id="2019" w:name="_Toc103768861"/>
        <w:bookmarkStart w:id="2020" w:name="_Toc103769019"/>
        <w:bookmarkStart w:id="2021" w:name="_Toc103769098"/>
        <w:bookmarkStart w:id="2022" w:name="_Toc103769177"/>
        <w:bookmarkStart w:id="2023" w:name="_Toc103769256"/>
        <w:bookmarkStart w:id="2024" w:name="_Toc103769335"/>
        <w:bookmarkStart w:id="2025" w:name="_Toc103769429"/>
        <w:bookmarkStart w:id="2026" w:name="_Toc103769508"/>
        <w:bookmarkStart w:id="2027" w:name="_Toc103769587"/>
        <w:bookmarkStart w:id="2028" w:name="_Toc103769667"/>
        <w:bookmarkStart w:id="2029" w:name="_Toc103769743"/>
        <w:bookmarkStart w:id="2030" w:name="_Toc103769818"/>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del>
    </w:p>
    <w:p w14:paraId="5670D8DA" w14:textId="7995090A" w:rsidR="00D952DE" w:rsidDel="00F44063" w:rsidRDefault="00AA0580">
      <w:pPr>
        <w:pStyle w:val="ListParagraph"/>
        <w:rPr>
          <w:del w:id="2031" w:author="Villaverde, Alfredo" w:date="2022-03-10T13:13:00Z"/>
          <w:rFonts w:asciiTheme="minorHAnsi" w:hAnsiTheme="minorHAnsi" w:cstheme="minorHAnsi"/>
        </w:rPr>
        <w:pPrChange w:id="2032" w:author="Alain Komin" w:date="2022-08-29T15:25:00Z">
          <w:pPr/>
        </w:pPrChange>
      </w:pPr>
      <w:del w:id="2033" w:author="Villaverde, Alfredo" w:date="2022-03-10T13:13:00Z">
        <w:r w:rsidDel="00F44063">
          <w:rPr>
            <w:rFonts w:asciiTheme="minorHAnsi" w:hAnsiTheme="minorHAnsi" w:cstheme="minorHAnsi"/>
          </w:rPr>
          <w:delText xml:space="preserve">It should also show the ship dates selected in My Account – purchase history when viewing the sales order details. </w:delText>
        </w:r>
        <w:bookmarkStart w:id="2034" w:name="_Toc97814078"/>
        <w:bookmarkStart w:id="2035" w:name="_Toc97814837"/>
        <w:bookmarkStart w:id="2036" w:name="_Toc97815089"/>
        <w:bookmarkStart w:id="2037" w:name="_Toc97815220"/>
        <w:bookmarkStart w:id="2038" w:name="_Toc97816084"/>
        <w:bookmarkStart w:id="2039" w:name="_Toc97816673"/>
        <w:bookmarkStart w:id="2040" w:name="_Toc103766433"/>
        <w:bookmarkStart w:id="2041" w:name="_Toc103766512"/>
        <w:bookmarkStart w:id="2042" w:name="_Toc103768531"/>
        <w:bookmarkStart w:id="2043" w:name="_Toc103768610"/>
        <w:bookmarkStart w:id="2044" w:name="_Toc103768689"/>
        <w:bookmarkStart w:id="2045" w:name="_Toc103768768"/>
        <w:bookmarkStart w:id="2046" w:name="_Toc103768862"/>
        <w:bookmarkStart w:id="2047" w:name="_Toc103769020"/>
        <w:bookmarkStart w:id="2048" w:name="_Toc103769099"/>
        <w:bookmarkStart w:id="2049" w:name="_Toc103769178"/>
        <w:bookmarkStart w:id="2050" w:name="_Toc103769257"/>
        <w:bookmarkStart w:id="2051" w:name="_Toc103769336"/>
        <w:bookmarkStart w:id="2052" w:name="_Toc103769430"/>
        <w:bookmarkStart w:id="2053" w:name="_Toc103769509"/>
        <w:bookmarkStart w:id="2054" w:name="_Toc103769588"/>
        <w:bookmarkStart w:id="2055" w:name="_Toc103769668"/>
        <w:bookmarkStart w:id="2056" w:name="_Toc103769744"/>
        <w:bookmarkStart w:id="2057" w:name="_Toc103769819"/>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del>
    </w:p>
    <w:p w14:paraId="607C3434" w14:textId="4BF3EBE7" w:rsidR="00BB60DB" w:rsidDel="00F44063" w:rsidRDefault="00BB60DB">
      <w:pPr>
        <w:pStyle w:val="ListParagraph"/>
        <w:rPr>
          <w:del w:id="2058" w:author="Villaverde, Alfredo" w:date="2022-03-10T13:13:00Z"/>
          <w:rFonts w:asciiTheme="minorHAnsi" w:hAnsiTheme="minorHAnsi" w:cstheme="minorHAnsi"/>
          <w:b/>
          <w:bCs/>
          <w:u w:val="single"/>
        </w:rPr>
        <w:pPrChange w:id="2059" w:author="Alain Komin" w:date="2022-08-29T15:25:00Z">
          <w:pPr/>
        </w:pPrChange>
      </w:pPr>
      <w:del w:id="2060" w:author="Villaverde, Alfredo" w:date="2022-03-10T13:13:00Z">
        <w:r w:rsidRPr="00BB60DB" w:rsidDel="00F44063">
          <w:rPr>
            <w:rFonts w:asciiTheme="minorHAnsi" w:hAnsiTheme="minorHAnsi" w:cstheme="minorHAnsi"/>
            <w:b/>
            <w:bCs/>
            <w:u w:val="single"/>
          </w:rPr>
          <w:delText xml:space="preserve">Order being shipped outside the United States </w:delText>
        </w:r>
        <w:bookmarkStart w:id="2061" w:name="_Toc97814079"/>
        <w:bookmarkStart w:id="2062" w:name="_Toc97814838"/>
        <w:bookmarkStart w:id="2063" w:name="_Toc97815090"/>
        <w:bookmarkStart w:id="2064" w:name="_Toc97815221"/>
        <w:bookmarkStart w:id="2065" w:name="_Toc97816085"/>
        <w:bookmarkStart w:id="2066" w:name="_Toc97816674"/>
        <w:bookmarkStart w:id="2067" w:name="_Toc103766434"/>
        <w:bookmarkStart w:id="2068" w:name="_Toc103766513"/>
        <w:bookmarkStart w:id="2069" w:name="_Toc103768532"/>
        <w:bookmarkStart w:id="2070" w:name="_Toc103768611"/>
        <w:bookmarkStart w:id="2071" w:name="_Toc103768690"/>
        <w:bookmarkStart w:id="2072" w:name="_Toc103768769"/>
        <w:bookmarkStart w:id="2073" w:name="_Toc103768863"/>
        <w:bookmarkStart w:id="2074" w:name="_Toc103769021"/>
        <w:bookmarkStart w:id="2075" w:name="_Toc103769100"/>
        <w:bookmarkStart w:id="2076" w:name="_Toc103769179"/>
        <w:bookmarkStart w:id="2077" w:name="_Toc103769258"/>
        <w:bookmarkStart w:id="2078" w:name="_Toc103769337"/>
        <w:bookmarkStart w:id="2079" w:name="_Toc103769431"/>
        <w:bookmarkStart w:id="2080" w:name="_Toc103769510"/>
        <w:bookmarkStart w:id="2081" w:name="_Toc103769589"/>
        <w:bookmarkStart w:id="2082" w:name="_Toc103769669"/>
        <w:bookmarkStart w:id="2083" w:name="_Toc103769745"/>
        <w:bookmarkStart w:id="2084" w:name="_Toc10376982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del>
    </w:p>
    <w:p w14:paraId="79268F6B" w14:textId="551DF186" w:rsidR="00BB60DB" w:rsidDel="00F44063" w:rsidRDefault="00A879C8">
      <w:pPr>
        <w:pStyle w:val="ListParagraph"/>
        <w:rPr>
          <w:del w:id="2085" w:author="Villaverde, Alfredo" w:date="2022-03-10T13:13:00Z"/>
          <w:rFonts w:asciiTheme="minorHAnsi" w:hAnsiTheme="minorHAnsi" w:cstheme="minorHAnsi"/>
        </w:rPr>
        <w:pPrChange w:id="2086" w:author="Alain Komin" w:date="2022-08-29T15:25:00Z">
          <w:pPr/>
        </w:pPrChange>
      </w:pPr>
      <w:del w:id="2087" w:author="Villaverde, Alfredo" w:date="2022-03-10T13:13:00Z">
        <w:r w:rsidDel="00F44063">
          <w:rPr>
            <w:rFonts w:asciiTheme="minorHAnsi" w:hAnsiTheme="minorHAnsi" w:cstheme="minorHAnsi"/>
          </w:rPr>
          <w:delText xml:space="preserve">When the customer selects and address that is </w:delText>
        </w:r>
      </w:del>
      <w:ins w:id="2088" w:author="Bertorelli, Yvonne A" w:date="2021-11-02T14:27:00Z">
        <w:del w:id="2089" w:author="Villaverde, Alfredo" w:date="2022-03-10T13:13:00Z">
          <w:r w:rsidR="006E6617" w:rsidDel="00F44063">
            <w:rPr>
              <w:rFonts w:asciiTheme="minorHAnsi" w:hAnsiTheme="minorHAnsi" w:cstheme="minorHAnsi"/>
            </w:rPr>
            <w:delText xml:space="preserve">Alaska, </w:delText>
          </w:r>
        </w:del>
      </w:ins>
      <w:ins w:id="2090" w:author="Bertorelli, Yvonne A" w:date="2021-11-02T14:35:00Z">
        <w:del w:id="2091" w:author="Villaverde, Alfredo" w:date="2022-03-10T13:13:00Z">
          <w:r w:rsidR="00B834CA" w:rsidDel="00F44063">
            <w:rPr>
              <w:rFonts w:asciiTheme="minorHAnsi" w:hAnsiTheme="minorHAnsi" w:cstheme="minorHAnsi"/>
            </w:rPr>
            <w:delText>Hawaii,</w:delText>
          </w:r>
        </w:del>
      </w:ins>
      <w:ins w:id="2092" w:author="Bertorelli, Yvonne A" w:date="2021-11-02T14:27:00Z">
        <w:del w:id="2093" w:author="Villaverde, Alfredo" w:date="2022-03-10T13:13:00Z">
          <w:r w:rsidR="006E6617" w:rsidDel="00F44063">
            <w:rPr>
              <w:rFonts w:asciiTheme="minorHAnsi" w:hAnsiTheme="minorHAnsi" w:cstheme="minorHAnsi"/>
            </w:rPr>
            <w:delText xml:space="preserve"> or </w:delText>
          </w:r>
        </w:del>
      </w:ins>
      <w:ins w:id="2094" w:author="Bertorelli, Yvonne A" w:date="2021-11-02T14:28:00Z">
        <w:del w:id="2095" w:author="Villaverde, Alfredo" w:date="2022-03-10T13:13:00Z">
          <w:r w:rsidR="006E6617" w:rsidDel="00F44063">
            <w:rPr>
              <w:rFonts w:asciiTheme="minorHAnsi" w:hAnsiTheme="minorHAnsi" w:cstheme="minorHAnsi"/>
            </w:rPr>
            <w:delText>another country,</w:delText>
          </w:r>
        </w:del>
      </w:ins>
      <w:del w:id="2096" w:author="Villaverde, Alfredo" w:date="2022-03-10T13:13:00Z">
        <w:r w:rsidDel="00F44063">
          <w:rPr>
            <w:rFonts w:asciiTheme="minorHAnsi" w:hAnsiTheme="minorHAnsi" w:cstheme="minorHAnsi"/>
          </w:rPr>
          <w:delText xml:space="preserve">in a country other than the United States, the native checkout process will be available.  The customer will select the shipping option/s that TransnetYX make available via the shipping items setup and any rates that may apply. </w:delText>
        </w:r>
        <w:bookmarkStart w:id="2097" w:name="_Toc97814080"/>
        <w:bookmarkStart w:id="2098" w:name="_Toc97814839"/>
        <w:bookmarkStart w:id="2099" w:name="_Toc97815091"/>
        <w:bookmarkStart w:id="2100" w:name="_Toc97815222"/>
        <w:bookmarkStart w:id="2101" w:name="_Toc97816086"/>
        <w:bookmarkStart w:id="2102" w:name="_Toc97816675"/>
        <w:bookmarkStart w:id="2103" w:name="_Toc103766435"/>
        <w:bookmarkStart w:id="2104" w:name="_Toc103766514"/>
        <w:bookmarkStart w:id="2105" w:name="_Toc103768533"/>
        <w:bookmarkStart w:id="2106" w:name="_Toc103768612"/>
        <w:bookmarkStart w:id="2107" w:name="_Toc103768691"/>
        <w:bookmarkStart w:id="2108" w:name="_Toc103768770"/>
        <w:bookmarkStart w:id="2109" w:name="_Toc103768864"/>
        <w:bookmarkStart w:id="2110" w:name="_Toc103769022"/>
        <w:bookmarkStart w:id="2111" w:name="_Toc103769101"/>
        <w:bookmarkStart w:id="2112" w:name="_Toc103769180"/>
        <w:bookmarkStart w:id="2113" w:name="_Toc103769259"/>
        <w:bookmarkStart w:id="2114" w:name="_Toc103769338"/>
        <w:bookmarkStart w:id="2115" w:name="_Toc103769432"/>
        <w:bookmarkStart w:id="2116" w:name="_Toc103769511"/>
        <w:bookmarkStart w:id="2117" w:name="_Toc103769590"/>
        <w:bookmarkStart w:id="2118" w:name="_Toc103769670"/>
        <w:bookmarkStart w:id="2119" w:name="_Toc103769746"/>
        <w:bookmarkStart w:id="2120" w:name="_Toc103769821"/>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del>
    </w:p>
    <w:p w14:paraId="1DA1BD16" w14:textId="609E20DE" w:rsidR="00916C63" w:rsidDel="00F44063" w:rsidRDefault="00916C63">
      <w:pPr>
        <w:pStyle w:val="ListParagraph"/>
        <w:rPr>
          <w:del w:id="2121" w:author="Villaverde, Alfredo" w:date="2022-03-10T13:13:00Z"/>
          <w:rFonts w:asciiTheme="minorHAnsi" w:hAnsiTheme="minorHAnsi" w:cstheme="minorHAnsi"/>
          <w:b/>
          <w:bCs/>
          <w:u w:val="single"/>
        </w:rPr>
        <w:pPrChange w:id="2122" w:author="Alain Komin" w:date="2022-08-29T15:25:00Z">
          <w:pPr/>
        </w:pPrChange>
      </w:pPr>
      <w:del w:id="2123" w:author="Villaverde, Alfredo" w:date="2022-03-10T13:13:00Z">
        <w:r w:rsidRPr="00916C63" w:rsidDel="00F44063">
          <w:rPr>
            <w:rFonts w:asciiTheme="minorHAnsi" w:hAnsiTheme="minorHAnsi" w:cstheme="minorHAnsi"/>
            <w:b/>
            <w:bCs/>
            <w:u w:val="single"/>
          </w:rPr>
          <w:delText>Allowing customers to select an option to use their own account</w:delText>
        </w:r>
        <w:bookmarkStart w:id="2124" w:name="_Toc97814081"/>
        <w:bookmarkStart w:id="2125" w:name="_Toc97814840"/>
        <w:bookmarkStart w:id="2126" w:name="_Toc97815092"/>
        <w:bookmarkStart w:id="2127" w:name="_Toc97815223"/>
        <w:bookmarkStart w:id="2128" w:name="_Toc97816087"/>
        <w:bookmarkStart w:id="2129" w:name="_Toc97816676"/>
        <w:bookmarkStart w:id="2130" w:name="_Toc103766436"/>
        <w:bookmarkStart w:id="2131" w:name="_Toc103766515"/>
        <w:bookmarkStart w:id="2132" w:name="_Toc103768534"/>
        <w:bookmarkStart w:id="2133" w:name="_Toc103768613"/>
        <w:bookmarkStart w:id="2134" w:name="_Toc103768692"/>
        <w:bookmarkStart w:id="2135" w:name="_Toc103768771"/>
        <w:bookmarkStart w:id="2136" w:name="_Toc103768865"/>
        <w:bookmarkStart w:id="2137" w:name="_Toc103769023"/>
        <w:bookmarkStart w:id="2138" w:name="_Toc103769102"/>
        <w:bookmarkStart w:id="2139" w:name="_Toc103769181"/>
        <w:bookmarkStart w:id="2140" w:name="_Toc103769260"/>
        <w:bookmarkStart w:id="2141" w:name="_Toc103769339"/>
        <w:bookmarkStart w:id="2142" w:name="_Toc103769433"/>
        <w:bookmarkStart w:id="2143" w:name="_Toc103769512"/>
        <w:bookmarkStart w:id="2144" w:name="_Toc103769591"/>
        <w:bookmarkStart w:id="2145" w:name="_Toc103769671"/>
        <w:bookmarkStart w:id="2146" w:name="_Toc103769747"/>
        <w:bookmarkStart w:id="2147" w:name="_Toc103769822"/>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del>
    </w:p>
    <w:p w14:paraId="054B72A9" w14:textId="5CB1AEE4" w:rsidR="00A879C8" w:rsidDel="00F44063" w:rsidRDefault="00916C63">
      <w:pPr>
        <w:pStyle w:val="ListParagraph"/>
        <w:rPr>
          <w:del w:id="2148" w:author="Villaverde, Alfredo" w:date="2022-03-10T13:13:00Z"/>
          <w:b/>
          <w:bCs/>
          <w:u w:val="single"/>
        </w:rPr>
        <w:pPrChange w:id="2149" w:author="Alain Komin" w:date="2022-08-29T15:25:00Z">
          <w:pPr/>
        </w:pPrChange>
      </w:pPr>
      <w:del w:id="2150" w:author="Villaverde, Alfredo" w:date="2022-03-10T13:13:00Z">
        <w:r w:rsidDel="00F44063">
          <w:rPr>
            <w:rFonts w:asciiTheme="minorHAnsi" w:hAnsiTheme="minorHAnsi" w:cstheme="minorHAnsi"/>
          </w:rPr>
          <w:delText xml:space="preserve">TransnetYX wants to allow their customers to choose to charge their own account when placing an order. A shipping option will be created “Bill my shipper account” which </w:delText>
        </w:r>
      </w:del>
      <w:ins w:id="2151" w:author="Bertorelli, Yvonne A" w:date="2021-11-03T16:28:00Z">
        <w:del w:id="2152" w:author="Villaverde, Alfredo" w:date="2022-03-10T13:13:00Z">
          <w:r w:rsidR="00A25A63" w:rsidDel="00F44063">
            <w:rPr>
              <w:rFonts w:asciiTheme="minorHAnsi" w:hAnsiTheme="minorHAnsi" w:cstheme="minorHAnsi"/>
            </w:rPr>
            <w:delText xml:space="preserve">when selected, </w:delText>
          </w:r>
        </w:del>
      </w:ins>
      <w:del w:id="2153" w:author="Villaverde, Alfredo" w:date="2022-03-10T13:13:00Z">
        <w:r w:rsidDel="00F44063">
          <w:rPr>
            <w:rFonts w:asciiTheme="minorHAnsi" w:hAnsiTheme="minorHAnsi" w:cstheme="minorHAnsi"/>
          </w:rPr>
          <w:delText xml:space="preserve">will then provide them with a </w:delText>
        </w:r>
      </w:del>
      <w:ins w:id="2154" w:author="Bertorelli, Yvonne A" w:date="2021-11-03T16:28:00Z">
        <w:del w:id="2155" w:author="Villaverde, Alfredo" w:date="2022-03-10T13:13:00Z">
          <w:r w:rsidR="00A25A63" w:rsidDel="00F44063">
            <w:rPr>
              <w:rFonts w:asciiTheme="minorHAnsi" w:hAnsiTheme="minorHAnsi" w:cstheme="minorHAnsi"/>
            </w:rPr>
            <w:delText xml:space="preserve">checkbox to indicate if it is Fedex or UPS and a </w:delText>
          </w:r>
        </w:del>
      </w:ins>
      <w:del w:id="2156" w:author="Villaverde, Alfredo" w:date="2022-03-10T13:13:00Z">
        <w:r w:rsidDel="00F44063">
          <w:rPr>
            <w:rFonts w:asciiTheme="minorHAnsi" w:hAnsiTheme="minorHAnsi" w:cstheme="minorHAnsi"/>
          </w:rPr>
          <w:delText>text field to input their account number.  When this shipping option is selected</w:delText>
        </w:r>
      </w:del>
      <w:ins w:id="2157" w:author="Bertorelli, Yvonne A" w:date="2021-11-03T16:29:00Z">
        <w:del w:id="2158" w:author="Villaverde, Alfredo" w:date="2022-03-10T13:13:00Z">
          <w:r w:rsidR="00A25A63" w:rsidDel="00F44063">
            <w:rPr>
              <w:rFonts w:asciiTheme="minorHAnsi" w:hAnsiTheme="minorHAnsi" w:cstheme="minorHAnsi"/>
            </w:rPr>
            <w:delText xml:space="preserve">, the selection of one of the check boxes and </w:delText>
          </w:r>
        </w:del>
      </w:ins>
      <w:del w:id="2159" w:author="Villaverde, Alfredo" w:date="2022-03-10T13:13:00Z">
        <w:r w:rsidDel="00F44063">
          <w:rPr>
            <w:rFonts w:asciiTheme="minorHAnsi" w:hAnsiTheme="minorHAnsi" w:cstheme="minorHAnsi"/>
          </w:rPr>
          <w:delText xml:space="preserve"> the input of the text will be mandatory and we will not calculate any shipping charges for the order. </w:delText>
        </w:r>
        <w:bookmarkStart w:id="2160" w:name="_Toc97814082"/>
        <w:bookmarkStart w:id="2161" w:name="_Toc97814841"/>
        <w:bookmarkStart w:id="2162" w:name="_Toc97815093"/>
        <w:bookmarkStart w:id="2163" w:name="_Toc97815224"/>
        <w:bookmarkStart w:id="2164" w:name="_Toc97816088"/>
        <w:bookmarkStart w:id="2165" w:name="_Toc97816677"/>
        <w:bookmarkStart w:id="2166" w:name="_Toc103766437"/>
        <w:bookmarkStart w:id="2167" w:name="_Toc103766516"/>
        <w:bookmarkStart w:id="2168" w:name="_Toc103768535"/>
        <w:bookmarkStart w:id="2169" w:name="_Toc103768614"/>
        <w:bookmarkStart w:id="2170" w:name="_Toc103768693"/>
        <w:bookmarkStart w:id="2171" w:name="_Toc103768772"/>
        <w:bookmarkStart w:id="2172" w:name="_Toc103768866"/>
        <w:bookmarkStart w:id="2173" w:name="_Toc103769024"/>
        <w:bookmarkStart w:id="2174" w:name="_Toc103769103"/>
        <w:bookmarkStart w:id="2175" w:name="_Toc103769182"/>
        <w:bookmarkStart w:id="2176" w:name="_Toc103769261"/>
        <w:bookmarkStart w:id="2177" w:name="_Toc103769340"/>
        <w:bookmarkStart w:id="2178" w:name="_Toc103769434"/>
        <w:bookmarkStart w:id="2179" w:name="_Toc103769513"/>
        <w:bookmarkStart w:id="2180" w:name="_Toc103769592"/>
        <w:bookmarkStart w:id="2181" w:name="_Toc103769672"/>
        <w:bookmarkStart w:id="2182" w:name="_Toc103769748"/>
        <w:bookmarkStart w:id="2183" w:name="_Toc103769823"/>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del>
    </w:p>
    <w:p w14:paraId="3BE148AE" w14:textId="3C96C61F" w:rsidR="00AB117F" w:rsidRPr="00AB117F" w:rsidDel="00F44063" w:rsidRDefault="00AB117F">
      <w:pPr>
        <w:pStyle w:val="ListParagraph"/>
        <w:rPr>
          <w:del w:id="2184" w:author="Villaverde, Alfredo" w:date="2022-03-10T13:13:00Z"/>
          <w:b/>
          <w:bCs/>
          <w:u w:val="single"/>
        </w:rPr>
        <w:pPrChange w:id="2185" w:author="Alain Komin" w:date="2022-08-29T15:25:00Z">
          <w:pPr/>
        </w:pPrChange>
      </w:pPr>
      <w:del w:id="2186" w:author="Villaverde, Alfredo" w:date="2022-03-10T13:13:00Z">
        <w:r w:rsidRPr="00AB117F" w:rsidDel="00F44063">
          <w:rPr>
            <w:b/>
            <w:bCs/>
            <w:u w:val="single"/>
          </w:rPr>
          <w:delText xml:space="preserve">Other considerations:  </w:delText>
        </w:r>
        <w:bookmarkStart w:id="2187" w:name="_Toc97814083"/>
        <w:bookmarkStart w:id="2188" w:name="_Toc97814842"/>
        <w:bookmarkStart w:id="2189" w:name="_Toc97815094"/>
        <w:bookmarkStart w:id="2190" w:name="_Toc97815225"/>
        <w:bookmarkStart w:id="2191" w:name="_Toc97816089"/>
        <w:bookmarkStart w:id="2192" w:name="_Toc97816678"/>
        <w:bookmarkStart w:id="2193" w:name="_Toc103766438"/>
        <w:bookmarkStart w:id="2194" w:name="_Toc103766517"/>
        <w:bookmarkStart w:id="2195" w:name="_Toc103768536"/>
        <w:bookmarkStart w:id="2196" w:name="_Toc103768615"/>
        <w:bookmarkStart w:id="2197" w:name="_Toc103768694"/>
        <w:bookmarkStart w:id="2198" w:name="_Toc103768773"/>
        <w:bookmarkStart w:id="2199" w:name="_Toc103768867"/>
        <w:bookmarkStart w:id="2200" w:name="_Toc103769025"/>
        <w:bookmarkStart w:id="2201" w:name="_Toc103769104"/>
        <w:bookmarkStart w:id="2202" w:name="_Toc103769183"/>
        <w:bookmarkStart w:id="2203" w:name="_Toc103769262"/>
        <w:bookmarkStart w:id="2204" w:name="_Toc103769341"/>
        <w:bookmarkStart w:id="2205" w:name="_Toc103769435"/>
        <w:bookmarkStart w:id="2206" w:name="_Toc103769514"/>
        <w:bookmarkStart w:id="2207" w:name="_Toc103769593"/>
        <w:bookmarkStart w:id="2208" w:name="_Toc103769673"/>
        <w:bookmarkStart w:id="2209" w:name="_Toc103769749"/>
        <w:bookmarkStart w:id="2210" w:name="_Toc103769824"/>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del>
    </w:p>
    <w:p w14:paraId="319DF566" w14:textId="2562554B" w:rsidR="001661B2" w:rsidRPr="00AB117F" w:rsidDel="00F44063" w:rsidRDefault="00AB117F">
      <w:pPr>
        <w:pStyle w:val="ListParagraph"/>
        <w:rPr>
          <w:del w:id="2211" w:author="Villaverde, Alfredo" w:date="2022-03-10T13:13:00Z"/>
        </w:rPr>
        <w:pPrChange w:id="2212" w:author="Alain Komin" w:date="2022-08-29T15:25:00Z">
          <w:pPr>
            <w:pStyle w:val="ListParagraph"/>
            <w:numPr>
              <w:numId w:val="10"/>
            </w:numPr>
            <w:ind w:left="720" w:hanging="360"/>
          </w:pPr>
        </w:pPrChange>
      </w:pPr>
      <w:del w:id="2213" w:author="Villaverde, Alfredo" w:date="2022-03-10T13:13:00Z">
        <w:r w:rsidRPr="00AB117F" w:rsidDel="00F44063">
          <w:delText xml:space="preserve">Customers who add items to their cart and do not complete their order. </w:delText>
        </w:r>
        <w:bookmarkStart w:id="2214" w:name="_Toc97814084"/>
        <w:bookmarkStart w:id="2215" w:name="_Toc97814843"/>
        <w:bookmarkStart w:id="2216" w:name="_Toc97815095"/>
        <w:bookmarkStart w:id="2217" w:name="_Toc97815226"/>
        <w:bookmarkStart w:id="2218" w:name="_Toc97816090"/>
        <w:bookmarkStart w:id="2219" w:name="_Toc97816679"/>
        <w:bookmarkStart w:id="2220" w:name="_Toc103766439"/>
        <w:bookmarkStart w:id="2221" w:name="_Toc103766518"/>
        <w:bookmarkStart w:id="2222" w:name="_Toc103768537"/>
        <w:bookmarkStart w:id="2223" w:name="_Toc103768616"/>
        <w:bookmarkStart w:id="2224" w:name="_Toc103768695"/>
        <w:bookmarkStart w:id="2225" w:name="_Toc103768774"/>
        <w:bookmarkStart w:id="2226" w:name="_Toc103768868"/>
        <w:bookmarkStart w:id="2227" w:name="_Toc103769026"/>
        <w:bookmarkStart w:id="2228" w:name="_Toc103769105"/>
        <w:bookmarkStart w:id="2229" w:name="_Toc103769184"/>
        <w:bookmarkStart w:id="2230" w:name="_Toc103769263"/>
        <w:bookmarkStart w:id="2231" w:name="_Toc103769342"/>
        <w:bookmarkStart w:id="2232" w:name="_Toc103769436"/>
        <w:bookmarkStart w:id="2233" w:name="_Toc103769515"/>
        <w:bookmarkStart w:id="2234" w:name="_Toc103769594"/>
        <w:bookmarkStart w:id="2235" w:name="_Toc103769674"/>
        <w:bookmarkStart w:id="2236" w:name="_Toc103769750"/>
        <w:bookmarkStart w:id="2237" w:name="_Toc103769825"/>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del>
    </w:p>
    <w:p w14:paraId="4C0E950B" w14:textId="5C6903F2" w:rsidR="00AB117F" w:rsidDel="00F44063" w:rsidRDefault="00AB117F">
      <w:pPr>
        <w:pStyle w:val="ListParagraph"/>
        <w:rPr>
          <w:del w:id="2238" w:author="Villaverde, Alfredo" w:date="2022-03-10T13:13:00Z"/>
        </w:rPr>
        <w:pPrChange w:id="2239" w:author="Alain Komin" w:date="2022-08-29T15:25:00Z">
          <w:pPr>
            <w:pStyle w:val="ListParagraph"/>
            <w:numPr>
              <w:ilvl w:val="1"/>
              <w:numId w:val="10"/>
            </w:numPr>
            <w:ind w:left="1440" w:hanging="360"/>
          </w:pPr>
        </w:pPrChange>
      </w:pPr>
      <w:del w:id="2240" w:author="Villaverde, Alfredo" w:date="2022-03-10T13:13:00Z">
        <w:r w:rsidRPr="00AB117F" w:rsidDel="00F44063">
          <w:delText xml:space="preserve">These customers will be asked to select their shipping dates again even if they had selected them previously and even if it was within that day.  Since the time of day and the day of the week are critical to displaying the appropriate shipping days; these days will be refreshed when the customer revisits the site and proceeds to check out. </w:delText>
        </w:r>
        <w:bookmarkStart w:id="2241" w:name="_Toc97814085"/>
        <w:bookmarkStart w:id="2242" w:name="_Toc97814844"/>
        <w:bookmarkStart w:id="2243" w:name="_Toc97815096"/>
        <w:bookmarkStart w:id="2244" w:name="_Toc97815227"/>
        <w:bookmarkStart w:id="2245" w:name="_Toc97816091"/>
        <w:bookmarkStart w:id="2246" w:name="_Toc97816680"/>
        <w:bookmarkStart w:id="2247" w:name="_Toc103766440"/>
        <w:bookmarkStart w:id="2248" w:name="_Toc103766519"/>
        <w:bookmarkStart w:id="2249" w:name="_Toc103768538"/>
        <w:bookmarkStart w:id="2250" w:name="_Toc103768617"/>
        <w:bookmarkStart w:id="2251" w:name="_Toc103768696"/>
        <w:bookmarkStart w:id="2252" w:name="_Toc103768775"/>
        <w:bookmarkStart w:id="2253" w:name="_Toc103768869"/>
        <w:bookmarkStart w:id="2254" w:name="_Toc103769027"/>
        <w:bookmarkStart w:id="2255" w:name="_Toc103769106"/>
        <w:bookmarkStart w:id="2256" w:name="_Toc103769185"/>
        <w:bookmarkStart w:id="2257" w:name="_Toc103769264"/>
        <w:bookmarkStart w:id="2258" w:name="_Toc103769343"/>
        <w:bookmarkStart w:id="2259" w:name="_Toc103769437"/>
        <w:bookmarkStart w:id="2260" w:name="_Toc103769516"/>
        <w:bookmarkStart w:id="2261" w:name="_Toc103769595"/>
        <w:bookmarkStart w:id="2262" w:name="_Toc103769675"/>
        <w:bookmarkStart w:id="2263" w:name="_Toc103769751"/>
        <w:bookmarkStart w:id="2264" w:name="_Toc103769826"/>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del>
    </w:p>
    <w:p w14:paraId="2315F37C" w14:textId="5227EA2C" w:rsidR="00AB117F" w:rsidDel="00F44063" w:rsidRDefault="00CC239F">
      <w:pPr>
        <w:pStyle w:val="ListParagraph"/>
        <w:rPr>
          <w:ins w:id="2265" w:author="Bertorelli, Yvonne A" w:date="2021-11-02T14:29:00Z"/>
          <w:del w:id="2266" w:author="Villaverde, Alfredo" w:date="2022-03-10T13:13:00Z"/>
        </w:rPr>
        <w:pPrChange w:id="2267" w:author="Alain Komin" w:date="2022-08-29T15:25:00Z">
          <w:pPr>
            <w:pStyle w:val="ListParagraph"/>
            <w:numPr>
              <w:numId w:val="10"/>
            </w:numPr>
            <w:ind w:left="720" w:hanging="360"/>
          </w:pPr>
        </w:pPrChange>
      </w:pPr>
      <w:del w:id="2268" w:author="Villaverde, Alfredo" w:date="2022-03-10T13:13:00Z">
        <w:r w:rsidDel="00F44063">
          <w:delText xml:space="preserve">Customer is not using Wish List or Request for Quote, so these scenarios are excluded from consideration. </w:delText>
        </w:r>
      </w:del>
      <w:bookmarkStart w:id="2269" w:name="_Toc97814086"/>
      <w:bookmarkStart w:id="2270" w:name="_Toc97814845"/>
      <w:bookmarkStart w:id="2271" w:name="_Toc97815097"/>
      <w:bookmarkStart w:id="2272" w:name="_Toc97815228"/>
      <w:bookmarkStart w:id="2273" w:name="_Toc97816092"/>
      <w:bookmarkStart w:id="2274" w:name="_Toc97816681"/>
      <w:bookmarkStart w:id="2275" w:name="_Toc103766441"/>
      <w:bookmarkStart w:id="2276" w:name="_Toc103766520"/>
      <w:bookmarkStart w:id="2277" w:name="_Toc103768539"/>
      <w:bookmarkStart w:id="2278" w:name="_Toc103768618"/>
      <w:bookmarkStart w:id="2279" w:name="_Toc103768697"/>
      <w:bookmarkStart w:id="2280" w:name="_Toc103768776"/>
      <w:bookmarkStart w:id="2281" w:name="_Toc103768870"/>
      <w:bookmarkStart w:id="2282" w:name="_Toc103769028"/>
      <w:bookmarkStart w:id="2283" w:name="_Toc103769107"/>
      <w:bookmarkStart w:id="2284" w:name="_Toc103769186"/>
      <w:bookmarkStart w:id="2285" w:name="_Toc103769265"/>
      <w:bookmarkStart w:id="2286" w:name="_Toc103769344"/>
      <w:bookmarkStart w:id="2287" w:name="_Toc103769438"/>
      <w:bookmarkStart w:id="2288" w:name="_Toc103769517"/>
      <w:bookmarkStart w:id="2289" w:name="_Toc103769596"/>
      <w:bookmarkStart w:id="2290" w:name="_Toc103769676"/>
      <w:bookmarkStart w:id="2291" w:name="_Toc103769752"/>
      <w:bookmarkStart w:id="2292" w:name="_Toc103769827"/>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p>
    <w:p w14:paraId="25CE9F1C" w14:textId="7CAE510B" w:rsidR="006E6617" w:rsidDel="00F44063" w:rsidRDefault="006E6617">
      <w:pPr>
        <w:pStyle w:val="ListParagraph"/>
        <w:rPr>
          <w:del w:id="2293" w:author="Villaverde, Alfredo" w:date="2022-03-10T13:13:00Z"/>
        </w:rPr>
        <w:pPrChange w:id="2294" w:author="Alain Komin" w:date="2022-08-29T15:25:00Z">
          <w:pPr>
            <w:pStyle w:val="ListParagraph"/>
            <w:numPr>
              <w:numId w:val="10"/>
            </w:numPr>
            <w:ind w:left="720" w:hanging="360"/>
          </w:pPr>
        </w:pPrChange>
      </w:pPr>
      <w:ins w:id="2295" w:author="Bertorelli, Yvonne A" w:date="2021-11-02T14:29:00Z">
        <w:del w:id="2296" w:author="Villaverde, Alfredo" w:date="2022-03-10T13:13:00Z">
          <w:r w:rsidDel="00F44063">
            <w:delText xml:space="preserve">If Request for Quote is used via the </w:delText>
          </w:r>
        </w:del>
      </w:ins>
      <w:ins w:id="2297" w:author="Bertorelli, Yvonne A" w:date="2021-11-02T14:30:00Z">
        <w:del w:id="2298" w:author="Villaverde, Alfredo" w:date="2022-03-10T13:13:00Z">
          <w:r w:rsidDel="00F44063">
            <w:delText>site,</w:delText>
          </w:r>
        </w:del>
      </w:ins>
      <w:ins w:id="2299" w:author="Bertorelli, Yvonne A" w:date="2021-11-02T14:29:00Z">
        <w:del w:id="2300" w:author="Villaverde, Alfredo" w:date="2022-03-10T13:13:00Z">
          <w:r w:rsidDel="00F44063">
            <w:delText xml:space="preserve"> the Quote to Sales order process will not in</w:delText>
          </w:r>
        </w:del>
      </w:ins>
      <w:ins w:id="2301" w:author="Bertorelli, Yvonne A" w:date="2021-11-02T14:30:00Z">
        <w:del w:id="2302" w:author="Villaverde, Alfredo" w:date="2022-03-10T13:13:00Z">
          <w:r w:rsidDel="00F44063">
            <w:delText>clude any of this customization. Quotes should be updated with the appropriate dates and shipping cost before the customer can convert to a sales order.</w:delText>
          </w:r>
        </w:del>
      </w:ins>
      <w:bookmarkStart w:id="2303" w:name="_Toc97814087"/>
      <w:bookmarkStart w:id="2304" w:name="_Toc97814846"/>
      <w:bookmarkStart w:id="2305" w:name="_Toc97815098"/>
      <w:bookmarkStart w:id="2306" w:name="_Toc97815229"/>
      <w:bookmarkStart w:id="2307" w:name="_Toc97816093"/>
      <w:bookmarkStart w:id="2308" w:name="_Toc97816682"/>
      <w:bookmarkStart w:id="2309" w:name="_Toc103766442"/>
      <w:bookmarkStart w:id="2310" w:name="_Toc103766521"/>
      <w:bookmarkStart w:id="2311" w:name="_Toc103768540"/>
      <w:bookmarkStart w:id="2312" w:name="_Toc103768619"/>
      <w:bookmarkStart w:id="2313" w:name="_Toc103768698"/>
      <w:bookmarkStart w:id="2314" w:name="_Toc103768777"/>
      <w:bookmarkStart w:id="2315" w:name="_Toc103768871"/>
      <w:bookmarkStart w:id="2316" w:name="_Toc103769029"/>
      <w:bookmarkStart w:id="2317" w:name="_Toc103769108"/>
      <w:bookmarkStart w:id="2318" w:name="_Toc103769187"/>
      <w:bookmarkStart w:id="2319" w:name="_Toc103769266"/>
      <w:bookmarkStart w:id="2320" w:name="_Toc103769345"/>
      <w:bookmarkStart w:id="2321" w:name="_Toc103769439"/>
      <w:bookmarkStart w:id="2322" w:name="_Toc103769518"/>
      <w:bookmarkStart w:id="2323" w:name="_Toc103769597"/>
      <w:bookmarkStart w:id="2324" w:name="_Toc103769677"/>
      <w:bookmarkStart w:id="2325" w:name="_Toc103769753"/>
      <w:bookmarkStart w:id="2326" w:name="_Toc103769828"/>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p>
    <w:p w14:paraId="05B8F631" w14:textId="36910647" w:rsidR="00DE6FC6" w:rsidDel="00F44063" w:rsidRDefault="00DE6FC6">
      <w:pPr>
        <w:pStyle w:val="ListParagraph"/>
        <w:rPr>
          <w:del w:id="2327" w:author="Villaverde, Alfredo" w:date="2022-03-10T13:13:00Z"/>
        </w:rPr>
        <w:pPrChange w:id="2328" w:author="Alain Komin" w:date="2022-08-29T15:25:00Z">
          <w:pPr>
            <w:pStyle w:val="ListParagraph"/>
            <w:numPr>
              <w:numId w:val="10"/>
            </w:numPr>
            <w:ind w:left="720" w:hanging="360"/>
          </w:pPr>
        </w:pPrChange>
      </w:pPr>
      <w:del w:id="2329" w:author="Villaverde, Alfredo" w:date="2022-03-10T13:13:00Z">
        <w:r w:rsidDel="00F44063">
          <w:delText xml:space="preserve">Need confirmation on the sales order form that will be used for eCommerce orders so the expected ship date can be set to display at the line level. </w:delText>
        </w:r>
        <w:bookmarkStart w:id="2330" w:name="_Toc97814088"/>
        <w:bookmarkStart w:id="2331" w:name="_Toc97814847"/>
        <w:bookmarkStart w:id="2332" w:name="_Toc97815099"/>
        <w:bookmarkStart w:id="2333" w:name="_Toc97815230"/>
        <w:bookmarkStart w:id="2334" w:name="_Toc97816094"/>
        <w:bookmarkStart w:id="2335" w:name="_Toc97816683"/>
        <w:bookmarkStart w:id="2336" w:name="_Toc103766443"/>
        <w:bookmarkStart w:id="2337" w:name="_Toc103766522"/>
        <w:bookmarkStart w:id="2338" w:name="_Toc103768541"/>
        <w:bookmarkStart w:id="2339" w:name="_Toc103768620"/>
        <w:bookmarkStart w:id="2340" w:name="_Toc103768699"/>
        <w:bookmarkStart w:id="2341" w:name="_Toc103768778"/>
        <w:bookmarkStart w:id="2342" w:name="_Toc103768872"/>
        <w:bookmarkStart w:id="2343" w:name="_Toc103769030"/>
        <w:bookmarkStart w:id="2344" w:name="_Toc103769109"/>
        <w:bookmarkStart w:id="2345" w:name="_Toc103769188"/>
        <w:bookmarkStart w:id="2346" w:name="_Toc103769267"/>
        <w:bookmarkStart w:id="2347" w:name="_Toc103769346"/>
        <w:bookmarkStart w:id="2348" w:name="_Toc103769440"/>
        <w:bookmarkStart w:id="2349" w:name="_Toc103769519"/>
        <w:bookmarkStart w:id="2350" w:name="_Toc103769598"/>
        <w:bookmarkStart w:id="2351" w:name="_Toc103769678"/>
        <w:bookmarkStart w:id="2352" w:name="_Toc103769754"/>
        <w:bookmarkStart w:id="2353" w:name="_Toc1037698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del>
    </w:p>
    <w:p w14:paraId="50876DEE" w14:textId="0D0EC189" w:rsidR="00EB241B" w:rsidDel="00F44063" w:rsidRDefault="00EB241B">
      <w:pPr>
        <w:pStyle w:val="ListParagraph"/>
        <w:rPr>
          <w:del w:id="2354" w:author="Villaverde, Alfredo" w:date="2022-03-10T13:13:00Z"/>
        </w:rPr>
        <w:pPrChange w:id="2355" w:author="Alain Komin" w:date="2022-08-29T15:25:00Z">
          <w:pPr>
            <w:pStyle w:val="ListParagraph"/>
            <w:numPr>
              <w:numId w:val="10"/>
            </w:numPr>
            <w:ind w:left="720" w:hanging="360"/>
          </w:pPr>
        </w:pPrChange>
      </w:pPr>
      <w:del w:id="2356" w:author="Villaverde, Alfredo" w:date="2022-03-10T13:13:00Z">
        <w:r w:rsidDel="00F44063">
          <w:delText>Need confirmation on sales order default location as it is currently set to a location that is not for the Tissue subsidiary and as a result no sales orders can be submitted.</w:delText>
        </w:r>
        <w:bookmarkStart w:id="2357" w:name="_Toc97814089"/>
        <w:bookmarkStart w:id="2358" w:name="_Toc97814848"/>
        <w:bookmarkStart w:id="2359" w:name="_Toc97815100"/>
        <w:bookmarkStart w:id="2360" w:name="_Toc97815231"/>
        <w:bookmarkStart w:id="2361" w:name="_Toc97816095"/>
        <w:bookmarkStart w:id="2362" w:name="_Toc97816684"/>
        <w:bookmarkStart w:id="2363" w:name="_Toc103766444"/>
        <w:bookmarkStart w:id="2364" w:name="_Toc103766523"/>
        <w:bookmarkStart w:id="2365" w:name="_Toc103768542"/>
        <w:bookmarkStart w:id="2366" w:name="_Toc103768621"/>
        <w:bookmarkStart w:id="2367" w:name="_Toc103768700"/>
        <w:bookmarkStart w:id="2368" w:name="_Toc103768779"/>
        <w:bookmarkStart w:id="2369" w:name="_Toc103768873"/>
        <w:bookmarkStart w:id="2370" w:name="_Toc103769031"/>
        <w:bookmarkStart w:id="2371" w:name="_Toc103769110"/>
        <w:bookmarkStart w:id="2372" w:name="_Toc103769189"/>
        <w:bookmarkStart w:id="2373" w:name="_Toc103769268"/>
        <w:bookmarkStart w:id="2374" w:name="_Toc103769347"/>
        <w:bookmarkStart w:id="2375" w:name="_Toc103769441"/>
        <w:bookmarkStart w:id="2376" w:name="_Toc103769520"/>
        <w:bookmarkStart w:id="2377" w:name="_Toc103769599"/>
        <w:bookmarkStart w:id="2378" w:name="_Toc103769679"/>
        <w:bookmarkStart w:id="2379" w:name="_Toc103769755"/>
        <w:bookmarkStart w:id="2380" w:name="_Toc103769830"/>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del>
    </w:p>
    <w:p w14:paraId="2DDC4F2A" w14:textId="0A236EA7" w:rsidR="008C2DD2" w:rsidDel="00F44063" w:rsidRDefault="008C2DD2">
      <w:pPr>
        <w:pStyle w:val="ListParagraph"/>
        <w:rPr>
          <w:del w:id="2381" w:author="Villaverde, Alfredo" w:date="2022-03-10T13:13:00Z"/>
        </w:rPr>
        <w:pPrChange w:id="2382" w:author="Alain Komin" w:date="2022-08-29T15:25:00Z">
          <w:pPr/>
        </w:pPrChange>
      </w:pPr>
      <w:bookmarkStart w:id="2383" w:name="_Toc97814090"/>
      <w:bookmarkStart w:id="2384" w:name="_Toc97814849"/>
      <w:bookmarkStart w:id="2385" w:name="_Toc97815101"/>
      <w:bookmarkStart w:id="2386" w:name="_Toc97815232"/>
      <w:bookmarkStart w:id="2387" w:name="_Toc97816096"/>
      <w:bookmarkStart w:id="2388" w:name="_Toc97816685"/>
      <w:bookmarkStart w:id="2389" w:name="_Toc103766445"/>
      <w:bookmarkStart w:id="2390" w:name="_Toc103766524"/>
      <w:bookmarkStart w:id="2391" w:name="_Toc103768543"/>
      <w:bookmarkStart w:id="2392" w:name="_Toc103768622"/>
      <w:bookmarkStart w:id="2393" w:name="_Toc103768701"/>
      <w:bookmarkStart w:id="2394" w:name="_Toc103768780"/>
      <w:bookmarkStart w:id="2395" w:name="_Toc103768874"/>
      <w:bookmarkStart w:id="2396" w:name="_Toc103769032"/>
      <w:bookmarkStart w:id="2397" w:name="_Toc103769111"/>
      <w:bookmarkStart w:id="2398" w:name="_Toc103769190"/>
      <w:bookmarkStart w:id="2399" w:name="_Toc103769269"/>
      <w:bookmarkStart w:id="2400" w:name="_Toc103769348"/>
      <w:bookmarkStart w:id="2401" w:name="_Toc103769442"/>
      <w:bookmarkStart w:id="2402" w:name="_Toc103769521"/>
      <w:bookmarkStart w:id="2403" w:name="_Toc103769600"/>
      <w:bookmarkStart w:id="2404" w:name="_Toc103769680"/>
      <w:bookmarkStart w:id="2405" w:name="_Toc103769756"/>
      <w:bookmarkStart w:id="2406" w:name="_Toc103769831"/>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p>
    <w:p w14:paraId="0D016697" w14:textId="5B48E0ED" w:rsidR="00FE5BEC" w:rsidDel="00B27452" w:rsidRDefault="00FE5BEC">
      <w:pPr>
        <w:pStyle w:val="ListParagraph"/>
        <w:rPr>
          <w:del w:id="2407" w:author="Sebastian Gonzalez" w:date="2022-05-18T12:24:00Z"/>
        </w:rPr>
        <w:pPrChange w:id="2408" w:author="Alain Komin" w:date="2022-08-29T15:25:00Z">
          <w:pPr>
            <w:pStyle w:val="Heading1"/>
          </w:pPr>
        </w:pPrChange>
      </w:pPr>
      <w:del w:id="2409" w:author="Sebastian Gonzalez" w:date="2022-05-18T12:24:00Z">
        <w:r w:rsidDel="00B27452">
          <w:delText>Assumptions</w:delText>
        </w:r>
      </w:del>
      <w:ins w:id="2410" w:author="Villaverde, Alfredo" w:date="2022-03-10T13:13:00Z">
        <w:del w:id="2411" w:author="Sebastian Gonzalez" w:date="2022-05-18T12:24:00Z">
          <w:r w:rsidR="00F44063" w:rsidDel="00B27452">
            <w:delText xml:space="preserve">Acceptance </w:delText>
          </w:r>
        </w:del>
      </w:ins>
      <w:ins w:id="2412" w:author="Villaverde, Alfredo" w:date="2022-03-10T13:14:00Z">
        <w:del w:id="2413" w:author="Sebastian Gonzalez" w:date="2022-05-18T12:24:00Z">
          <w:r w:rsidR="00F44063" w:rsidDel="00B27452">
            <w:delText>criteria</w:delText>
          </w:r>
        </w:del>
      </w:ins>
      <w:bookmarkStart w:id="2414" w:name="_Toc103769832"/>
      <w:bookmarkEnd w:id="2414"/>
    </w:p>
    <w:p w14:paraId="3FAB67FA" w14:textId="2FD9D42B" w:rsidR="009F0439" w:rsidDel="00B27452" w:rsidRDefault="0038123D">
      <w:pPr>
        <w:pStyle w:val="ListParagraph"/>
        <w:rPr>
          <w:del w:id="2415" w:author="Sebastian Gonzalez" w:date="2022-05-18T12:24:00Z"/>
        </w:rPr>
        <w:pPrChange w:id="2416" w:author="Alain Komin" w:date="2022-08-29T15:25:00Z">
          <w:pPr>
            <w:pStyle w:val="Heading1"/>
          </w:pPr>
        </w:pPrChange>
      </w:pPr>
      <w:del w:id="2417" w:author="Sebastian Gonzalez" w:date="2022-05-18T12:24:00Z">
        <w:r w:rsidRPr="00517DC5" w:rsidDel="00B27452">
          <w:delText>TransnetYX will be responsible for ensure all items are appropriately loaded with the correct shipping days.</w:delText>
        </w:r>
        <w:bookmarkStart w:id="2418" w:name="_Toc97815103"/>
        <w:bookmarkStart w:id="2419" w:name="_Toc97815234"/>
        <w:bookmarkStart w:id="2420" w:name="_Toc97816098"/>
        <w:bookmarkStart w:id="2421" w:name="_Toc97816687"/>
        <w:bookmarkStart w:id="2422" w:name="_Toc103766447"/>
        <w:bookmarkStart w:id="2423" w:name="_Toc103766526"/>
        <w:bookmarkStart w:id="2424" w:name="_Toc103768545"/>
        <w:bookmarkStart w:id="2425" w:name="_Toc103768624"/>
        <w:bookmarkStart w:id="2426" w:name="_Toc103768703"/>
        <w:bookmarkStart w:id="2427" w:name="_Toc103768782"/>
        <w:bookmarkStart w:id="2428" w:name="_Toc103768876"/>
        <w:bookmarkStart w:id="2429" w:name="_Toc103769034"/>
        <w:bookmarkStart w:id="2430" w:name="_Toc103769113"/>
        <w:bookmarkStart w:id="2431" w:name="_Toc103769192"/>
        <w:bookmarkStart w:id="2432" w:name="_Toc103769271"/>
        <w:bookmarkStart w:id="2433" w:name="_Toc103769350"/>
        <w:bookmarkStart w:id="2434" w:name="_Toc103769444"/>
        <w:bookmarkStart w:id="2435" w:name="_Toc103769523"/>
        <w:bookmarkStart w:id="2436" w:name="_Toc103769602"/>
        <w:bookmarkStart w:id="2437" w:name="_Toc103769682"/>
        <w:bookmarkStart w:id="2438" w:name="_Toc103769758"/>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del>
    </w:p>
    <w:p w14:paraId="46B49D6D" w14:textId="2BCD84CD" w:rsidR="00B27452" w:rsidRPr="00B27452" w:rsidDel="00C3296D" w:rsidRDefault="00B27452">
      <w:pPr>
        <w:pStyle w:val="ListParagraph"/>
        <w:rPr>
          <w:ins w:id="2439" w:author="Sebastian Gonzalez" w:date="2022-05-18T12:24:00Z"/>
          <w:del w:id="2440" w:author="Alain Komin" w:date="2022-10-27T10:40:00Z"/>
          <w:lang w:val="en-US"/>
          <w:rPrChange w:id="2441" w:author="Sebastian Gonzalez" w:date="2022-05-18T12:24:00Z">
            <w:rPr>
              <w:ins w:id="2442" w:author="Sebastian Gonzalez" w:date="2022-05-18T12:24:00Z"/>
              <w:del w:id="2443" w:author="Alain Komin" w:date="2022-10-27T10:40:00Z"/>
            </w:rPr>
          </w:rPrChange>
        </w:rPr>
        <w:pPrChange w:id="2444" w:author="Alain Komin" w:date="2022-08-29T15:25:00Z">
          <w:pPr>
            <w:pStyle w:val="ListParagraph"/>
            <w:numPr>
              <w:numId w:val="7"/>
            </w:numPr>
            <w:ind w:left="720" w:hanging="360"/>
          </w:pPr>
        </w:pPrChange>
      </w:pPr>
    </w:p>
    <w:p w14:paraId="03587FED" w14:textId="066C7D40" w:rsidR="007D7B03" w:rsidRDefault="007D7B03">
      <w:pPr>
        <w:rPr>
          <w:ins w:id="2445" w:author="Sebastian Gonzalez" w:date="2022-05-18T12:26:00Z"/>
          <w:rFonts w:eastAsia="Times New Roman" w:cs="Arial"/>
          <w:color w:val="F96A1B" w:themeColor="accent2"/>
          <w:kern w:val="28"/>
          <w:sz w:val="36"/>
          <w:szCs w:val="36"/>
          <w:lang w:val="en-US"/>
        </w:rPr>
      </w:pPr>
      <w:ins w:id="2446" w:author="Sebastian Gonzalez" w:date="2022-05-18T12:26:00Z">
        <w:del w:id="2447" w:author="Alain Komin" w:date="2022-10-27T10:40:00Z">
          <w:r w:rsidDel="00C3296D">
            <w:br w:type="page"/>
          </w:r>
        </w:del>
      </w:ins>
    </w:p>
    <w:p w14:paraId="395CE930" w14:textId="2BDFB08E" w:rsidR="007D7B03" w:rsidRDefault="007D7B03" w:rsidP="00B27452">
      <w:pPr>
        <w:pStyle w:val="Heading1"/>
        <w:rPr>
          <w:ins w:id="2448" w:author="Sebastian Gonzalez" w:date="2022-05-18T12:26:00Z"/>
        </w:rPr>
      </w:pPr>
      <w:bookmarkStart w:id="2449" w:name="_Toc117759715"/>
      <w:ins w:id="2450" w:author="Sebastian Gonzalez" w:date="2022-05-18T12:26:00Z">
        <w:r>
          <w:t>Acceptance criteria</w:t>
        </w:r>
        <w:bookmarkEnd w:id="2449"/>
      </w:ins>
    </w:p>
    <w:p w14:paraId="785DEE78" w14:textId="3D7940E6" w:rsidR="007D7B03" w:rsidDel="00B3530E" w:rsidRDefault="007D7B03" w:rsidP="007D7B03">
      <w:pPr>
        <w:rPr>
          <w:ins w:id="2451" w:author="Sebastian Gonzalez" w:date="2022-05-18T12:36:00Z"/>
          <w:del w:id="2452" w:author="Alain Komin" w:date="2022-08-29T15:33:00Z"/>
          <w:b/>
          <w:bCs/>
          <w:color w:val="0070C0"/>
          <w:lang w:val="en-US"/>
        </w:rPr>
      </w:pPr>
      <w:ins w:id="2453" w:author="Sebastian Gonzalez" w:date="2022-05-18T12:26:00Z">
        <w:del w:id="2454" w:author="Alain Komin" w:date="2022-08-29T15:33:00Z">
          <w:r w:rsidRPr="00CC5B34" w:rsidDel="00B3530E">
            <w:rPr>
              <w:b/>
              <w:bCs/>
              <w:color w:val="0070C0"/>
              <w:lang w:val="en-US"/>
            </w:rPr>
            <w:delText>GUIDELINE FOR THIS SECTION (DELETE TEXT BELOW ONCE THIS SECTION IS COMPLETED)</w:delText>
          </w:r>
        </w:del>
      </w:ins>
    </w:p>
    <w:p w14:paraId="4821995B" w14:textId="068CA67C" w:rsidR="008E78C5" w:rsidRPr="008E78C5" w:rsidDel="00B3530E" w:rsidRDefault="008E78C5" w:rsidP="007D7B03">
      <w:pPr>
        <w:rPr>
          <w:ins w:id="2455" w:author="Sebastian Gonzalez" w:date="2022-05-18T12:26:00Z"/>
          <w:del w:id="2456" w:author="Alain Komin" w:date="2022-08-29T15:33:00Z"/>
          <w:lang w:val="en-US"/>
          <w:rPrChange w:id="2457" w:author="Sebastian Gonzalez" w:date="2022-05-18T12:36:00Z">
            <w:rPr>
              <w:ins w:id="2458" w:author="Sebastian Gonzalez" w:date="2022-05-18T12:26:00Z"/>
              <w:del w:id="2459" w:author="Alain Komin" w:date="2022-08-29T15:33:00Z"/>
              <w:b/>
              <w:bCs/>
              <w:color w:val="0070C0"/>
              <w:lang w:val="en-US"/>
            </w:rPr>
          </w:rPrChange>
        </w:rPr>
      </w:pPr>
      <w:ins w:id="2460" w:author="Sebastian Gonzalez" w:date="2022-05-18T12:36:00Z">
        <w:del w:id="2461" w:author="Alain Komin" w:date="2022-08-29T15:33:00Z">
          <w:r w:rsidDel="00B3530E">
            <w:rPr>
              <w:lang w:val="en-US"/>
            </w:rPr>
            <w:delText>The below test cases should be executed to determine that the specified requirements have been fulfilled.</w:delText>
          </w:r>
        </w:del>
      </w:ins>
    </w:p>
    <w:p w14:paraId="780834C0" w14:textId="0B1F9606" w:rsidR="007D7B03" w:rsidRPr="00DF1214" w:rsidDel="00B3530E" w:rsidRDefault="007D7B03" w:rsidP="007D7B03">
      <w:pPr>
        <w:rPr>
          <w:ins w:id="2462" w:author="Sebastian Gonzalez" w:date="2022-05-18T12:26:00Z"/>
          <w:del w:id="2463" w:author="Alain Komin" w:date="2022-08-29T15:33:00Z"/>
          <w:b/>
          <w:bCs/>
          <w:i/>
          <w:iCs/>
          <w:lang w:val="en-US"/>
          <w:rPrChange w:id="2464" w:author="Sebastian Gonzalez" w:date="2022-05-18T12:28:00Z">
            <w:rPr>
              <w:ins w:id="2465" w:author="Sebastian Gonzalez" w:date="2022-05-18T12:26:00Z"/>
              <w:del w:id="2466" w:author="Alain Komin" w:date="2022-08-29T15:33:00Z"/>
              <w:b/>
              <w:bCs/>
              <w:color w:val="0070C0"/>
              <w:lang w:val="en-US"/>
            </w:rPr>
          </w:rPrChange>
        </w:rPr>
      </w:pPr>
      <w:ins w:id="2467" w:author="Sebastian Gonzalez" w:date="2022-05-18T12:26:00Z">
        <w:del w:id="2468" w:author="Alain Komin" w:date="2022-08-29T15:33:00Z">
          <w:r w:rsidRPr="000978BD" w:rsidDel="00B3530E">
            <w:rPr>
              <w:b/>
              <w:bCs/>
              <w:i/>
              <w:iCs/>
              <w:lang w:val="en-US"/>
            </w:rPr>
            <w:delText xml:space="preserve">[This section is </w:delText>
          </w:r>
          <w:r w:rsidDel="00B3530E">
            <w:rPr>
              <w:b/>
              <w:bCs/>
              <w:i/>
              <w:iCs/>
              <w:lang w:val="en-US"/>
            </w:rPr>
            <w:delText>mandatory. There is no need to cover all the existing acceptance criteria as that would be close to the QA area, but the main path and border cases must be included. The most important piece of this section is to analyze the border cases or unexpected scenarios to figure out how the solution should behave.</w:delText>
          </w:r>
          <w:r w:rsidRPr="000978BD" w:rsidDel="00B3530E">
            <w:rPr>
              <w:b/>
              <w:bCs/>
              <w:i/>
              <w:iCs/>
              <w:lang w:val="en-US"/>
            </w:rPr>
            <w:delText>]</w:delText>
          </w:r>
        </w:del>
      </w:ins>
    </w:p>
    <w:p w14:paraId="6DDCAE12" w14:textId="016592D8" w:rsidR="007D7B03" w:rsidRPr="000978BD" w:rsidDel="00B3530E" w:rsidRDefault="007D7B03" w:rsidP="007D7B03">
      <w:pPr>
        <w:rPr>
          <w:ins w:id="2469" w:author="Sebastian Gonzalez" w:date="2022-05-18T12:26:00Z"/>
          <w:del w:id="2470" w:author="Alain Komin" w:date="2022-08-29T15:33:00Z"/>
          <w:rFonts w:cs="Arial"/>
          <w:i/>
          <w:iCs/>
          <w:sz w:val="21"/>
          <w:szCs w:val="21"/>
          <w:shd w:val="clear" w:color="auto" w:fill="FFFFFF"/>
        </w:rPr>
      </w:pPr>
      <w:ins w:id="2471" w:author="Sebastian Gonzalez" w:date="2022-05-18T12:26:00Z">
        <w:del w:id="2472" w:author="Alain Komin" w:date="2022-08-29T15:33:00Z">
          <w:r w:rsidRPr="000978BD" w:rsidDel="00B3530E">
            <w:rPr>
              <w:rFonts w:cs="Arial"/>
              <w:i/>
              <w:iCs/>
              <w:sz w:val="21"/>
              <w:szCs w:val="21"/>
              <w:shd w:val="clear" w:color="auto" w:fill="FFFFFF"/>
            </w:rPr>
            <w:delText>List the different ways each user story created in the business needs section should be tested to satisfy the requirement.</w:delText>
          </w:r>
        </w:del>
      </w:ins>
    </w:p>
    <w:p w14:paraId="460EE059" w14:textId="31128865" w:rsidR="007D7B03" w:rsidRPr="000978BD" w:rsidDel="00B3530E" w:rsidRDefault="007D7B03" w:rsidP="007D7B03">
      <w:pPr>
        <w:rPr>
          <w:ins w:id="2473" w:author="Sebastian Gonzalez" w:date="2022-05-18T12:26:00Z"/>
          <w:del w:id="2474" w:author="Alain Komin" w:date="2022-08-29T15:33:00Z"/>
          <w:rFonts w:cs="Arial"/>
          <w:i/>
          <w:iCs/>
          <w:sz w:val="21"/>
          <w:szCs w:val="21"/>
          <w:shd w:val="clear" w:color="auto" w:fill="FFFFFF"/>
        </w:rPr>
      </w:pPr>
      <w:ins w:id="2475" w:author="Sebastian Gonzalez" w:date="2022-05-18T12:26:00Z">
        <w:del w:id="2476" w:author="Alain Komin" w:date="2022-08-29T15:33:00Z">
          <w:r w:rsidRPr="000978BD" w:rsidDel="00B3530E">
            <w:rPr>
              <w:rFonts w:cs="Arial"/>
              <w:i/>
              <w:iCs/>
              <w:sz w:val="21"/>
              <w:szCs w:val="21"/>
              <w:shd w:val="clear" w:color="auto" w:fill="FFFFFF"/>
            </w:rPr>
            <w:delText>For example:</w:delText>
          </w:r>
        </w:del>
      </w:ins>
    </w:p>
    <w:p w14:paraId="31602E50" w14:textId="7871949F" w:rsidR="00B3530E" w:rsidDel="00077E80" w:rsidRDefault="007D7B03">
      <w:pPr>
        <w:rPr>
          <w:del w:id="2477" w:author="Alain Komin" w:date="2022-08-29T15:33:00Z"/>
          <w:rFonts w:cs="Arial"/>
          <w:sz w:val="21"/>
          <w:szCs w:val="21"/>
          <w:shd w:val="clear" w:color="auto" w:fill="FFFFFF"/>
        </w:rPr>
      </w:pPr>
      <w:ins w:id="2478" w:author="Sebastian Gonzalez" w:date="2022-05-18T12:26:00Z">
        <w:del w:id="2479" w:author="Alain Komin" w:date="2022-08-29T15:33:00Z">
          <w:r w:rsidRPr="000978BD" w:rsidDel="00B3530E">
            <w:rPr>
              <w:rFonts w:cs="Arial"/>
              <w:i/>
              <w:iCs/>
              <w:sz w:val="21"/>
              <w:szCs w:val="21"/>
              <w:shd w:val="clear" w:color="auto" w:fill="FFFFFF"/>
            </w:rPr>
            <w:delText>When navigating to the product details page in Desktop, Mobile and Tablet, the SKU# needs to be visible next to the product name and have the same font style, size and color as the product name</w:delText>
          </w:r>
          <w:r w:rsidDel="00B3530E">
            <w:rPr>
              <w:rFonts w:cs="Arial"/>
              <w:i/>
              <w:iCs/>
              <w:sz w:val="21"/>
              <w:szCs w:val="21"/>
              <w:shd w:val="clear" w:color="auto" w:fill="FFFFFF"/>
            </w:rPr>
            <w:delText>.</w:delText>
          </w:r>
        </w:del>
      </w:ins>
      <w:ins w:id="2480" w:author="Alain Komin" w:date="2022-08-29T15:30:00Z">
        <w:r w:rsidR="00B3530E">
          <w:rPr>
            <w:rFonts w:cs="Arial"/>
            <w:sz w:val="21"/>
            <w:szCs w:val="21"/>
            <w:shd w:val="clear" w:color="auto" w:fill="FFFFFF"/>
          </w:rPr>
          <w:t xml:space="preserve">This customization will allow the administrator to select </w:t>
        </w:r>
      </w:ins>
      <w:ins w:id="2481" w:author="Alain Komin" w:date="2022-09-27T10:49:00Z">
        <w:r w:rsidR="008A5D4F">
          <w:rPr>
            <w:rFonts w:cs="Arial"/>
            <w:sz w:val="21"/>
            <w:szCs w:val="21"/>
            <w:shd w:val="clear" w:color="auto" w:fill="FFFFFF"/>
          </w:rPr>
          <w:t xml:space="preserve">all necessary </w:t>
        </w:r>
      </w:ins>
      <w:ins w:id="2482" w:author="Alain Komin" w:date="2022-09-28T10:11:00Z">
        <w:r w:rsidR="00077E80">
          <w:rPr>
            <w:rFonts w:cs="Arial"/>
            <w:sz w:val="21"/>
            <w:szCs w:val="21"/>
            <w:shd w:val="clear" w:color="auto" w:fill="FFFFFF"/>
          </w:rPr>
          <w:t>t</w:t>
        </w:r>
      </w:ins>
      <w:ins w:id="2483" w:author="Alain Komin" w:date="2022-09-27T10:49:00Z">
        <w:r w:rsidR="008A5D4F">
          <w:rPr>
            <w:rFonts w:cs="Arial"/>
            <w:sz w:val="21"/>
            <w:szCs w:val="21"/>
            <w:shd w:val="clear" w:color="auto" w:fill="FFFFFF"/>
          </w:rPr>
          <w:t xml:space="preserve">ransaction </w:t>
        </w:r>
      </w:ins>
      <w:ins w:id="2484" w:author="Alain Komin" w:date="2022-09-28T10:11:00Z">
        <w:r w:rsidR="00077E80">
          <w:rPr>
            <w:rFonts w:cs="Arial"/>
            <w:sz w:val="21"/>
            <w:szCs w:val="21"/>
            <w:shd w:val="clear" w:color="auto" w:fill="FFFFFF"/>
          </w:rPr>
          <w:t>b</w:t>
        </w:r>
      </w:ins>
      <w:ins w:id="2485" w:author="Alain Komin" w:date="2022-09-27T10:49:00Z">
        <w:r w:rsidR="008A5D4F">
          <w:rPr>
            <w:rFonts w:cs="Arial"/>
            <w:sz w:val="21"/>
            <w:szCs w:val="21"/>
            <w:shd w:val="clear" w:color="auto" w:fill="FFFFFF"/>
          </w:rPr>
          <w:t>ody</w:t>
        </w:r>
      </w:ins>
      <w:ins w:id="2486" w:author="Alain Komin" w:date="2022-08-29T15:30:00Z">
        <w:r w:rsidR="00B3530E">
          <w:rPr>
            <w:rFonts w:cs="Arial"/>
            <w:sz w:val="21"/>
            <w:szCs w:val="21"/>
            <w:shd w:val="clear" w:color="auto" w:fill="FFFFFF"/>
          </w:rPr>
          <w:t xml:space="preserve"> fields to be displayed at </w:t>
        </w:r>
      </w:ins>
      <w:ins w:id="2487" w:author="Alain Komin" w:date="2022-08-29T15:31:00Z">
        <w:r w:rsidR="00B3530E">
          <w:rPr>
            <w:rFonts w:cs="Arial"/>
            <w:sz w:val="21"/>
            <w:szCs w:val="21"/>
            <w:shd w:val="clear" w:color="auto" w:fill="FFFFFF"/>
          </w:rPr>
          <w:t>checkout</w:t>
        </w:r>
      </w:ins>
      <w:ins w:id="2488" w:author="Alain Komin" w:date="2022-09-07T13:58:00Z">
        <w:r w:rsidR="007313B0">
          <w:rPr>
            <w:rFonts w:cs="Arial"/>
            <w:sz w:val="21"/>
            <w:szCs w:val="21"/>
            <w:shd w:val="clear" w:color="auto" w:fill="FFFFFF"/>
          </w:rPr>
          <w:t xml:space="preserve"> based on the type of order </w:t>
        </w:r>
      </w:ins>
      <w:ins w:id="2489" w:author="Alain Komin" w:date="2022-09-07T13:59:00Z">
        <w:r w:rsidR="007313B0">
          <w:rPr>
            <w:rFonts w:cs="Arial"/>
            <w:sz w:val="21"/>
            <w:szCs w:val="21"/>
            <w:shd w:val="clear" w:color="auto" w:fill="FFFFFF"/>
          </w:rPr>
          <w:t>(Marketing or Equipment).</w:t>
        </w:r>
      </w:ins>
      <w:ins w:id="2490" w:author="Alain Komin" w:date="2022-09-27T10:50:00Z">
        <w:r w:rsidR="008A5D4F">
          <w:rPr>
            <w:rFonts w:cs="Arial"/>
            <w:sz w:val="21"/>
            <w:szCs w:val="21"/>
            <w:shd w:val="clear" w:color="auto" w:fill="FFFFFF"/>
          </w:rPr>
          <w:t xml:space="preserve"> It will be possible to specify the order in which the fields will be displayed.</w:t>
        </w:r>
      </w:ins>
    </w:p>
    <w:p w14:paraId="385F975E" w14:textId="77777777" w:rsidR="00077E80" w:rsidRPr="00B3530E" w:rsidRDefault="00077E80">
      <w:pPr>
        <w:rPr>
          <w:ins w:id="2491" w:author="Alain Komin" w:date="2022-09-28T10:11:00Z"/>
          <w:rFonts w:cs="Arial"/>
          <w:sz w:val="21"/>
          <w:szCs w:val="21"/>
          <w:shd w:val="clear" w:color="auto" w:fill="FFFFFF"/>
          <w:rPrChange w:id="2492" w:author="Alain Komin" w:date="2022-08-29T15:29:00Z">
            <w:rPr>
              <w:ins w:id="2493" w:author="Alain Komin" w:date="2022-09-28T10:11:00Z"/>
              <w:shd w:val="clear" w:color="auto" w:fill="FFFFFF"/>
            </w:rPr>
          </w:rPrChange>
        </w:rPr>
        <w:pPrChange w:id="2494" w:author="Alain Komin" w:date="2022-08-29T15:29:00Z">
          <w:pPr>
            <w:pStyle w:val="ListParagraph"/>
            <w:numPr>
              <w:numId w:val="12"/>
            </w:numPr>
            <w:ind w:left="720" w:hanging="360"/>
          </w:pPr>
        </w:pPrChange>
      </w:pPr>
    </w:p>
    <w:p w14:paraId="1CD57553" w14:textId="71F71968" w:rsidR="00722948" w:rsidRPr="007D7B03" w:rsidDel="00B3530E" w:rsidRDefault="007D7B03">
      <w:pPr>
        <w:pStyle w:val="Heading1"/>
        <w:rPr>
          <w:del w:id="2495" w:author="Alain Komin" w:date="2022-08-29T15:33:00Z"/>
        </w:rPr>
      </w:pPr>
      <w:ins w:id="2496" w:author="Sebastian Gonzalez" w:date="2022-05-18T12:26:00Z">
        <w:del w:id="2497" w:author="Alain Komin" w:date="2022-08-29T15:33:00Z">
          <w:r w:rsidRPr="00CC5B34" w:rsidDel="00B3530E">
            <w:rPr>
              <w:b/>
              <w:bCs/>
              <w:color w:val="0070C0"/>
            </w:rPr>
            <w:delText>(DELETE TEXT ABOVE ONCE THIS SECTION IS COMPLETED)</w:delText>
          </w:r>
        </w:del>
      </w:ins>
      <w:del w:id="2498" w:author="Alain Komin" w:date="2022-08-29T15:33:00Z">
        <w:r w:rsidR="0038123D" w:rsidDel="00B3530E">
          <w:delText>TransnetYX understands that any item that is available to ship upon harvest should have the shipping days blank.</w:delText>
        </w:r>
        <w:bookmarkStart w:id="2499" w:name="_Toc97815104"/>
        <w:bookmarkStart w:id="2500" w:name="_Toc97815235"/>
        <w:bookmarkStart w:id="2501" w:name="_Toc97816099"/>
        <w:bookmarkStart w:id="2502" w:name="_Toc97816688"/>
        <w:bookmarkStart w:id="2503" w:name="_Toc103766448"/>
        <w:bookmarkStart w:id="2504" w:name="_Toc103766527"/>
        <w:bookmarkStart w:id="2505" w:name="_Toc103768546"/>
        <w:bookmarkStart w:id="2506" w:name="_Toc103768625"/>
        <w:bookmarkStart w:id="2507" w:name="_Toc103768704"/>
        <w:bookmarkStart w:id="2508" w:name="_Toc103768783"/>
        <w:bookmarkStart w:id="2509" w:name="_Toc103768877"/>
        <w:bookmarkStart w:id="2510" w:name="_Toc103769035"/>
        <w:bookmarkStart w:id="2511" w:name="_Toc103769114"/>
        <w:bookmarkStart w:id="2512" w:name="_Toc103769193"/>
        <w:bookmarkStart w:id="2513" w:name="_Toc103769272"/>
        <w:bookmarkStart w:id="2514" w:name="_Toc103769351"/>
        <w:bookmarkStart w:id="2515" w:name="_Toc103769445"/>
        <w:bookmarkStart w:id="2516" w:name="_Toc103769524"/>
        <w:bookmarkStart w:id="2517" w:name="_Toc103769603"/>
        <w:bookmarkStart w:id="2518" w:name="_Toc103769683"/>
        <w:bookmarkStart w:id="2519" w:name="_Toc103769759"/>
        <w:bookmarkStart w:id="2520" w:name="_Toc103769834"/>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del>
    </w:p>
    <w:p w14:paraId="30BA87A8" w14:textId="26256558" w:rsidR="0038123D" w:rsidDel="00B27452" w:rsidRDefault="0038123D">
      <w:pPr>
        <w:pStyle w:val="Heading1"/>
        <w:rPr>
          <w:del w:id="2521" w:author="Sebastian Gonzalez" w:date="2022-05-18T12:25:00Z"/>
        </w:rPr>
        <w:pPrChange w:id="2522" w:author="Sebastian Gonzalez" w:date="2022-05-18T12:12:00Z">
          <w:pPr>
            <w:pStyle w:val="ListParagraph"/>
            <w:numPr>
              <w:numId w:val="7"/>
            </w:numPr>
            <w:ind w:left="720" w:hanging="360"/>
          </w:pPr>
        </w:pPrChange>
      </w:pPr>
      <w:del w:id="2523" w:author="Sebastian Gonzalez" w:date="2022-05-18T12:25:00Z">
        <w:r w:rsidDel="00B27452">
          <w:delText>TransnetYX will be responsible for populating the calendar in the configuration record for any days they are closed for business excluding Saturday and Sunday.</w:delText>
        </w:r>
        <w:bookmarkStart w:id="2524" w:name="_Toc97815105"/>
        <w:bookmarkStart w:id="2525" w:name="_Toc97815236"/>
        <w:bookmarkStart w:id="2526" w:name="_Toc97816100"/>
        <w:bookmarkStart w:id="2527" w:name="_Toc97816689"/>
        <w:bookmarkStart w:id="2528" w:name="_Toc103766449"/>
        <w:bookmarkStart w:id="2529" w:name="_Toc103766528"/>
        <w:bookmarkStart w:id="2530" w:name="_Toc103768547"/>
        <w:bookmarkStart w:id="2531" w:name="_Toc103768626"/>
        <w:bookmarkStart w:id="2532" w:name="_Toc103768705"/>
        <w:bookmarkStart w:id="2533" w:name="_Toc103768784"/>
        <w:bookmarkStart w:id="2534" w:name="_Toc103768878"/>
        <w:bookmarkStart w:id="2535" w:name="_Toc103769036"/>
        <w:bookmarkStart w:id="2536" w:name="_Toc103769115"/>
        <w:bookmarkStart w:id="2537" w:name="_Toc103769194"/>
        <w:bookmarkStart w:id="2538" w:name="_Toc103769273"/>
        <w:bookmarkStart w:id="2539" w:name="_Toc103769352"/>
        <w:bookmarkStart w:id="2540" w:name="_Toc103769446"/>
        <w:bookmarkStart w:id="2541" w:name="_Toc103769525"/>
        <w:bookmarkStart w:id="2542" w:name="_Toc103769604"/>
        <w:bookmarkStart w:id="2543" w:name="_Toc103769684"/>
        <w:bookmarkStart w:id="2544" w:name="_Toc103769760"/>
        <w:bookmarkStart w:id="2545" w:name="_Toc103769835"/>
        <w:bookmarkStart w:id="2546" w:name="_Toc103769849"/>
        <w:bookmarkStart w:id="2547" w:name="_Toc10376986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del>
    </w:p>
    <w:p w14:paraId="2C389817" w14:textId="2B4C2E3F" w:rsidR="0038123D" w:rsidRPr="006E6617" w:rsidDel="00B27452" w:rsidRDefault="0038123D">
      <w:pPr>
        <w:pStyle w:val="Heading1"/>
        <w:rPr>
          <w:ins w:id="2548" w:author="Bertorelli, Yvonne A" w:date="2021-11-02T14:31:00Z"/>
          <w:del w:id="2549" w:author="Sebastian Gonzalez" w:date="2022-05-18T12:25:00Z"/>
          <w:rFonts w:eastAsiaTheme="minorHAnsi"/>
          <w:rPrChange w:id="2550" w:author="Bertorelli, Yvonne A" w:date="2021-11-02T14:31:00Z">
            <w:rPr>
              <w:ins w:id="2551" w:author="Bertorelli, Yvonne A" w:date="2021-11-02T14:31:00Z"/>
              <w:del w:id="2552" w:author="Sebastian Gonzalez" w:date="2022-05-18T12:25:00Z"/>
              <w:rFonts w:eastAsia="Times New Roman"/>
              <w:color w:val="0070C0"/>
            </w:rPr>
          </w:rPrChange>
        </w:rPr>
        <w:pPrChange w:id="2553" w:author="Sebastian Gonzalez" w:date="2022-05-18T12:12:00Z">
          <w:pPr>
            <w:pStyle w:val="ListParagraph"/>
            <w:numPr>
              <w:numId w:val="7"/>
            </w:numPr>
            <w:ind w:left="720" w:hanging="360"/>
          </w:pPr>
        </w:pPrChange>
      </w:pPr>
      <w:del w:id="2554" w:author="Sebastian Gonzalez" w:date="2022-05-18T12:25:00Z">
        <w:r w:rsidRPr="0038123D" w:rsidDel="00B27452">
          <w:delText>All the days off/lead time calculations will be based on the NS server time zone which is PDT.</w:delText>
        </w:r>
      </w:del>
      <w:bookmarkStart w:id="2555" w:name="_Toc97815106"/>
      <w:bookmarkStart w:id="2556" w:name="_Toc97815237"/>
      <w:bookmarkStart w:id="2557" w:name="_Toc97816101"/>
      <w:bookmarkStart w:id="2558" w:name="_Toc97816690"/>
      <w:bookmarkStart w:id="2559" w:name="_Toc103766450"/>
      <w:bookmarkStart w:id="2560" w:name="_Toc103766529"/>
      <w:bookmarkStart w:id="2561" w:name="_Toc103768548"/>
      <w:bookmarkStart w:id="2562" w:name="_Toc103768627"/>
      <w:bookmarkStart w:id="2563" w:name="_Toc103768706"/>
      <w:bookmarkStart w:id="2564" w:name="_Toc103768785"/>
      <w:bookmarkStart w:id="2565" w:name="_Toc103768879"/>
      <w:bookmarkStart w:id="2566" w:name="_Toc103769037"/>
      <w:bookmarkStart w:id="2567" w:name="_Toc103769116"/>
      <w:bookmarkStart w:id="2568" w:name="_Toc103769195"/>
      <w:bookmarkStart w:id="2569" w:name="_Toc103769274"/>
      <w:bookmarkStart w:id="2570" w:name="_Toc103769353"/>
      <w:bookmarkStart w:id="2571" w:name="_Toc103769447"/>
      <w:bookmarkStart w:id="2572" w:name="_Toc103769526"/>
      <w:bookmarkStart w:id="2573" w:name="_Toc103769605"/>
      <w:bookmarkStart w:id="2574" w:name="_Toc103769685"/>
      <w:bookmarkStart w:id="2575" w:name="_Toc103769761"/>
      <w:bookmarkStart w:id="2576" w:name="_Toc103769836"/>
      <w:bookmarkStart w:id="2577" w:name="_Toc103769850"/>
      <w:bookmarkStart w:id="2578" w:name="_Toc10376986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p>
    <w:p w14:paraId="19925B68" w14:textId="4EC1BFBA" w:rsidR="006E6617" w:rsidRPr="0038123D" w:rsidDel="00B27452" w:rsidRDefault="006E6617">
      <w:pPr>
        <w:pStyle w:val="Heading1"/>
        <w:rPr>
          <w:del w:id="2579" w:author="Sebastian Gonzalez" w:date="2022-05-18T12:25:00Z"/>
        </w:rPr>
        <w:pPrChange w:id="2580" w:author="Sebastian Gonzalez" w:date="2022-05-18T12:12:00Z">
          <w:pPr>
            <w:pStyle w:val="ListParagraph"/>
            <w:numPr>
              <w:numId w:val="7"/>
            </w:numPr>
            <w:ind w:left="720" w:hanging="360"/>
          </w:pPr>
        </w:pPrChange>
      </w:pPr>
      <w:ins w:id="2581" w:author="Bertorelli, Yvonne A" w:date="2021-11-02T14:31:00Z">
        <w:del w:id="2582" w:author="Sebastian Gonzalez" w:date="2022-05-18T12:25:00Z">
          <w:r w:rsidDel="00B27452">
            <w:delText>Non shipping dates will be Friday, Saturday and Sunday.</w:delText>
          </w:r>
        </w:del>
      </w:ins>
      <w:bookmarkStart w:id="2583" w:name="_Toc97815107"/>
      <w:bookmarkStart w:id="2584" w:name="_Toc97815238"/>
      <w:bookmarkStart w:id="2585" w:name="_Toc97816102"/>
      <w:bookmarkStart w:id="2586" w:name="_Toc97816691"/>
      <w:bookmarkStart w:id="2587" w:name="_Toc103766451"/>
      <w:bookmarkStart w:id="2588" w:name="_Toc103766530"/>
      <w:bookmarkStart w:id="2589" w:name="_Toc103768549"/>
      <w:bookmarkStart w:id="2590" w:name="_Toc103768628"/>
      <w:bookmarkStart w:id="2591" w:name="_Toc103768707"/>
      <w:bookmarkStart w:id="2592" w:name="_Toc103768786"/>
      <w:bookmarkStart w:id="2593" w:name="_Toc103768880"/>
      <w:bookmarkStart w:id="2594" w:name="_Toc103769038"/>
      <w:bookmarkStart w:id="2595" w:name="_Toc103769117"/>
      <w:bookmarkStart w:id="2596" w:name="_Toc103769196"/>
      <w:bookmarkStart w:id="2597" w:name="_Toc103769275"/>
      <w:bookmarkStart w:id="2598" w:name="_Toc103769354"/>
      <w:bookmarkStart w:id="2599" w:name="_Toc103769448"/>
      <w:bookmarkStart w:id="2600" w:name="_Toc103769527"/>
      <w:bookmarkStart w:id="2601" w:name="_Toc103769606"/>
      <w:bookmarkStart w:id="2602" w:name="_Toc103769686"/>
      <w:bookmarkStart w:id="2603" w:name="_Toc103769762"/>
      <w:bookmarkStart w:id="2604" w:name="_Toc103769837"/>
      <w:bookmarkStart w:id="2605" w:name="_Toc103769851"/>
      <w:bookmarkStart w:id="2606" w:name="_Toc103769865"/>
      <w:bookmarkStart w:id="2607" w:name="_Toc103769877"/>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p>
    <w:p w14:paraId="0DE4B5B7" w14:textId="79E51D28" w:rsidR="00FE5BEC" w:rsidDel="00B27452" w:rsidRDefault="00FE5BEC">
      <w:pPr>
        <w:pStyle w:val="Heading1"/>
        <w:rPr>
          <w:ins w:id="2608" w:author="Villaverde, Alfredo" w:date="2022-03-10T14:31:00Z"/>
          <w:del w:id="2609" w:author="Sebastian Gonzalez" w:date="2022-05-18T12:25:00Z"/>
        </w:rPr>
        <w:pPrChange w:id="2610" w:author="Sebastian Gonzalez" w:date="2022-05-18T12:12:00Z">
          <w:pPr>
            <w:pStyle w:val="Heading1"/>
            <w:numPr>
              <w:numId w:val="0"/>
            </w:numPr>
            <w:ind w:left="0" w:firstLine="0"/>
          </w:pPr>
        </w:pPrChange>
      </w:pPr>
    </w:p>
    <w:p w14:paraId="1D23F1FE" w14:textId="3C76C67D" w:rsidR="0071121C" w:rsidDel="007D7B03" w:rsidRDefault="008C7C9A" w:rsidP="0071121C">
      <w:pPr>
        <w:rPr>
          <w:ins w:id="2611" w:author="Villaverde, Alfredo" w:date="2022-03-10T15:01:00Z"/>
          <w:del w:id="2612" w:author="Sebastian Gonzalez" w:date="2022-05-18T12:26:00Z"/>
          <w:lang w:val="en-US"/>
        </w:rPr>
      </w:pPr>
      <w:ins w:id="2613" w:author="Villaverde, Alfredo" w:date="2022-03-10T15:08:00Z">
        <w:del w:id="2614" w:author="Sebastian Gonzalez" w:date="2022-05-18T12:26:00Z">
          <w:r w:rsidDel="007D7B03">
            <w:rPr>
              <w:lang w:val="en-US"/>
            </w:rPr>
            <w:delText xml:space="preserve">The below test cases should be executed to determine that the </w:delText>
          </w:r>
        </w:del>
      </w:ins>
      <w:ins w:id="2615" w:author="Villaverde, Alfredo" w:date="2022-03-10T15:01:00Z">
        <w:del w:id="2616" w:author="Sebastian Gonzalez" w:date="2022-05-18T12:26:00Z">
          <w:r w:rsidDel="007D7B03">
            <w:rPr>
              <w:lang w:val="en-US"/>
            </w:rPr>
            <w:delText xml:space="preserve">specified requirements </w:delText>
          </w:r>
        </w:del>
      </w:ins>
      <w:ins w:id="2617" w:author="Villaverde, Alfredo" w:date="2022-03-10T15:08:00Z">
        <w:del w:id="2618" w:author="Sebastian Gonzalez" w:date="2022-05-18T12:26:00Z">
          <w:r w:rsidDel="007D7B03">
            <w:rPr>
              <w:lang w:val="en-US"/>
            </w:rPr>
            <w:delText>have been</w:delText>
          </w:r>
        </w:del>
      </w:ins>
      <w:ins w:id="2619" w:author="Villaverde, Alfredo" w:date="2022-03-10T15:01:00Z">
        <w:del w:id="2620" w:author="Sebastian Gonzalez" w:date="2022-05-18T12:26:00Z">
          <w:r w:rsidDel="007D7B03">
            <w:rPr>
              <w:lang w:val="en-US"/>
            </w:rPr>
            <w:delText xml:space="preserve"> fulfilled</w:delText>
          </w:r>
        </w:del>
      </w:ins>
      <w:ins w:id="2621" w:author="Villaverde, Alfredo" w:date="2022-03-10T15:08:00Z">
        <w:del w:id="2622" w:author="Sebastian Gonzalez" w:date="2022-05-18T12:26:00Z">
          <w:r w:rsidDel="007D7B03">
            <w:rPr>
              <w:lang w:val="en-US"/>
            </w:rPr>
            <w:delText>.</w:delText>
          </w:r>
        </w:del>
      </w:ins>
    </w:p>
    <w:p w14:paraId="3ECC998F" w14:textId="644D703A" w:rsidR="009D54F5" w:rsidRPr="00CC5B34" w:rsidDel="007D7B03" w:rsidRDefault="008C7C9A" w:rsidP="008C7C9A">
      <w:pPr>
        <w:rPr>
          <w:ins w:id="2623" w:author="Villaverde, Alfredo" w:date="2022-03-10T15:01:00Z"/>
          <w:del w:id="2624" w:author="Sebastian Gonzalez" w:date="2022-05-18T12:26:00Z"/>
          <w:b/>
          <w:bCs/>
          <w:color w:val="0070C0"/>
          <w:lang w:val="en-US"/>
        </w:rPr>
      </w:pPr>
      <w:ins w:id="2625" w:author="Villaverde, Alfredo" w:date="2022-03-10T15:01:00Z">
        <w:del w:id="2626" w:author="Sebastian Gonzalez" w:date="2022-05-18T12:26:00Z">
          <w:r w:rsidRPr="00CC5B34" w:rsidDel="007D7B03">
            <w:rPr>
              <w:b/>
              <w:bCs/>
              <w:color w:val="0070C0"/>
              <w:lang w:val="en-US"/>
            </w:rPr>
            <w:delText>GUIDELINE FOR THIS SECTION (DELETE TEXT BELOW ONCE THIS SECTION IS COMPLETED)</w:delText>
          </w:r>
        </w:del>
      </w:ins>
    </w:p>
    <w:p w14:paraId="67EF4779" w14:textId="2B978BB3" w:rsidR="008C7C9A" w:rsidRPr="00706D9F" w:rsidDel="007D7B03" w:rsidRDefault="008C7C9A" w:rsidP="008C7C9A">
      <w:pPr>
        <w:rPr>
          <w:ins w:id="2627" w:author="Villaverde, Alfredo" w:date="2022-03-10T15:01:00Z"/>
          <w:del w:id="2628" w:author="Sebastian Gonzalez" w:date="2022-05-18T12:26:00Z"/>
          <w:rFonts w:cs="Arial"/>
          <w:i/>
          <w:iCs/>
          <w:sz w:val="21"/>
          <w:szCs w:val="21"/>
          <w:shd w:val="clear" w:color="auto" w:fill="FFFFFF"/>
          <w:rPrChange w:id="2629" w:author="Villaverde, Alfredo" w:date="2022-03-10T15:12:00Z">
            <w:rPr>
              <w:ins w:id="2630" w:author="Villaverde, Alfredo" w:date="2022-03-10T15:01:00Z"/>
              <w:del w:id="2631" w:author="Sebastian Gonzalez" w:date="2022-05-18T12:26:00Z"/>
              <w:rFonts w:cs="Arial"/>
              <w:sz w:val="21"/>
              <w:szCs w:val="21"/>
              <w:shd w:val="clear" w:color="auto" w:fill="FFFFFF"/>
            </w:rPr>
          </w:rPrChange>
        </w:rPr>
      </w:pPr>
      <w:ins w:id="2632" w:author="Villaverde, Alfredo" w:date="2022-03-10T15:01:00Z">
        <w:del w:id="2633" w:author="Sebastian Gonzalez" w:date="2022-05-18T12:26:00Z">
          <w:r w:rsidRPr="00706D9F" w:rsidDel="007D7B03">
            <w:rPr>
              <w:rFonts w:cs="Arial"/>
              <w:i/>
              <w:iCs/>
              <w:sz w:val="21"/>
              <w:szCs w:val="21"/>
              <w:shd w:val="clear" w:color="auto" w:fill="FFFFFF"/>
              <w:rPrChange w:id="2634" w:author="Villaverde, Alfredo" w:date="2022-03-10T15:12:00Z">
                <w:rPr>
                  <w:rFonts w:cs="Arial"/>
                  <w:sz w:val="21"/>
                  <w:szCs w:val="21"/>
                  <w:shd w:val="clear" w:color="auto" w:fill="FFFFFF"/>
                </w:rPr>
              </w:rPrChange>
            </w:rPr>
            <w:delText xml:space="preserve">List the </w:delText>
          </w:r>
        </w:del>
      </w:ins>
      <w:ins w:id="2635" w:author="Villaverde, Alfredo" w:date="2022-03-10T15:02:00Z">
        <w:del w:id="2636" w:author="Sebastian Gonzalez" w:date="2022-05-18T12:26:00Z">
          <w:r w:rsidRPr="00706D9F" w:rsidDel="007D7B03">
            <w:rPr>
              <w:rFonts w:cs="Arial"/>
              <w:i/>
              <w:iCs/>
              <w:sz w:val="21"/>
              <w:szCs w:val="21"/>
              <w:shd w:val="clear" w:color="auto" w:fill="FFFFFF"/>
              <w:rPrChange w:id="2637" w:author="Villaverde, Alfredo" w:date="2022-03-10T15:12:00Z">
                <w:rPr>
                  <w:rFonts w:cs="Arial"/>
                  <w:sz w:val="21"/>
                  <w:szCs w:val="21"/>
                  <w:shd w:val="clear" w:color="auto" w:fill="FFFFFF"/>
                </w:rPr>
              </w:rPrChange>
            </w:rPr>
            <w:delText xml:space="preserve">different </w:delText>
          </w:r>
        </w:del>
      </w:ins>
      <w:ins w:id="2638" w:author="Villaverde, Alfredo" w:date="2022-03-10T15:09:00Z">
        <w:del w:id="2639" w:author="Sebastian Gonzalez" w:date="2022-05-18T12:26:00Z">
          <w:r w:rsidRPr="00706D9F" w:rsidDel="007D7B03">
            <w:rPr>
              <w:rFonts w:cs="Arial"/>
              <w:i/>
              <w:iCs/>
              <w:sz w:val="21"/>
              <w:szCs w:val="21"/>
              <w:shd w:val="clear" w:color="auto" w:fill="FFFFFF"/>
              <w:rPrChange w:id="2640" w:author="Villaverde, Alfredo" w:date="2022-03-10T15:12:00Z">
                <w:rPr>
                  <w:rFonts w:cs="Arial"/>
                  <w:sz w:val="21"/>
                  <w:szCs w:val="21"/>
                  <w:shd w:val="clear" w:color="auto" w:fill="FFFFFF"/>
                </w:rPr>
              </w:rPrChange>
            </w:rPr>
            <w:delText xml:space="preserve">ways each user story created in the business needs section should be tested to </w:delText>
          </w:r>
        </w:del>
      </w:ins>
      <w:ins w:id="2641" w:author="Villaverde, Alfredo" w:date="2022-03-10T15:02:00Z">
        <w:del w:id="2642" w:author="Sebastian Gonzalez" w:date="2022-05-18T12:26:00Z">
          <w:r w:rsidRPr="00706D9F" w:rsidDel="007D7B03">
            <w:rPr>
              <w:rFonts w:cs="Arial"/>
              <w:i/>
              <w:iCs/>
              <w:sz w:val="21"/>
              <w:szCs w:val="21"/>
              <w:shd w:val="clear" w:color="auto" w:fill="FFFFFF"/>
              <w:rPrChange w:id="2643" w:author="Villaverde, Alfredo" w:date="2022-03-10T15:12:00Z">
                <w:rPr>
                  <w:rFonts w:cs="Arial"/>
                  <w:sz w:val="21"/>
                  <w:szCs w:val="21"/>
                  <w:shd w:val="clear" w:color="auto" w:fill="FFFFFF"/>
                </w:rPr>
              </w:rPrChange>
            </w:rPr>
            <w:delText>satisfy the requirement.</w:delText>
          </w:r>
        </w:del>
      </w:ins>
    </w:p>
    <w:p w14:paraId="6195D867" w14:textId="2862475F" w:rsidR="008C7C9A" w:rsidRPr="00706D9F" w:rsidDel="007D7B03" w:rsidRDefault="008C7C9A" w:rsidP="008C7C9A">
      <w:pPr>
        <w:rPr>
          <w:ins w:id="2644" w:author="Villaverde, Alfredo" w:date="2022-03-10T15:01:00Z"/>
          <w:del w:id="2645" w:author="Sebastian Gonzalez" w:date="2022-05-18T12:26:00Z"/>
          <w:rFonts w:cs="Arial"/>
          <w:i/>
          <w:iCs/>
          <w:sz w:val="21"/>
          <w:szCs w:val="21"/>
          <w:shd w:val="clear" w:color="auto" w:fill="FFFFFF"/>
          <w:rPrChange w:id="2646" w:author="Villaverde, Alfredo" w:date="2022-03-10T15:12:00Z">
            <w:rPr>
              <w:ins w:id="2647" w:author="Villaverde, Alfredo" w:date="2022-03-10T15:01:00Z"/>
              <w:del w:id="2648" w:author="Sebastian Gonzalez" w:date="2022-05-18T12:26:00Z"/>
              <w:rFonts w:cs="Arial"/>
              <w:sz w:val="21"/>
              <w:szCs w:val="21"/>
              <w:shd w:val="clear" w:color="auto" w:fill="FFFFFF"/>
            </w:rPr>
          </w:rPrChange>
        </w:rPr>
      </w:pPr>
      <w:ins w:id="2649" w:author="Villaverde, Alfredo" w:date="2022-03-10T15:01:00Z">
        <w:del w:id="2650" w:author="Sebastian Gonzalez" w:date="2022-05-18T12:26:00Z">
          <w:r w:rsidRPr="00706D9F" w:rsidDel="007D7B03">
            <w:rPr>
              <w:rFonts w:cs="Arial"/>
              <w:i/>
              <w:iCs/>
              <w:sz w:val="21"/>
              <w:szCs w:val="21"/>
              <w:shd w:val="clear" w:color="auto" w:fill="FFFFFF"/>
              <w:rPrChange w:id="2651" w:author="Villaverde, Alfredo" w:date="2022-03-10T15:12:00Z">
                <w:rPr>
                  <w:rFonts w:cs="Arial"/>
                  <w:sz w:val="21"/>
                  <w:szCs w:val="21"/>
                  <w:shd w:val="clear" w:color="auto" w:fill="FFFFFF"/>
                </w:rPr>
              </w:rPrChange>
            </w:rPr>
            <w:delText>For example:</w:delText>
          </w:r>
        </w:del>
      </w:ins>
    </w:p>
    <w:p w14:paraId="329B1D3C" w14:textId="1A340770" w:rsidR="008C7C9A" w:rsidRPr="00042D78" w:rsidDel="007D7B03" w:rsidRDefault="008C7C9A">
      <w:pPr>
        <w:pStyle w:val="ListParagraph"/>
        <w:numPr>
          <w:ilvl w:val="0"/>
          <w:numId w:val="12"/>
        </w:numPr>
        <w:rPr>
          <w:ins w:id="2652" w:author="Villaverde, Alfredo" w:date="2022-03-10T15:01:00Z"/>
          <w:del w:id="2653" w:author="Sebastian Gonzalez" w:date="2022-05-18T12:26:00Z"/>
          <w:rFonts w:cs="Arial"/>
          <w:i/>
          <w:iCs/>
          <w:sz w:val="21"/>
          <w:szCs w:val="21"/>
          <w:shd w:val="clear" w:color="auto" w:fill="FFFFFF"/>
          <w:rPrChange w:id="2654" w:author="Villaverde, Alfredo" w:date="2022-03-10T15:14:00Z">
            <w:rPr>
              <w:ins w:id="2655" w:author="Villaverde, Alfredo" w:date="2022-03-10T15:01:00Z"/>
              <w:del w:id="2656" w:author="Sebastian Gonzalez" w:date="2022-05-18T12:26:00Z"/>
              <w:rFonts w:cs="Arial"/>
              <w:color w:val="0070C0"/>
              <w:sz w:val="21"/>
              <w:szCs w:val="21"/>
              <w:shd w:val="clear" w:color="auto" w:fill="FFFFFF"/>
            </w:rPr>
          </w:rPrChange>
        </w:rPr>
      </w:pPr>
      <w:ins w:id="2657" w:author="Villaverde, Alfredo" w:date="2022-03-10T15:04:00Z">
        <w:del w:id="2658" w:author="Sebastian Gonzalez" w:date="2022-05-18T12:26:00Z">
          <w:r w:rsidRPr="00706D9F" w:rsidDel="007D7B03">
            <w:rPr>
              <w:rFonts w:cs="Arial"/>
              <w:i/>
              <w:iCs/>
              <w:sz w:val="21"/>
              <w:szCs w:val="21"/>
              <w:shd w:val="clear" w:color="auto" w:fill="FFFFFF"/>
              <w:rPrChange w:id="2659" w:author="Villaverde, Alfredo" w:date="2022-03-10T15:12:00Z">
                <w:rPr>
                  <w:rFonts w:cs="Arial"/>
                  <w:sz w:val="21"/>
                  <w:szCs w:val="21"/>
                  <w:shd w:val="clear" w:color="auto" w:fill="FFFFFF"/>
                </w:rPr>
              </w:rPrChange>
            </w:rPr>
            <w:delText xml:space="preserve">When navigating to the product details page in Desktop, Mobile and Tablet, the SKU# needs to be </w:delText>
          </w:r>
        </w:del>
      </w:ins>
      <w:ins w:id="2660" w:author="Villaverde, Alfredo" w:date="2022-03-10T15:05:00Z">
        <w:del w:id="2661" w:author="Sebastian Gonzalez" w:date="2022-05-18T12:26:00Z">
          <w:r w:rsidRPr="00706D9F" w:rsidDel="007D7B03">
            <w:rPr>
              <w:rFonts w:cs="Arial"/>
              <w:i/>
              <w:iCs/>
              <w:sz w:val="21"/>
              <w:szCs w:val="21"/>
              <w:shd w:val="clear" w:color="auto" w:fill="FFFFFF"/>
              <w:rPrChange w:id="2662" w:author="Villaverde, Alfredo" w:date="2022-03-10T15:12:00Z">
                <w:rPr>
                  <w:rFonts w:cs="Arial"/>
                  <w:sz w:val="21"/>
                  <w:szCs w:val="21"/>
                  <w:shd w:val="clear" w:color="auto" w:fill="FFFFFF"/>
                </w:rPr>
              </w:rPrChange>
            </w:rPr>
            <w:delText xml:space="preserve">visible next to the </w:delText>
          </w:r>
        </w:del>
      </w:ins>
      <w:ins w:id="2663" w:author="Villaverde, Alfredo" w:date="2022-03-10T15:01:00Z">
        <w:del w:id="2664" w:author="Sebastian Gonzalez" w:date="2022-05-18T12:26:00Z">
          <w:r w:rsidRPr="00706D9F" w:rsidDel="007D7B03">
            <w:rPr>
              <w:rFonts w:cs="Arial"/>
              <w:i/>
              <w:iCs/>
              <w:sz w:val="21"/>
              <w:szCs w:val="21"/>
              <w:shd w:val="clear" w:color="auto" w:fill="FFFFFF"/>
              <w:rPrChange w:id="2665" w:author="Villaverde, Alfredo" w:date="2022-03-10T15:12:00Z">
                <w:rPr>
                  <w:rFonts w:cs="Arial"/>
                  <w:sz w:val="21"/>
                  <w:szCs w:val="21"/>
                  <w:shd w:val="clear" w:color="auto" w:fill="FFFFFF"/>
                </w:rPr>
              </w:rPrChange>
            </w:rPr>
            <w:delText>product name</w:delText>
          </w:r>
        </w:del>
      </w:ins>
      <w:ins w:id="2666" w:author="Villaverde, Alfredo" w:date="2022-03-10T15:11:00Z">
        <w:del w:id="2667" w:author="Sebastian Gonzalez" w:date="2022-05-18T12:26:00Z">
          <w:r w:rsidR="00706D9F" w:rsidRPr="00706D9F" w:rsidDel="007D7B03">
            <w:rPr>
              <w:rFonts w:cs="Arial"/>
              <w:i/>
              <w:iCs/>
              <w:sz w:val="21"/>
              <w:szCs w:val="21"/>
              <w:shd w:val="clear" w:color="auto" w:fill="FFFFFF"/>
              <w:rPrChange w:id="2668" w:author="Villaverde, Alfredo" w:date="2022-03-10T15:12:00Z">
                <w:rPr>
                  <w:rFonts w:cs="Arial"/>
                  <w:sz w:val="21"/>
                  <w:szCs w:val="21"/>
                  <w:shd w:val="clear" w:color="auto" w:fill="FFFFFF"/>
                </w:rPr>
              </w:rPrChange>
            </w:rPr>
            <w:delText xml:space="preserve"> and have </w:delText>
          </w:r>
        </w:del>
      </w:ins>
      <w:ins w:id="2669" w:author="Villaverde, Alfredo" w:date="2022-03-10T15:10:00Z">
        <w:del w:id="2670" w:author="Sebastian Gonzalez" w:date="2022-05-18T12:26:00Z">
          <w:r w:rsidR="00706D9F" w:rsidRPr="00706D9F" w:rsidDel="007D7B03">
            <w:rPr>
              <w:rFonts w:cs="Arial"/>
              <w:i/>
              <w:iCs/>
              <w:sz w:val="21"/>
              <w:szCs w:val="21"/>
              <w:shd w:val="clear" w:color="auto" w:fill="FFFFFF"/>
              <w:rPrChange w:id="2671" w:author="Villaverde, Alfredo" w:date="2022-03-10T15:12:00Z">
                <w:rPr>
                  <w:rFonts w:cs="Arial"/>
                  <w:sz w:val="21"/>
                  <w:szCs w:val="21"/>
                  <w:shd w:val="clear" w:color="auto" w:fill="FFFFFF"/>
                </w:rPr>
              </w:rPrChange>
            </w:rPr>
            <w:delText>the same font style, size and color as the product name</w:delText>
          </w:r>
        </w:del>
      </w:ins>
      <w:ins w:id="2672" w:author="Villaverde, Alfredo" w:date="2022-03-10T15:14:00Z">
        <w:del w:id="2673" w:author="Sebastian Gonzalez" w:date="2022-05-18T12:26:00Z">
          <w:r w:rsidR="00042D78" w:rsidDel="007D7B03">
            <w:rPr>
              <w:rFonts w:cs="Arial"/>
              <w:i/>
              <w:iCs/>
              <w:sz w:val="21"/>
              <w:szCs w:val="21"/>
              <w:shd w:val="clear" w:color="auto" w:fill="FFFFFF"/>
            </w:rPr>
            <w:delText>.</w:delText>
          </w:r>
        </w:del>
      </w:ins>
    </w:p>
    <w:p w14:paraId="1BEF2272" w14:textId="590E2103" w:rsidR="008C7C9A" w:rsidDel="009D54F5" w:rsidRDefault="008C7C9A" w:rsidP="008C7C9A">
      <w:pPr>
        <w:rPr>
          <w:ins w:id="2674" w:author="Villaverde, Alfredo" w:date="2022-03-10T14:31:00Z"/>
          <w:del w:id="2675" w:author="Sebastian Gonzalez" w:date="2022-05-18T12:02:00Z"/>
          <w:lang w:val="en-US"/>
        </w:rPr>
      </w:pPr>
      <w:ins w:id="2676" w:author="Villaverde, Alfredo" w:date="2022-03-10T15:01:00Z">
        <w:del w:id="2677" w:author="Sebastian Gonzalez" w:date="2022-05-18T12:26:00Z">
          <w:r w:rsidRPr="00CC5B34" w:rsidDel="007D7B03">
            <w:rPr>
              <w:b/>
              <w:bCs/>
              <w:color w:val="0070C0"/>
              <w:lang w:val="en-US"/>
            </w:rPr>
            <w:delText>(DELETE TEXT ABOVE ONCE THIS SECTION IS COMPLETED)</w:delText>
          </w:r>
        </w:del>
      </w:ins>
    </w:p>
    <w:p w14:paraId="42DEF750" w14:textId="77777777" w:rsidR="0071121C" w:rsidRPr="0071121C" w:rsidDel="009D54F5" w:rsidRDefault="0071121C">
      <w:pPr>
        <w:rPr>
          <w:del w:id="2678" w:author="Sebastian Gonzalez" w:date="2022-05-18T12:02:00Z"/>
          <w:lang w:val="en-US"/>
          <w:rPrChange w:id="2679" w:author="Villaverde, Alfredo" w:date="2022-03-10T14:31:00Z">
            <w:rPr>
              <w:del w:id="2680" w:author="Sebastian Gonzalez" w:date="2022-05-18T12:02:00Z"/>
            </w:rPr>
          </w:rPrChange>
        </w:rPr>
      </w:pPr>
    </w:p>
    <w:p w14:paraId="38B2A422" w14:textId="51583590" w:rsidR="001B16C8" w:rsidRPr="00517DC5" w:rsidDel="0071121C" w:rsidRDefault="000E2E90">
      <w:pPr>
        <w:rPr>
          <w:del w:id="2681" w:author="Villaverde, Alfredo" w:date="2022-03-10T14:13:00Z"/>
        </w:rPr>
        <w:pPrChange w:id="2682" w:author="Villaverde, Alfredo" w:date="2022-03-10T15:21:00Z">
          <w:pPr>
            <w:pStyle w:val="Heading1"/>
          </w:pPr>
        </w:pPrChange>
      </w:pPr>
      <w:del w:id="2683" w:author="Villaverde, Alfredo" w:date="2022-03-10T13:14:00Z">
        <w:r w:rsidRPr="00B3530E" w:rsidDel="00F44063">
          <w:delText>Sample Test cases</w:delText>
        </w:r>
      </w:del>
      <w:del w:id="2684" w:author="Villaverde, Alfredo" w:date="2022-03-10T14:13:00Z">
        <w:r w:rsidRPr="00B3530E" w:rsidDel="0003202B">
          <w:delText xml:space="preserve"> </w:delText>
        </w:r>
      </w:del>
    </w:p>
    <w:p w14:paraId="67158FB1" w14:textId="77777777" w:rsidR="00F3647C" w:rsidRPr="00517DC5" w:rsidRDefault="009D49A5">
      <w:pPr>
        <w:pPrChange w:id="2685" w:author="Villaverde, Alfredo" w:date="2022-03-10T14:32:00Z">
          <w:pPr>
            <w:pStyle w:val="Heading2"/>
          </w:pPr>
        </w:pPrChange>
      </w:pPr>
      <w:del w:id="2686" w:author="Villaverde, Alfredo" w:date="2022-03-10T14:13:00Z">
        <w:r w:rsidRPr="00517DC5" w:rsidDel="0003202B">
          <w:delText>T</w:delText>
        </w:r>
        <w:r w:rsidR="00F3647C" w:rsidRPr="00517DC5" w:rsidDel="0003202B">
          <w:delText>ests</w:delText>
        </w:r>
      </w:del>
    </w:p>
    <w:p w14:paraId="66204FF1" w14:textId="0B0DAC63" w:rsidR="00C3296D" w:rsidRDefault="00C3296D">
      <w:pPr>
        <w:rPr>
          <w:ins w:id="2687" w:author="Alain Komin" w:date="2022-10-27T10:40:00Z"/>
          <w:rFonts w:eastAsia="Times New Roman" w:cs="Arial"/>
          <w:color w:val="F96A1B" w:themeColor="accent2"/>
          <w:kern w:val="28"/>
          <w:sz w:val="36"/>
          <w:szCs w:val="36"/>
          <w:lang w:val="en-US"/>
        </w:rPr>
      </w:pPr>
      <w:bookmarkStart w:id="2688" w:name="_Toc97814853"/>
      <w:bookmarkStart w:id="2689" w:name="_Toc97815111"/>
      <w:bookmarkStart w:id="2690" w:name="_Toc97815242"/>
      <w:bookmarkStart w:id="2691" w:name="_Toc97816104"/>
      <w:bookmarkStart w:id="2692" w:name="_Toc97816695"/>
      <w:bookmarkStart w:id="2693" w:name="_Toc103766453"/>
      <w:bookmarkStart w:id="2694" w:name="_Toc103766532"/>
      <w:bookmarkStart w:id="2695" w:name="_Toc103768551"/>
      <w:bookmarkStart w:id="2696" w:name="_Toc103768630"/>
      <w:bookmarkStart w:id="2697" w:name="_Toc103768709"/>
      <w:bookmarkStart w:id="2698" w:name="_Toc103768788"/>
      <w:bookmarkStart w:id="2699" w:name="_Toc103768882"/>
      <w:bookmarkStart w:id="2700" w:name="_Toc103769040"/>
      <w:bookmarkStart w:id="2701" w:name="_Toc103769119"/>
      <w:bookmarkStart w:id="2702" w:name="_Toc103769198"/>
      <w:bookmarkStart w:id="2703" w:name="_Toc103769277"/>
      <w:bookmarkStart w:id="2704" w:name="_Toc103769356"/>
      <w:bookmarkStart w:id="2705" w:name="_Toc103769450"/>
      <w:bookmarkStart w:id="2706" w:name="_Toc103769529"/>
      <w:bookmarkStart w:id="2707" w:name="_Toc103769608"/>
      <w:bookmarkStart w:id="2708" w:name="_Toc103769688"/>
      <w:bookmarkStart w:id="2709" w:name="_Toc103769764"/>
      <w:bookmarkStart w:id="2710" w:name="_Toc103769839"/>
      <w:bookmarkStart w:id="2711" w:name="_Toc103769853"/>
      <w:bookmarkStart w:id="2712" w:name="_Toc103769867"/>
      <w:bookmarkStart w:id="2713" w:name="_Toc103769879"/>
      <w:bookmarkStart w:id="2714" w:name="_Toc103769890"/>
      <w:bookmarkStart w:id="2715" w:name="_Toc103769901"/>
      <w:bookmarkStart w:id="2716" w:name="_Toc103769912"/>
      <w:bookmarkStart w:id="2717" w:name="_Toc103769923"/>
      <w:bookmarkStart w:id="2718" w:name="_Toc103769935"/>
      <w:bookmarkStart w:id="2719" w:name="_Toc103769945"/>
      <w:bookmarkStart w:id="2720" w:name="_Toc112679346"/>
      <w:bookmarkStart w:id="2721" w:name="_Toc113269279"/>
      <w:bookmarkStart w:id="2722" w:name="_Toc113452968"/>
      <w:bookmarkStart w:id="2723" w:name="_Toc113453111"/>
      <w:bookmarkStart w:id="2724" w:name="_Toc115252359"/>
      <w:bookmarkStart w:id="2725" w:name="_Toc117675645"/>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ins w:id="2726" w:author="Alain Komin" w:date="2022-10-27T10:40:00Z">
        <w:r>
          <w:br w:type="page"/>
        </w:r>
      </w:ins>
    </w:p>
    <w:p w14:paraId="269B04EB" w14:textId="77777777" w:rsidR="006D5B44" w:rsidRPr="002D65CC" w:rsidDel="0003202B" w:rsidRDefault="006D5B44">
      <w:pPr>
        <w:pStyle w:val="Heading1"/>
        <w:rPr>
          <w:del w:id="2727" w:author="Villaverde, Alfredo" w:date="2022-03-10T14:13:00Z"/>
        </w:rPr>
        <w:pPrChange w:id="2728" w:author="Villaverde, Alfredo" w:date="2022-03-10T14:25:00Z">
          <w:pPr/>
        </w:pPrChange>
      </w:pPr>
      <w:bookmarkStart w:id="2729" w:name="_Toc117759716"/>
      <w:bookmarkEnd w:id="2729"/>
    </w:p>
    <w:p w14:paraId="2DBF0D7D" w14:textId="77777777" w:rsidR="006D5B44" w:rsidDel="0003202B" w:rsidRDefault="006D5B44">
      <w:pPr>
        <w:pStyle w:val="Heading1"/>
        <w:rPr>
          <w:del w:id="2730" w:author="Villaverde, Alfredo" w:date="2022-03-10T14:13:00Z"/>
          <w:color w:val="FF0000"/>
          <w:highlight w:val="yellow"/>
        </w:rPr>
        <w:pPrChange w:id="2731" w:author="Villaverde, Alfredo" w:date="2022-03-10T14:25:00Z">
          <w:pPr>
            <w:spacing w:after="0" w:line="240" w:lineRule="auto"/>
            <w:jc w:val="both"/>
          </w:pPr>
        </w:pPrChange>
      </w:pPr>
      <w:bookmarkStart w:id="2732" w:name="_Toc97814854"/>
      <w:bookmarkStart w:id="2733" w:name="_Toc97815112"/>
      <w:bookmarkStart w:id="2734" w:name="_Toc97815243"/>
      <w:bookmarkStart w:id="2735" w:name="_Toc97816105"/>
      <w:bookmarkStart w:id="2736" w:name="_Toc97816696"/>
      <w:bookmarkStart w:id="2737" w:name="_Toc103766454"/>
      <w:bookmarkStart w:id="2738" w:name="_Toc103766533"/>
      <w:bookmarkStart w:id="2739" w:name="_Toc103768552"/>
      <w:bookmarkStart w:id="2740" w:name="_Toc103768631"/>
      <w:bookmarkStart w:id="2741" w:name="_Toc103768710"/>
      <w:bookmarkStart w:id="2742" w:name="_Toc103768789"/>
      <w:bookmarkStart w:id="2743" w:name="_Toc103768883"/>
      <w:bookmarkStart w:id="2744" w:name="_Toc103769041"/>
      <w:bookmarkStart w:id="2745" w:name="_Toc103769120"/>
      <w:bookmarkStart w:id="2746" w:name="_Toc103769199"/>
      <w:bookmarkStart w:id="2747" w:name="_Toc103769278"/>
      <w:bookmarkStart w:id="2748" w:name="_Toc103769357"/>
      <w:bookmarkStart w:id="2749" w:name="_Toc103769451"/>
      <w:bookmarkStart w:id="2750" w:name="_Toc103769530"/>
      <w:bookmarkStart w:id="2751" w:name="_Toc103769609"/>
      <w:bookmarkStart w:id="2752" w:name="_Toc103769689"/>
      <w:bookmarkStart w:id="2753" w:name="_Toc103769765"/>
      <w:bookmarkStart w:id="2754" w:name="_Toc103769840"/>
      <w:bookmarkStart w:id="2755" w:name="_Toc103769854"/>
      <w:bookmarkStart w:id="2756" w:name="_Toc103769868"/>
      <w:bookmarkStart w:id="2757" w:name="_Toc103769880"/>
      <w:bookmarkStart w:id="2758" w:name="_Toc103769891"/>
      <w:bookmarkStart w:id="2759" w:name="_Toc103769902"/>
      <w:bookmarkStart w:id="2760" w:name="_Toc103769913"/>
      <w:bookmarkStart w:id="2761" w:name="_Toc103769924"/>
      <w:bookmarkStart w:id="2762" w:name="_Toc103769936"/>
      <w:bookmarkStart w:id="2763" w:name="_Toc103769946"/>
      <w:bookmarkStart w:id="2764" w:name="_Toc112679347"/>
      <w:bookmarkStart w:id="2765" w:name="_Toc113269280"/>
      <w:bookmarkStart w:id="2766" w:name="_Toc113452969"/>
      <w:bookmarkStart w:id="2767" w:name="_Toc113453112"/>
      <w:bookmarkStart w:id="2768" w:name="_Toc115252360"/>
      <w:bookmarkStart w:id="2769" w:name="_Toc117675646"/>
      <w:bookmarkStart w:id="2770" w:name="_Toc117759717"/>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p>
    <w:p w14:paraId="6B62F1B3" w14:textId="1E537B0D" w:rsidR="006D5B44" w:rsidDel="008351BC" w:rsidRDefault="006D5B44">
      <w:pPr>
        <w:pStyle w:val="Heading1"/>
        <w:rPr>
          <w:del w:id="2771" w:author="Villaverde, Alfredo" w:date="2022-03-10T14:25:00Z"/>
          <w:color w:val="FF0000"/>
          <w:highlight w:val="yellow"/>
        </w:rPr>
        <w:pPrChange w:id="2772" w:author="Villaverde, Alfredo" w:date="2022-03-10T14:25:00Z">
          <w:pPr/>
        </w:pPrChange>
      </w:pPr>
      <w:del w:id="2773" w:author="Villaverde, Alfredo" w:date="2022-03-10T14:25:00Z">
        <w:r w:rsidDel="008351BC">
          <w:rPr>
            <w:color w:val="FF0000"/>
            <w:highlight w:val="yellow"/>
          </w:rPr>
          <w:br w:type="page"/>
        </w:r>
      </w:del>
    </w:p>
    <w:p w14:paraId="53B33069" w14:textId="5BC6CF08" w:rsidR="00F44063" w:rsidRDefault="00613C22" w:rsidP="00890814">
      <w:pPr>
        <w:pStyle w:val="Heading1"/>
        <w:rPr>
          <w:ins w:id="2774" w:author="Villaverde, Alfredo" w:date="2022-03-10T14:32:00Z"/>
        </w:rPr>
      </w:pPr>
      <w:del w:id="2775" w:author="Villaverde, Alfredo" w:date="2022-03-10T13:14:00Z">
        <w:r w:rsidDel="00F44063">
          <w:delText>Acceptance</w:delText>
        </w:r>
      </w:del>
      <w:bookmarkStart w:id="2776" w:name="_Toc117759718"/>
      <w:ins w:id="2777" w:author="Villaverde, Alfredo" w:date="2022-03-10T13:14:00Z">
        <w:r w:rsidR="00F44063">
          <w:t>Solution proposal</w:t>
        </w:r>
      </w:ins>
      <w:bookmarkEnd w:id="2776"/>
    </w:p>
    <w:p w14:paraId="1C786E62" w14:textId="5AFD3652" w:rsidR="00517DC5" w:rsidDel="009E59C4" w:rsidRDefault="00517DC5" w:rsidP="00517DC5">
      <w:pPr>
        <w:rPr>
          <w:ins w:id="2778" w:author="Sebastian Gonzalez" w:date="2022-05-18T12:36:00Z"/>
          <w:del w:id="2779" w:author="Alain Komin" w:date="2022-08-29T15:41:00Z"/>
          <w:b/>
          <w:bCs/>
          <w:color w:val="0070C0"/>
          <w:lang w:val="en-US"/>
        </w:rPr>
      </w:pPr>
      <w:ins w:id="2780" w:author="Sebastian Gonzalez" w:date="2022-05-18T11:42:00Z">
        <w:del w:id="2781" w:author="Alain Komin" w:date="2022-08-29T15:41:00Z">
          <w:r w:rsidRPr="00CC5B34" w:rsidDel="009E59C4">
            <w:rPr>
              <w:b/>
              <w:bCs/>
              <w:color w:val="0070C0"/>
              <w:lang w:val="en-US"/>
            </w:rPr>
            <w:delText>GUIDELINE FOR THIS SECTION (DELETE TEXT BELOW ONCE THIS SECTION IS COMPLETED)</w:delText>
          </w:r>
        </w:del>
      </w:ins>
    </w:p>
    <w:p w14:paraId="6C04F422" w14:textId="5B5101B5" w:rsidR="008E78C5" w:rsidRPr="008E78C5" w:rsidDel="009E59C4" w:rsidRDefault="008E78C5" w:rsidP="00517DC5">
      <w:pPr>
        <w:rPr>
          <w:ins w:id="2782" w:author="Sebastian Gonzalez" w:date="2022-05-18T12:02:00Z"/>
          <w:del w:id="2783" w:author="Alain Komin" w:date="2022-08-29T15:41:00Z"/>
          <w:lang w:val="en-US"/>
          <w:rPrChange w:id="2784" w:author="Sebastian Gonzalez" w:date="2022-05-18T12:36:00Z">
            <w:rPr>
              <w:ins w:id="2785" w:author="Sebastian Gonzalez" w:date="2022-05-18T12:02:00Z"/>
              <w:del w:id="2786" w:author="Alain Komin" w:date="2022-08-29T15:41:00Z"/>
              <w:b/>
              <w:bCs/>
              <w:color w:val="0070C0"/>
              <w:lang w:val="en-US"/>
            </w:rPr>
          </w:rPrChange>
        </w:rPr>
      </w:pPr>
      <w:ins w:id="2787" w:author="Sebastian Gonzalez" w:date="2022-05-18T12:36:00Z">
        <w:del w:id="2788" w:author="Alain Komin" w:date="2022-08-29T15:41:00Z">
          <w:r w:rsidDel="009E59C4">
            <w:rPr>
              <w:lang w:val="en-US"/>
            </w:rPr>
            <w:delText xml:space="preserve">This section should contain a high-level solution proposal from a functional side, it doesn’t need to have deeper technical details. </w:delText>
          </w:r>
        </w:del>
      </w:ins>
    </w:p>
    <w:p w14:paraId="676705F8" w14:textId="0E53BDA8" w:rsidR="009D54F5" w:rsidRPr="009D54F5" w:rsidDel="009E59C4" w:rsidRDefault="009D54F5" w:rsidP="00517DC5">
      <w:pPr>
        <w:rPr>
          <w:ins w:id="2789" w:author="Sebastian Gonzalez" w:date="2022-05-18T11:42:00Z"/>
          <w:del w:id="2790" w:author="Alain Komin" w:date="2022-08-29T15:41:00Z"/>
          <w:b/>
          <w:bCs/>
          <w:i/>
          <w:iCs/>
          <w:lang w:val="en-US"/>
          <w:rPrChange w:id="2791" w:author="Sebastian Gonzalez" w:date="2022-05-18T12:02:00Z">
            <w:rPr>
              <w:ins w:id="2792" w:author="Sebastian Gonzalez" w:date="2022-05-18T11:42:00Z"/>
              <w:del w:id="2793" w:author="Alain Komin" w:date="2022-08-29T15:41:00Z"/>
              <w:b/>
              <w:bCs/>
              <w:color w:val="0070C0"/>
              <w:lang w:val="en-US"/>
            </w:rPr>
          </w:rPrChange>
        </w:rPr>
      </w:pPr>
      <w:ins w:id="2794" w:author="Sebastian Gonzalez" w:date="2022-05-18T12:02:00Z">
        <w:del w:id="2795" w:author="Alain Komin" w:date="2022-08-29T15:41:00Z">
          <w:r w:rsidRPr="000978BD" w:rsidDel="009E59C4">
            <w:rPr>
              <w:b/>
              <w:bCs/>
              <w:i/>
              <w:iCs/>
              <w:lang w:val="en-US"/>
            </w:rPr>
            <w:delText xml:space="preserve">[This section is </w:delText>
          </w:r>
          <w:r w:rsidDel="009E59C4">
            <w:rPr>
              <w:b/>
              <w:bCs/>
              <w:i/>
              <w:iCs/>
              <w:lang w:val="en-US"/>
            </w:rPr>
            <w:delText>mandatory.</w:delText>
          </w:r>
        </w:del>
      </w:ins>
      <w:ins w:id="2796" w:author="Sebastian Gonzalez" w:date="2022-05-18T12:03:00Z">
        <w:del w:id="2797" w:author="Alain Komin" w:date="2022-08-29T15:41:00Z">
          <w:r w:rsidDel="009E59C4">
            <w:rPr>
              <w:b/>
              <w:bCs/>
              <w:i/>
              <w:iCs/>
              <w:lang w:val="en-US"/>
            </w:rPr>
            <w:delText xml:space="preserve"> The goal of this s</w:delText>
          </w:r>
        </w:del>
      </w:ins>
      <w:ins w:id="2798" w:author="Sebastian Gonzalez" w:date="2022-05-18T12:04:00Z">
        <w:del w:id="2799" w:author="Alain Komin" w:date="2022-08-29T15:41:00Z">
          <w:r w:rsidDel="009E59C4">
            <w:rPr>
              <w:b/>
              <w:bCs/>
              <w:i/>
              <w:iCs/>
              <w:lang w:val="en-US"/>
            </w:rPr>
            <w:delText>ection is to allow readers to visualize how the solution will look like, not at code level but what new or modified things have to be added to the system to achieve the needs of the requirement.</w:delText>
          </w:r>
        </w:del>
      </w:ins>
      <w:ins w:id="2800" w:author="Sebastian Gonzalez" w:date="2022-05-18T12:03:00Z">
        <w:del w:id="2801" w:author="Alain Komin" w:date="2022-08-29T15:41:00Z">
          <w:r w:rsidDel="009E59C4">
            <w:rPr>
              <w:b/>
              <w:bCs/>
              <w:i/>
              <w:iCs/>
              <w:lang w:val="en-US"/>
            </w:rPr>
            <w:delText>]</w:delText>
          </w:r>
        </w:del>
      </w:ins>
    </w:p>
    <w:p w14:paraId="532F6717" w14:textId="2C73B183" w:rsidR="00517DC5" w:rsidRPr="000978BD" w:rsidDel="009E59C4" w:rsidRDefault="00517DC5" w:rsidP="00517DC5">
      <w:pPr>
        <w:rPr>
          <w:ins w:id="2802" w:author="Sebastian Gonzalez" w:date="2022-05-18T11:42:00Z"/>
          <w:del w:id="2803" w:author="Alain Komin" w:date="2022-08-29T15:41:00Z"/>
          <w:rFonts w:cs="Arial"/>
          <w:i/>
          <w:iCs/>
          <w:sz w:val="21"/>
          <w:szCs w:val="21"/>
          <w:shd w:val="clear" w:color="auto" w:fill="FFFFFF"/>
        </w:rPr>
      </w:pPr>
      <w:ins w:id="2804" w:author="Sebastian Gonzalez" w:date="2022-05-18T11:43:00Z">
        <w:del w:id="2805" w:author="Alain Komin" w:date="2022-08-29T15:41:00Z">
          <w:r w:rsidDel="009E59C4">
            <w:rPr>
              <w:rFonts w:cs="Arial"/>
              <w:i/>
              <w:iCs/>
              <w:sz w:val="21"/>
              <w:szCs w:val="21"/>
              <w:shd w:val="clear" w:color="auto" w:fill="FFFFFF"/>
            </w:rPr>
            <w:delText>Describe all the components that will be created or interact with the system to achieve the customer needs.</w:delText>
          </w:r>
        </w:del>
      </w:ins>
    </w:p>
    <w:p w14:paraId="5C92ADC1" w14:textId="25C36BC0" w:rsidR="00517DC5" w:rsidRPr="000978BD" w:rsidDel="009E59C4" w:rsidRDefault="00517DC5" w:rsidP="00517DC5">
      <w:pPr>
        <w:rPr>
          <w:ins w:id="2806" w:author="Sebastian Gonzalez" w:date="2022-05-18T11:42:00Z"/>
          <w:del w:id="2807" w:author="Alain Komin" w:date="2022-08-29T15:41:00Z"/>
          <w:rFonts w:cs="Arial"/>
          <w:i/>
          <w:iCs/>
          <w:sz w:val="21"/>
          <w:szCs w:val="21"/>
          <w:shd w:val="clear" w:color="auto" w:fill="FFFFFF"/>
        </w:rPr>
      </w:pPr>
      <w:ins w:id="2808" w:author="Sebastian Gonzalez" w:date="2022-05-18T11:42:00Z">
        <w:del w:id="2809" w:author="Alain Komin" w:date="2022-08-29T15:41:00Z">
          <w:r w:rsidRPr="000978BD" w:rsidDel="009E59C4">
            <w:rPr>
              <w:rFonts w:cs="Arial"/>
              <w:i/>
              <w:iCs/>
              <w:sz w:val="21"/>
              <w:szCs w:val="21"/>
              <w:shd w:val="clear" w:color="auto" w:fill="FFFFFF"/>
            </w:rPr>
            <w:delText>For example:</w:delText>
          </w:r>
        </w:del>
      </w:ins>
    </w:p>
    <w:p w14:paraId="029D10DC" w14:textId="274F77F2" w:rsidR="009E79F3" w:rsidDel="009E59C4" w:rsidRDefault="009E79F3" w:rsidP="009E79F3">
      <w:pPr>
        <w:pStyle w:val="ListParagraph"/>
        <w:numPr>
          <w:ilvl w:val="0"/>
          <w:numId w:val="12"/>
        </w:numPr>
        <w:rPr>
          <w:ins w:id="2810" w:author="Sebastian Gonzalez" w:date="2022-05-18T11:45:00Z"/>
          <w:del w:id="2811" w:author="Alain Komin" w:date="2022-08-29T15:41:00Z"/>
          <w:rFonts w:cs="Arial"/>
          <w:i/>
          <w:iCs/>
          <w:sz w:val="21"/>
          <w:szCs w:val="21"/>
          <w:shd w:val="clear" w:color="auto" w:fill="FFFFFF"/>
        </w:rPr>
      </w:pPr>
      <w:ins w:id="2812" w:author="Sebastian Gonzalez" w:date="2022-05-18T11:43:00Z">
        <w:del w:id="2813" w:author="Alain Komin" w:date="2022-08-29T15:41:00Z">
          <w:r w:rsidDel="009E59C4">
            <w:rPr>
              <w:rFonts w:cs="Arial"/>
              <w:i/>
              <w:iCs/>
              <w:sz w:val="21"/>
              <w:szCs w:val="21"/>
              <w:shd w:val="clear" w:color="auto" w:fill="FFFFFF"/>
            </w:rPr>
            <w:delText>A new extension will be create</w:delText>
          </w:r>
        </w:del>
      </w:ins>
      <w:ins w:id="2814" w:author="Sebastian Gonzalez" w:date="2022-05-18T11:44:00Z">
        <w:del w:id="2815" w:author="Alain Komin" w:date="2022-08-29T15:41:00Z">
          <w:r w:rsidDel="009E59C4">
            <w:rPr>
              <w:rFonts w:cs="Arial"/>
              <w:i/>
              <w:iCs/>
              <w:sz w:val="21"/>
              <w:szCs w:val="21"/>
              <w:shd w:val="clear" w:color="auto" w:fill="FFFFFF"/>
            </w:rPr>
            <w:delText xml:space="preserve">d, this extension will add a new my account menu that will allow the user to navigate through the records that they want to manage, the </w:delText>
          </w:r>
        </w:del>
      </w:ins>
      <w:ins w:id="2816" w:author="Sebastian Gonzalez" w:date="2022-05-18T11:45:00Z">
        <w:del w:id="2817" w:author="Alain Komin" w:date="2022-08-29T15:41:00Z">
          <w:r w:rsidDel="009E59C4">
            <w:rPr>
              <w:rFonts w:cs="Arial"/>
              <w:i/>
              <w:iCs/>
              <w:sz w:val="21"/>
              <w:szCs w:val="21"/>
              <w:shd w:val="clear" w:color="auto" w:fill="FFFFFF"/>
            </w:rPr>
            <w:delText>new menu will be called “Manage Contacts”.</w:delText>
          </w:r>
        </w:del>
      </w:ins>
    </w:p>
    <w:p w14:paraId="7669CCF6" w14:textId="004B5BB5" w:rsidR="009E79F3" w:rsidDel="009E59C4" w:rsidRDefault="009E79F3" w:rsidP="009E79F3">
      <w:pPr>
        <w:pStyle w:val="ListParagraph"/>
        <w:numPr>
          <w:ilvl w:val="0"/>
          <w:numId w:val="12"/>
        </w:numPr>
        <w:rPr>
          <w:ins w:id="2818" w:author="Sebastian Gonzalez" w:date="2022-05-18T11:47:00Z"/>
          <w:del w:id="2819" w:author="Alain Komin" w:date="2022-08-29T15:41:00Z"/>
          <w:rFonts w:cs="Arial"/>
          <w:i/>
          <w:iCs/>
          <w:sz w:val="21"/>
          <w:szCs w:val="21"/>
          <w:shd w:val="clear" w:color="auto" w:fill="FFFFFF"/>
        </w:rPr>
      </w:pPr>
      <w:ins w:id="2820" w:author="Sebastian Gonzalez" w:date="2022-05-18T11:45:00Z">
        <w:del w:id="2821" w:author="Alain Komin" w:date="2022-08-29T15:41:00Z">
          <w:r w:rsidDel="009E59C4">
            <w:rPr>
              <w:rFonts w:cs="Arial"/>
              <w:i/>
              <w:iCs/>
              <w:sz w:val="21"/>
              <w:szCs w:val="21"/>
              <w:shd w:val="clear" w:color="auto" w:fill="FFFFFF"/>
            </w:rPr>
            <w:delText>Once clicked the new menu will take the user to a new page in my account where all the existing contacts for th</w:delText>
          </w:r>
        </w:del>
      </w:ins>
      <w:ins w:id="2822" w:author="Sebastian Gonzalez" w:date="2022-05-18T11:47:00Z">
        <w:del w:id="2823" w:author="Alain Komin" w:date="2022-08-29T15:41:00Z">
          <w:r w:rsidDel="009E59C4">
            <w:rPr>
              <w:rFonts w:cs="Arial"/>
              <w:i/>
              <w:iCs/>
              <w:sz w:val="21"/>
              <w:szCs w:val="21"/>
              <w:shd w:val="clear" w:color="auto" w:fill="FFFFFF"/>
            </w:rPr>
            <w:delText>e current logged in user are listed.</w:delText>
          </w:r>
        </w:del>
      </w:ins>
    </w:p>
    <w:p w14:paraId="14FA27A6" w14:textId="218F81C2" w:rsidR="009E79F3" w:rsidDel="009E59C4" w:rsidRDefault="009E79F3" w:rsidP="009E79F3">
      <w:pPr>
        <w:pStyle w:val="ListParagraph"/>
        <w:numPr>
          <w:ilvl w:val="0"/>
          <w:numId w:val="12"/>
        </w:numPr>
        <w:rPr>
          <w:ins w:id="2824" w:author="Sebastian Gonzalez" w:date="2022-05-18T11:47:00Z"/>
          <w:del w:id="2825" w:author="Alain Komin" w:date="2022-08-29T15:41:00Z"/>
          <w:rFonts w:cs="Arial"/>
          <w:i/>
          <w:iCs/>
          <w:sz w:val="21"/>
          <w:szCs w:val="21"/>
          <w:shd w:val="clear" w:color="auto" w:fill="FFFFFF"/>
        </w:rPr>
      </w:pPr>
      <w:ins w:id="2826" w:author="Sebastian Gonzalez" w:date="2022-05-18T11:47:00Z">
        <w:del w:id="2827" w:author="Alain Komin" w:date="2022-08-29T15:41:00Z">
          <w:r w:rsidDel="009E59C4">
            <w:rPr>
              <w:rFonts w:cs="Arial"/>
              <w:i/>
              <w:iCs/>
              <w:sz w:val="21"/>
              <w:szCs w:val="21"/>
              <w:shd w:val="clear" w:color="auto" w:fill="FFFFFF"/>
            </w:rPr>
            <w:delText>This list will have pagination but no filtering.</w:delText>
          </w:r>
        </w:del>
      </w:ins>
    </w:p>
    <w:p w14:paraId="7D33A22F" w14:textId="6733C66B" w:rsidR="009E79F3" w:rsidDel="009E59C4" w:rsidRDefault="009E79F3" w:rsidP="009E79F3">
      <w:pPr>
        <w:pStyle w:val="ListParagraph"/>
        <w:numPr>
          <w:ilvl w:val="0"/>
          <w:numId w:val="12"/>
        </w:numPr>
        <w:rPr>
          <w:ins w:id="2828" w:author="Sebastian Gonzalez" w:date="2022-05-18T11:48:00Z"/>
          <w:del w:id="2829" w:author="Alain Komin" w:date="2022-08-29T15:41:00Z"/>
          <w:rFonts w:cs="Arial"/>
          <w:i/>
          <w:iCs/>
          <w:sz w:val="21"/>
          <w:szCs w:val="21"/>
          <w:shd w:val="clear" w:color="auto" w:fill="FFFFFF"/>
        </w:rPr>
      </w:pPr>
      <w:ins w:id="2830" w:author="Sebastian Gonzalez" w:date="2022-05-18T11:47:00Z">
        <w:del w:id="2831" w:author="Alain Komin" w:date="2022-08-29T15:41:00Z">
          <w:r w:rsidDel="009E59C4">
            <w:rPr>
              <w:rFonts w:cs="Arial"/>
              <w:i/>
              <w:iCs/>
              <w:sz w:val="21"/>
              <w:szCs w:val="21"/>
              <w:shd w:val="clear" w:color="auto" w:fill="FFFFFF"/>
            </w:rPr>
            <w:delText>For each entrance of the list there will be two buttons</w:delText>
          </w:r>
        </w:del>
      </w:ins>
      <w:ins w:id="2832" w:author="Sebastian Gonzalez" w:date="2022-05-18T11:48:00Z">
        <w:del w:id="2833" w:author="Alain Komin" w:date="2022-08-29T15:41:00Z">
          <w:r w:rsidDel="009E59C4">
            <w:rPr>
              <w:rFonts w:cs="Arial"/>
              <w:i/>
              <w:iCs/>
              <w:sz w:val="21"/>
              <w:szCs w:val="21"/>
              <w:shd w:val="clear" w:color="auto" w:fill="FFFFFF"/>
            </w:rPr>
            <w:delText>, “Edit” and “Remove”.</w:delText>
          </w:r>
        </w:del>
      </w:ins>
    </w:p>
    <w:p w14:paraId="1129B95E" w14:textId="7E363319" w:rsidR="009E79F3" w:rsidDel="009E59C4" w:rsidRDefault="009E79F3" w:rsidP="009E79F3">
      <w:pPr>
        <w:pStyle w:val="ListParagraph"/>
        <w:numPr>
          <w:ilvl w:val="0"/>
          <w:numId w:val="12"/>
        </w:numPr>
        <w:rPr>
          <w:ins w:id="2834" w:author="Sebastian Gonzalez" w:date="2022-05-18T11:49:00Z"/>
          <w:del w:id="2835" w:author="Alain Komin" w:date="2022-08-29T15:41:00Z"/>
          <w:rFonts w:cs="Arial"/>
          <w:i/>
          <w:iCs/>
          <w:sz w:val="21"/>
          <w:szCs w:val="21"/>
          <w:shd w:val="clear" w:color="auto" w:fill="FFFFFF"/>
        </w:rPr>
      </w:pPr>
      <w:ins w:id="2836" w:author="Sebastian Gonzalez" w:date="2022-05-18T11:48:00Z">
        <w:del w:id="2837" w:author="Alain Komin" w:date="2022-08-29T15:41:00Z">
          <w:r w:rsidDel="009E59C4">
            <w:rPr>
              <w:rFonts w:cs="Arial"/>
              <w:i/>
              <w:iCs/>
              <w:sz w:val="21"/>
              <w:szCs w:val="21"/>
              <w:shd w:val="clear" w:color="auto" w:fill="FFFFFF"/>
            </w:rPr>
            <w:delText xml:space="preserve">The Edit button will take the user to a new details page that will show the contact information through an editable form, the user will then be able to edit the information and save </w:delText>
          </w:r>
        </w:del>
      </w:ins>
      <w:ins w:id="2838" w:author="Sebastian Gonzalez" w:date="2022-05-18T11:49:00Z">
        <w:del w:id="2839" w:author="Alain Komin" w:date="2022-08-29T15:41:00Z">
          <w:r w:rsidDel="009E59C4">
            <w:rPr>
              <w:rFonts w:cs="Arial"/>
              <w:i/>
              <w:iCs/>
              <w:sz w:val="21"/>
              <w:szCs w:val="21"/>
              <w:shd w:val="clear" w:color="auto" w:fill="FFFFFF"/>
            </w:rPr>
            <w:delText>it. After saving it</w:delText>
          </w:r>
          <w:r w:rsidR="00A149F1" w:rsidDel="009E59C4">
            <w:rPr>
              <w:rFonts w:cs="Arial"/>
              <w:i/>
              <w:iCs/>
              <w:sz w:val="21"/>
              <w:szCs w:val="21"/>
              <w:shd w:val="clear" w:color="auto" w:fill="FFFFFF"/>
            </w:rPr>
            <w:delText xml:space="preserve"> will take the user back to the list of contacts.</w:delText>
          </w:r>
        </w:del>
      </w:ins>
    </w:p>
    <w:p w14:paraId="00A9526A" w14:textId="3C8494C2" w:rsidR="00A149F1" w:rsidDel="009E59C4" w:rsidRDefault="00A149F1" w:rsidP="009E79F3">
      <w:pPr>
        <w:pStyle w:val="ListParagraph"/>
        <w:numPr>
          <w:ilvl w:val="0"/>
          <w:numId w:val="12"/>
        </w:numPr>
        <w:rPr>
          <w:ins w:id="2840" w:author="Sebastian Gonzalez" w:date="2022-05-18T11:50:00Z"/>
          <w:del w:id="2841" w:author="Alain Komin" w:date="2022-08-29T15:41:00Z"/>
          <w:rFonts w:cs="Arial"/>
          <w:i/>
          <w:iCs/>
          <w:sz w:val="21"/>
          <w:szCs w:val="21"/>
          <w:shd w:val="clear" w:color="auto" w:fill="FFFFFF"/>
        </w:rPr>
      </w:pPr>
      <w:ins w:id="2842" w:author="Sebastian Gonzalez" w:date="2022-05-18T11:49:00Z">
        <w:del w:id="2843" w:author="Alain Komin" w:date="2022-08-29T15:41:00Z">
          <w:r w:rsidDel="009E59C4">
            <w:rPr>
              <w:rFonts w:cs="Arial"/>
              <w:i/>
              <w:iCs/>
              <w:sz w:val="21"/>
              <w:szCs w:val="21"/>
              <w:shd w:val="clear" w:color="auto" w:fill="FFFFFF"/>
            </w:rPr>
            <w:delText>The Remove button will</w:delText>
          </w:r>
        </w:del>
      </w:ins>
      <w:ins w:id="2844" w:author="Sebastian Gonzalez" w:date="2022-05-18T11:50:00Z">
        <w:del w:id="2845" w:author="Alain Komin" w:date="2022-08-29T15:41:00Z">
          <w:r w:rsidDel="009E59C4">
            <w:rPr>
              <w:rFonts w:cs="Arial"/>
              <w:i/>
              <w:iCs/>
              <w:sz w:val="21"/>
              <w:szCs w:val="21"/>
              <w:shd w:val="clear" w:color="auto" w:fill="FFFFFF"/>
            </w:rPr>
            <w:delText xml:space="preserve"> set the contact to Inactive, it won’t delete it.</w:delText>
          </w:r>
        </w:del>
      </w:ins>
    </w:p>
    <w:p w14:paraId="3D49B8CA" w14:textId="7DA16107" w:rsidR="00A149F1" w:rsidDel="009E59C4" w:rsidRDefault="00A149F1" w:rsidP="009E79F3">
      <w:pPr>
        <w:pStyle w:val="ListParagraph"/>
        <w:numPr>
          <w:ilvl w:val="0"/>
          <w:numId w:val="12"/>
        </w:numPr>
        <w:rPr>
          <w:ins w:id="2846" w:author="Sebastian Gonzalez" w:date="2022-05-18T11:53:00Z"/>
          <w:del w:id="2847" w:author="Alain Komin" w:date="2022-08-29T15:41:00Z"/>
          <w:rFonts w:cs="Arial"/>
          <w:i/>
          <w:iCs/>
          <w:sz w:val="21"/>
          <w:szCs w:val="21"/>
          <w:shd w:val="clear" w:color="auto" w:fill="FFFFFF"/>
        </w:rPr>
      </w:pPr>
      <w:ins w:id="2848" w:author="Sebastian Gonzalez" w:date="2022-05-18T11:50:00Z">
        <w:del w:id="2849" w:author="Alain Komin" w:date="2022-08-29T15:41:00Z">
          <w:r w:rsidDel="009E59C4">
            <w:rPr>
              <w:rFonts w:cs="Arial"/>
              <w:i/>
              <w:iCs/>
              <w:sz w:val="21"/>
              <w:szCs w:val="21"/>
              <w:shd w:val="clear" w:color="auto" w:fill="FFFFFF"/>
            </w:rPr>
            <w:delText xml:space="preserve">A new backend script </w:delText>
          </w:r>
        </w:del>
      </w:ins>
      <w:ins w:id="2850" w:author="Sebastian Gonzalez" w:date="2022-05-18T11:51:00Z">
        <w:del w:id="2851" w:author="Alain Komin" w:date="2022-08-29T15:41:00Z">
          <w:r w:rsidDel="009E59C4">
            <w:rPr>
              <w:rFonts w:cs="Arial"/>
              <w:i/>
              <w:iCs/>
              <w:sz w:val="21"/>
              <w:szCs w:val="21"/>
              <w:shd w:val="clear" w:color="auto" w:fill="FFFFFF"/>
            </w:rPr>
            <w:delText xml:space="preserve">will be running each day at off peak hours, this script will look for inactive contacts records that have been idle for more than </w:delText>
          </w:r>
        </w:del>
      </w:ins>
      <w:ins w:id="2852" w:author="Sebastian Gonzalez" w:date="2022-05-18T11:52:00Z">
        <w:del w:id="2853" w:author="Alain Komin" w:date="2022-08-29T15:41:00Z">
          <w:r w:rsidDel="009E59C4">
            <w:rPr>
              <w:rFonts w:cs="Arial"/>
              <w:i/>
              <w:iCs/>
              <w:sz w:val="21"/>
              <w:szCs w:val="21"/>
              <w:shd w:val="clear" w:color="auto" w:fill="FFFFFF"/>
            </w:rPr>
            <w:delText>90 days and it will proceed to delete them.</w:delText>
          </w:r>
        </w:del>
      </w:ins>
    </w:p>
    <w:p w14:paraId="535CB10A" w14:textId="77777777" w:rsidR="00451178" w:rsidRDefault="00A149F1">
      <w:pPr>
        <w:rPr>
          <w:ins w:id="2854" w:author="Alain Komin" w:date="2022-11-03T14:25:00Z"/>
          <w:rFonts w:cs="Arial"/>
          <w:sz w:val="21"/>
          <w:szCs w:val="21"/>
          <w:shd w:val="clear" w:color="auto" w:fill="FFFFFF"/>
        </w:rPr>
      </w:pPr>
      <w:ins w:id="2855" w:author="Sebastian Gonzalez" w:date="2022-05-18T11:53:00Z">
        <w:del w:id="2856" w:author="Alain Komin" w:date="2022-08-29T15:41:00Z">
          <w:r w:rsidDel="009E59C4">
            <w:rPr>
              <w:rFonts w:cs="Arial"/>
              <w:i/>
              <w:iCs/>
              <w:sz w:val="21"/>
              <w:szCs w:val="21"/>
              <w:shd w:val="clear" w:color="auto" w:fill="FFFFFF"/>
            </w:rPr>
            <w:delText>Having mockups or diagrams of the solution are really helpful and they should be added on this section.</w:delText>
          </w:r>
        </w:del>
      </w:ins>
      <w:ins w:id="2857" w:author="Alain Komin" w:date="2022-08-29T15:34:00Z">
        <w:r w:rsidR="009E59C4">
          <w:rPr>
            <w:rFonts w:cs="Arial"/>
            <w:sz w:val="21"/>
            <w:szCs w:val="21"/>
            <w:shd w:val="clear" w:color="auto" w:fill="FFFFFF"/>
          </w:rPr>
          <w:t>A new extension will be created to add the described func</w:t>
        </w:r>
      </w:ins>
      <w:ins w:id="2858" w:author="Alain Komin" w:date="2022-08-29T15:35:00Z">
        <w:r w:rsidR="009E59C4">
          <w:rPr>
            <w:rFonts w:cs="Arial"/>
            <w:sz w:val="21"/>
            <w:szCs w:val="21"/>
            <w:shd w:val="clear" w:color="auto" w:fill="FFFFFF"/>
          </w:rPr>
          <w:t>tionality to the Configuration record</w:t>
        </w:r>
      </w:ins>
      <w:ins w:id="2859" w:author="Alain Komin" w:date="2022-09-27T10:55:00Z">
        <w:r w:rsidR="008A5D4F">
          <w:rPr>
            <w:rFonts w:cs="Arial"/>
            <w:sz w:val="21"/>
            <w:szCs w:val="21"/>
            <w:shd w:val="clear" w:color="auto" w:fill="FFFFFF"/>
          </w:rPr>
          <w:t xml:space="preserve">, </w:t>
        </w:r>
      </w:ins>
      <w:ins w:id="2860" w:author="Alain Komin" w:date="2022-09-27T10:54:00Z">
        <w:r w:rsidR="008A5D4F">
          <w:rPr>
            <w:rFonts w:cs="Arial"/>
            <w:sz w:val="21"/>
            <w:szCs w:val="21"/>
            <w:shd w:val="clear" w:color="auto" w:fill="FFFFFF"/>
          </w:rPr>
          <w:t xml:space="preserve">Item </w:t>
        </w:r>
        <w:proofErr w:type="gramStart"/>
        <w:r w:rsidR="008A5D4F">
          <w:rPr>
            <w:rFonts w:cs="Arial"/>
            <w:sz w:val="21"/>
            <w:szCs w:val="21"/>
            <w:shd w:val="clear" w:color="auto" w:fill="FFFFFF"/>
          </w:rPr>
          <w:t>Record</w:t>
        </w:r>
      </w:ins>
      <w:proofErr w:type="gramEnd"/>
      <w:ins w:id="2861" w:author="Alain Komin" w:date="2022-09-27T10:55:00Z">
        <w:r w:rsidR="008A5D4F">
          <w:rPr>
            <w:rFonts w:cs="Arial"/>
            <w:sz w:val="21"/>
            <w:szCs w:val="21"/>
            <w:shd w:val="clear" w:color="auto" w:fill="FFFFFF"/>
          </w:rPr>
          <w:t xml:space="preserve"> and webstore’s Cart</w:t>
        </w:r>
      </w:ins>
      <w:ins w:id="2862" w:author="Alain Komin" w:date="2022-11-03T14:25:00Z">
        <w:r w:rsidR="00451178">
          <w:rPr>
            <w:rFonts w:cs="Arial"/>
            <w:sz w:val="21"/>
            <w:szCs w:val="21"/>
            <w:shd w:val="clear" w:color="auto" w:fill="FFFFFF"/>
          </w:rPr>
          <w:t>.</w:t>
        </w:r>
      </w:ins>
    </w:p>
    <w:p w14:paraId="10700FC4" w14:textId="515127D4" w:rsidR="009E59C4" w:rsidRDefault="00451178">
      <w:pPr>
        <w:rPr>
          <w:ins w:id="2863" w:author="Alain Komin" w:date="2022-09-27T14:49:00Z"/>
          <w:rFonts w:cs="Arial"/>
          <w:sz w:val="21"/>
          <w:szCs w:val="21"/>
          <w:shd w:val="clear" w:color="auto" w:fill="FFFFFF"/>
        </w:rPr>
      </w:pPr>
      <w:ins w:id="2864" w:author="Alain Komin" w:date="2022-11-03T14:25:00Z">
        <w:r>
          <w:rPr>
            <w:rFonts w:cs="Arial"/>
            <w:sz w:val="21"/>
            <w:szCs w:val="21"/>
            <w:shd w:val="clear" w:color="auto" w:fill="FFFFFF"/>
          </w:rPr>
          <w:t xml:space="preserve">Another extension will be created to display the configured fields in the </w:t>
        </w:r>
      </w:ins>
      <w:ins w:id="2865" w:author="Alain Komin" w:date="2022-09-27T10:58:00Z">
        <w:r w:rsidR="00402701">
          <w:rPr>
            <w:rFonts w:cs="Arial"/>
            <w:sz w:val="21"/>
            <w:szCs w:val="21"/>
            <w:shd w:val="clear" w:color="auto" w:fill="FFFFFF"/>
          </w:rPr>
          <w:t>Checkout</w:t>
        </w:r>
      </w:ins>
      <w:ins w:id="2866" w:author="Alain Komin" w:date="2022-09-27T10:59:00Z">
        <w:r w:rsidR="00402701">
          <w:rPr>
            <w:rFonts w:cs="Arial"/>
            <w:sz w:val="21"/>
            <w:szCs w:val="21"/>
            <w:shd w:val="clear" w:color="auto" w:fill="FFFFFF"/>
          </w:rPr>
          <w:t xml:space="preserve"> page</w:t>
        </w:r>
      </w:ins>
      <w:ins w:id="2867" w:author="Alain Komin" w:date="2022-08-29T15:35:00Z">
        <w:r w:rsidR="009E59C4">
          <w:rPr>
            <w:rFonts w:cs="Arial"/>
            <w:sz w:val="21"/>
            <w:szCs w:val="21"/>
            <w:shd w:val="clear" w:color="auto" w:fill="FFFFFF"/>
          </w:rPr>
          <w:t>.</w:t>
        </w:r>
      </w:ins>
    </w:p>
    <w:p w14:paraId="12A93BC5" w14:textId="77777777" w:rsidR="00FF521D" w:rsidRDefault="00FF521D">
      <w:pPr>
        <w:rPr>
          <w:ins w:id="2868" w:author="Alain Komin" w:date="2022-09-27T10:54:00Z"/>
          <w:rFonts w:cs="Arial"/>
          <w:sz w:val="21"/>
          <w:szCs w:val="21"/>
          <w:shd w:val="clear" w:color="auto" w:fill="FFFFFF"/>
        </w:rPr>
      </w:pPr>
    </w:p>
    <w:p w14:paraId="189405FF" w14:textId="7D7AEAA9" w:rsidR="008A5D4F" w:rsidRDefault="008A5D4F">
      <w:pPr>
        <w:pStyle w:val="Heading2"/>
        <w:rPr>
          <w:ins w:id="2869" w:author="Alain Komin" w:date="2022-09-07T13:58:00Z"/>
          <w:shd w:val="clear" w:color="auto" w:fill="FFFFFF"/>
        </w:rPr>
        <w:pPrChange w:id="2870" w:author="Alain Komin" w:date="2022-09-27T10:54:00Z">
          <w:pPr/>
        </w:pPrChange>
      </w:pPr>
      <w:bookmarkStart w:id="2871" w:name="_Toc117759719"/>
      <w:ins w:id="2872" w:author="Alain Komin" w:date="2022-09-27T10:54:00Z">
        <w:r>
          <w:rPr>
            <w:shd w:val="clear" w:color="auto" w:fill="FFFFFF"/>
          </w:rPr>
          <w:t>Configuration Record</w:t>
        </w:r>
      </w:ins>
      <w:bookmarkEnd w:id="2871"/>
    </w:p>
    <w:p w14:paraId="7D440006" w14:textId="6FD561DB" w:rsidR="008A5D4F" w:rsidRDefault="008A5D4F" w:rsidP="007313B0">
      <w:pPr>
        <w:rPr>
          <w:ins w:id="2873" w:author="Alain Komin" w:date="2022-09-27T10:51:00Z"/>
          <w:rFonts w:cs="Arial"/>
          <w:sz w:val="21"/>
          <w:szCs w:val="21"/>
          <w:shd w:val="clear" w:color="auto" w:fill="FFFFFF"/>
        </w:rPr>
      </w:pPr>
      <w:ins w:id="2874" w:author="Alain Komin" w:date="2022-09-27T10:51:00Z">
        <w:r>
          <w:rPr>
            <w:rFonts w:cs="Arial"/>
            <w:sz w:val="21"/>
            <w:szCs w:val="21"/>
            <w:shd w:val="clear" w:color="auto" w:fill="FFFFFF"/>
          </w:rPr>
          <w:t>The next columns will be added to a new tab in the configuration record to allow the administrator to define the checkout page:</w:t>
        </w:r>
      </w:ins>
    </w:p>
    <w:p w14:paraId="681809F7" w14:textId="010B92A3" w:rsidR="008A5D4F" w:rsidRDefault="008A5D4F" w:rsidP="008A5D4F">
      <w:pPr>
        <w:pStyle w:val="ListParagraph"/>
        <w:numPr>
          <w:ilvl w:val="0"/>
          <w:numId w:val="12"/>
        </w:numPr>
        <w:rPr>
          <w:ins w:id="2875" w:author="Alain Komin" w:date="2022-09-27T10:52:00Z"/>
          <w:rFonts w:cs="Arial"/>
          <w:sz w:val="21"/>
          <w:szCs w:val="21"/>
          <w:shd w:val="clear" w:color="auto" w:fill="FFFFFF"/>
        </w:rPr>
      </w:pPr>
      <w:ins w:id="2876" w:author="Alain Komin" w:date="2022-09-27T10:52:00Z">
        <w:r>
          <w:rPr>
            <w:rFonts w:cs="Arial"/>
            <w:sz w:val="21"/>
            <w:szCs w:val="21"/>
            <w:shd w:val="clear" w:color="auto" w:fill="FFFFFF"/>
          </w:rPr>
          <w:t>Field ID</w:t>
        </w:r>
      </w:ins>
      <w:ins w:id="2877" w:author="Alain Komin" w:date="2022-09-28T10:19: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Transaction body field ID</w:t>
        </w:r>
      </w:ins>
    </w:p>
    <w:p w14:paraId="5EE967F0" w14:textId="540AF202" w:rsidR="008A5D4F" w:rsidRDefault="008A5D4F" w:rsidP="008A5D4F">
      <w:pPr>
        <w:pStyle w:val="ListParagraph"/>
        <w:numPr>
          <w:ilvl w:val="0"/>
          <w:numId w:val="12"/>
        </w:numPr>
        <w:rPr>
          <w:ins w:id="2878" w:author="Alain Komin" w:date="2022-09-27T10:52:00Z"/>
          <w:rFonts w:cs="Arial"/>
          <w:sz w:val="21"/>
          <w:szCs w:val="21"/>
          <w:shd w:val="clear" w:color="auto" w:fill="FFFFFF"/>
        </w:rPr>
      </w:pPr>
      <w:ins w:id="2879" w:author="Alain Komin" w:date="2022-09-27T10:52:00Z">
        <w:r>
          <w:rPr>
            <w:rFonts w:cs="Arial"/>
            <w:sz w:val="21"/>
            <w:szCs w:val="21"/>
            <w:shd w:val="clear" w:color="auto" w:fill="FFFFFF"/>
          </w:rPr>
          <w:t>Position</w:t>
        </w:r>
      </w:ins>
      <w:ins w:id="2880" w:author="Alain Komin" w:date="2022-09-28T10:19: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proofErr w:type="spellStart"/>
        <w:r w:rsidR="006460A8">
          <w:rPr>
            <w:rFonts w:cs="Arial"/>
            <w:sz w:val="21"/>
            <w:szCs w:val="21"/>
            <w:shd w:val="clear" w:color="auto" w:fill="FFFFFF"/>
          </w:rPr>
          <w:t>Position</w:t>
        </w:r>
        <w:proofErr w:type="spellEnd"/>
        <w:r w:rsidR="006460A8">
          <w:rPr>
            <w:rFonts w:cs="Arial"/>
            <w:sz w:val="21"/>
            <w:szCs w:val="21"/>
            <w:shd w:val="clear" w:color="auto" w:fill="FFFFFF"/>
          </w:rPr>
          <w:t xml:space="preserve"> of the field in the checkout page. Smaller numbers display first</w:t>
        </w:r>
      </w:ins>
      <w:ins w:id="2881" w:author="Alain Komin" w:date="2022-09-28T10:20:00Z">
        <w:r w:rsidR="006460A8">
          <w:rPr>
            <w:rFonts w:cs="Arial"/>
            <w:sz w:val="21"/>
            <w:szCs w:val="21"/>
            <w:shd w:val="clear" w:color="auto" w:fill="FFFFFF"/>
          </w:rPr>
          <w:t xml:space="preserve"> (</w:t>
        </w:r>
      </w:ins>
      <w:ins w:id="2882" w:author="Alain Komin" w:date="2022-10-26T10:32:00Z">
        <w:r w:rsidR="00082DD0">
          <w:rPr>
            <w:rFonts w:cs="Arial"/>
            <w:sz w:val="21"/>
            <w:szCs w:val="21"/>
            <w:shd w:val="clear" w:color="auto" w:fill="FFFFFF"/>
          </w:rPr>
          <w:t>from</w:t>
        </w:r>
      </w:ins>
      <w:ins w:id="2883" w:author="Alain Komin" w:date="2022-09-28T10:20:00Z">
        <w:r w:rsidR="006460A8">
          <w:rPr>
            <w:rFonts w:cs="Arial"/>
            <w:sz w:val="21"/>
            <w:szCs w:val="21"/>
            <w:shd w:val="clear" w:color="auto" w:fill="FFFFFF"/>
          </w:rPr>
          <w:t xml:space="preserve"> top</w:t>
        </w:r>
      </w:ins>
      <w:ins w:id="2884" w:author="Alain Komin" w:date="2022-10-26T10:32:00Z">
        <w:r w:rsidR="00082DD0">
          <w:rPr>
            <w:rFonts w:cs="Arial"/>
            <w:sz w:val="21"/>
            <w:szCs w:val="21"/>
            <w:shd w:val="clear" w:color="auto" w:fill="FFFFFF"/>
          </w:rPr>
          <w:t xml:space="preserve"> to bottom</w:t>
        </w:r>
      </w:ins>
      <w:ins w:id="2885" w:author="Alain Komin" w:date="2022-09-28T10:20:00Z">
        <w:r w:rsidR="006460A8">
          <w:rPr>
            <w:rFonts w:cs="Arial"/>
            <w:sz w:val="21"/>
            <w:szCs w:val="21"/>
            <w:shd w:val="clear" w:color="auto" w:fill="FFFFFF"/>
          </w:rPr>
          <w:t>)</w:t>
        </w:r>
      </w:ins>
    </w:p>
    <w:p w14:paraId="51B1F421" w14:textId="1E48CEB6" w:rsidR="008A5D4F" w:rsidRDefault="008A5D4F" w:rsidP="008A5D4F">
      <w:pPr>
        <w:pStyle w:val="ListParagraph"/>
        <w:numPr>
          <w:ilvl w:val="0"/>
          <w:numId w:val="12"/>
        </w:numPr>
        <w:rPr>
          <w:ins w:id="2886" w:author="Alain Komin" w:date="2022-09-27T10:56:00Z"/>
          <w:rFonts w:cs="Arial"/>
          <w:sz w:val="21"/>
          <w:szCs w:val="21"/>
          <w:shd w:val="clear" w:color="auto" w:fill="FFFFFF"/>
        </w:rPr>
      </w:pPr>
      <w:ins w:id="2887" w:author="Alain Komin" w:date="2022-09-27T10:52:00Z">
        <w:r>
          <w:rPr>
            <w:rFonts w:cs="Arial"/>
            <w:sz w:val="21"/>
            <w:szCs w:val="21"/>
            <w:shd w:val="clear" w:color="auto" w:fill="FFFFFF"/>
          </w:rPr>
          <w:t>Field type</w:t>
        </w:r>
      </w:ins>
      <w:ins w:id="2888"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proofErr w:type="spellStart"/>
        <w:r w:rsidR="006460A8">
          <w:rPr>
            <w:rFonts w:cs="Arial"/>
            <w:sz w:val="21"/>
            <w:szCs w:val="21"/>
            <w:shd w:val="clear" w:color="auto" w:fill="FFFFFF"/>
          </w:rPr>
          <w:t>Type</w:t>
        </w:r>
        <w:proofErr w:type="spellEnd"/>
        <w:r w:rsidR="006460A8">
          <w:rPr>
            <w:rFonts w:cs="Arial"/>
            <w:sz w:val="21"/>
            <w:szCs w:val="21"/>
            <w:shd w:val="clear" w:color="auto" w:fill="FFFFFF"/>
          </w:rPr>
          <w:t xml:space="preserve"> of field</w:t>
        </w:r>
      </w:ins>
    </w:p>
    <w:p w14:paraId="5C82628D" w14:textId="42F316B6" w:rsidR="008A5D4F" w:rsidRDefault="008A5D4F" w:rsidP="008A5D4F">
      <w:pPr>
        <w:pStyle w:val="ListParagraph"/>
        <w:numPr>
          <w:ilvl w:val="0"/>
          <w:numId w:val="12"/>
        </w:numPr>
        <w:rPr>
          <w:ins w:id="2889" w:author="Alain Komin" w:date="2022-09-27T10:56:00Z"/>
          <w:rFonts w:cs="Arial"/>
          <w:sz w:val="21"/>
          <w:szCs w:val="21"/>
          <w:shd w:val="clear" w:color="auto" w:fill="FFFFFF"/>
        </w:rPr>
      </w:pPr>
      <w:ins w:id="2890" w:author="Alain Komin" w:date="2022-09-27T10:56:00Z">
        <w:r>
          <w:rPr>
            <w:rFonts w:cs="Arial"/>
            <w:sz w:val="21"/>
            <w:szCs w:val="21"/>
            <w:shd w:val="clear" w:color="auto" w:fill="FFFFFF"/>
          </w:rPr>
          <w:t>Field Label</w:t>
        </w:r>
      </w:ins>
      <w:ins w:id="2891"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proofErr w:type="spellStart"/>
        <w:r w:rsidR="006460A8">
          <w:rPr>
            <w:rFonts w:cs="Arial"/>
            <w:sz w:val="21"/>
            <w:szCs w:val="21"/>
            <w:shd w:val="clear" w:color="auto" w:fill="FFFFFF"/>
          </w:rPr>
          <w:t>Label</w:t>
        </w:r>
        <w:proofErr w:type="spellEnd"/>
        <w:r w:rsidR="006460A8">
          <w:rPr>
            <w:rFonts w:cs="Arial"/>
            <w:sz w:val="21"/>
            <w:szCs w:val="21"/>
            <w:shd w:val="clear" w:color="auto" w:fill="FFFFFF"/>
          </w:rPr>
          <w:t xml:space="preserve"> to be displayed on the left of the field</w:t>
        </w:r>
      </w:ins>
    </w:p>
    <w:p w14:paraId="310E736E" w14:textId="30EF6952" w:rsidR="008A5D4F" w:rsidRDefault="008A5D4F" w:rsidP="008A5D4F">
      <w:pPr>
        <w:pStyle w:val="ListParagraph"/>
        <w:numPr>
          <w:ilvl w:val="0"/>
          <w:numId w:val="12"/>
        </w:numPr>
        <w:rPr>
          <w:ins w:id="2892" w:author="Alain Komin" w:date="2022-09-27T10:56:00Z"/>
          <w:rFonts w:cs="Arial"/>
          <w:sz w:val="21"/>
          <w:szCs w:val="21"/>
          <w:shd w:val="clear" w:color="auto" w:fill="FFFFFF"/>
        </w:rPr>
      </w:pPr>
      <w:ins w:id="2893" w:author="Alain Komin" w:date="2022-09-27T10:56:00Z">
        <w:r>
          <w:rPr>
            <w:rFonts w:cs="Arial"/>
            <w:sz w:val="21"/>
            <w:szCs w:val="21"/>
            <w:shd w:val="clear" w:color="auto" w:fill="FFFFFF"/>
          </w:rPr>
          <w:t>Placeholder</w:t>
        </w:r>
      </w:ins>
      <w:ins w:id="2894"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ins>
      <w:ins w:id="2895" w:author="Alain Komin" w:date="2022-09-28T10:21:00Z">
        <w:r w:rsidR="006460A8">
          <w:rPr>
            <w:rFonts w:cs="Arial"/>
            <w:sz w:val="21"/>
            <w:szCs w:val="21"/>
            <w:shd w:val="clear" w:color="auto" w:fill="FFFFFF"/>
          </w:rPr>
          <w:t>Info to be displayed in the entry field</w:t>
        </w:r>
      </w:ins>
      <w:ins w:id="2896" w:author="Alain Komin" w:date="2022-10-24T15:19:00Z">
        <w:r w:rsidR="002F7080">
          <w:rPr>
            <w:rFonts w:cs="Arial"/>
            <w:sz w:val="21"/>
            <w:szCs w:val="21"/>
            <w:shd w:val="clear" w:color="auto" w:fill="FFFFFF"/>
          </w:rPr>
          <w:t xml:space="preserve"> (HTML </w:t>
        </w:r>
      </w:ins>
      <w:ins w:id="2897" w:author="Alain Komin" w:date="2022-10-26T10:33:00Z">
        <w:r w:rsidR="00082DD0">
          <w:rPr>
            <w:rFonts w:cs="Arial"/>
            <w:sz w:val="21"/>
            <w:szCs w:val="21"/>
            <w:shd w:val="clear" w:color="auto" w:fill="FFFFFF"/>
          </w:rPr>
          <w:t xml:space="preserve">will be </w:t>
        </w:r>
      </w:ins>
      <w:ins w:id="2898" w:author="Alain Komin" w:date="2022-10-24T15:19:00Z">
        <w:r w:rsidR="002F7080">
          <w:rPr>
            <w:rFonts w:cs="Arial"/>
            <w:sz w:val="21"/>
            <w:szCs w:val="21"/>
            <w:shd w:val="clear" w:color="auto" w:fill="FFFFFF"/>
          </w:rPr>
          <w:t xml:space="preserve">allowed for </w:t>
        </w:r>
      </w:ins>
      <w:ins w:id="2899" w:author="Alain Komin" w:date="2022-10-24T15:20:00Z">
        <w:r w:rsidR="002F7080">
          <w:rPr>
            <w:rFonts w:cs="Arial"/>
            <w:sz w:val="21"/>
            <w:szCs w:val="21"/>
            <w:shd w:val="clear" w:color="auto" w:fill="FFFFFF"/>
          </w:rPr>
          <w:t>m</w:t>
        </w:r>
      </w:ins>
      <w:ins w:id="2900" w:author="Alain Komin" w:date="2022-10-24T15:19:00Z">
        <w:r w:rsidR="002F7080">
          <w:rPr>
            <w:rFonts w:cs="Arial"/>
            <w:sz w:val="21"/>
            <w:szCs w:val="21"/>
            <w:shd w:val="clear" w:color="auto" w:fill="FFFFFF"/>
          </w:rPr>
          <w:t>e</w:t>
        </w:r>
      </w:ins>
      <w:ins w:id="2901" w:author="Alain Komin" w:date="2022-10-24T15:20:00Z">
        <w:r w:rsidR="002F7080">
          <w:rPr>
            <w:rFonts w:cs="Arial"/>
            <w:sz w:val="21"/>
            <w:szCs w:val="21"/>
            <w:shd w:val="clear" w:color="auto" w:fill="FFFFFF"/>
          </w:rPr>
          <w:t>ssages</w:t>
        </w:r>
      </w:ins>
      <w:ins w:id="2902" w:author="Alain Komin" w:date="2022-10-24T15:19:00Z">
        <w:r w:rsidR="002F7080">
          <w:rPr>
            <w:rFonts w:cs="Arial"/>
            <w:sz w:val="21"/>
            <w:szCs w:val="21"/>
            <w:shd w:val="clear" w:color="auto" w:fill="FFFFFF"/>
          </w:rPr>
          <w:t>)</w:t>
        </w:r>
      </w:ins>
    </w:p>
    <w:p w14:paraId="59A27485" w14:textId="39CAF635" w:rsidR="008A5D4F" w:rsidRDefault="008A5D4F" w:rsidP="008A5D4F">
      <w:pPr>
        <w:pStyle w:val="ListParagraph"/>
        <w:numPr>
          <w:ilvl w:val="0"/>
          <w:numId w:val="12"/>
        </w:numPr>
        <w:rPr>
          <w:ins w:id="2903" w:author="Alain Komin" w:date="2022-09-27T10:57:00Z"/>
          <w:rFonts w:cs="Arial"/>
          <w:sz w:val="21"/>
          <w:szCs w:val="21"/>
          <w:shd w:val="clear" w:color="auto" w:fill="FFFFFF"/>
        </w:rPr>
      </w:pPr>
      <w:ins w:id="2904" w:author="Alain Komin" w:date="2022-09-27T10:56:00Z">
        <w:r>
          <w:rPr>
            <w:rFonts w:cs="Arial"/>
            <w:sz w:val="21"/>
            <w:szCs w:val="21"/>
            <w:shd w:val="clear" w:color="auto" w:fill="FFFFFF"/>
          </w:rPr>
          <w:t>Required</w:t>
        </w:r>
      </w:ins>
      <w:ins w:id="2905" w:author="Alain Komin" w:date="2022-09-28T10:21: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ins>
      <w:ins w:id="2906" w:author="Alain Komin" w:date="2022-10-26T10:33:00Z">
        <w:r w:rsidR="00082DD0">
          <w:rPr>
            <w:rFonts w:cs="Arial"/>
            <w:sz w:val="21"/>
            <w:szCs w:val="21"/>
            <w:shd w:val="clear" w:color="auto" w:fill="FFFFFF"/>
          </w:rPr>
          <w:t>Determines if the f</w:t>
        </w:r>
      </w:ins>
      <w:ins w:id="2907" w:author="Alain Komin" w:date="2022-09-28T10:21:00Z">
        <w:r w:rsidR="006460A8">
          <w:rPr>
            <w:rFonts w:cs="Arial"/>
            <w:sz w:val="21"/>
            <w:szCs w:val="21"/>
            <w:shd w:val="clear" w:color="auto" w:fill="FFFFFF"/>
          </w:rPr>
          <w:t>ield is mandatory or not</w:t>
        </w:r>
      </w:ins>
    </w:p>
    <w:p w14:paraId="48DCA92D" w14:textId="401253EE" w:rsidR="008A5D4F" w:rsidRDefault="008A5D4F" w:rsidP="008A5D4F">
      <w:pPr>
        <w:pStyle w:val="ListParagraph"/>
        <w:numPr>
          <w:ilvl w:val="0"/>
          <w:numId w:val="12"/>
        </w:numPr>
        <w:rPr>
          <w:ins w:id="2908" w:author="Alain Komin" w:date="2022-09-27T10:52:00Z"/>
          <w:rFonts w:cs="Arial"/>
          <w:sz w:val="21"/>
          <w:szCs w:val="21"/>
          <w:shd w:val="clear" w:color="auto" w:fill="FFFFFF"/>
        </w:rPr>
      </w:pPr>
      <w:ins w:id="2909" w:author="Alain Komin" w:date="2022-09-27T10:57:00Z">
        <w:r>
          <w:rPr>
            <w:rFonts w:cs="Arial"/>
            <w:sz w:val="21"/>
            <w:szCs w:val="21"/>
            <w:shd w:val="clear" w:color="auto" w:fill="FFFFFF"/>
          </w:rPr>
          <w:t>Field Length</w:t>
        </w:r>
      </w:ins>
      <w:ins w:id="2910" w:author="Alain Komin" w:date="2022-09-28T10:21: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Field capacity</w:t>
        </w:r>
      </w:ins>
    </w:p>
    <w:p w14:paraId="2434456F" w14:textId="27A37140" w:rsidR="008A5D4F" w:rsidRDefault="008A5D4F" w:rsidP="00A9625D">
      <w:pPr>
        <w:pStyle w:val="ListParagraph"/>
        <w:numPr>
          <w:ilvl w:val="0"/>
          <w:numId w:val="12"/>
        </w:numPr>
        <w:rPr>
          <w:ins w:id="2911" w:author="Alain Komin" w:date="2022-10-26T10:34:00Z"/>
          <w:rFonts w:cs="Arial"/>
          <w:sz w:val="21"/>
          <w:szCs w:val="21"/>
          <w:shd w:val="clear" w:color="auto" w:fill="FFFFFF"/>
        </w:rPr>
      </w:pPr>
      <w:ins w:id="2912" w:author="Alain Komin" w:date="2022-09-27T10:52:00Z">
        <w:r>
          <w:rPr>
            <w:rFonts w:cs="Arial"/>
            <w:sz w:val="21"/>
            <w:szCs w:val="21"/>
            <w:shd w:val="clear" w:color="auto" w:fill="FFFFFF"/>
          </w:rPr>
          <w:t>Order Type</w:t>
        </w:r>
      </w:ins>
      <w:ins w:id="2913" w:author="Alain Komin" w:date="2022-09-28T10:21:00Z">
        <w:r w:rsidR="006460A8">
          <w:rPr>
            <w:rFonts w:cs="Arial"/>
            <w:sz w:val="21"/>
            <w:szCs w:val="21"/>
            <w:shd w:val="clear" w:color="auto" w:fill="FFFFFF"/>
          </w:rPr>
          <w:t xml:space="preserve"> </w:t>
        </w:r>
      </w:ins>
      <w:ins w:id="2914" w:author="Alain Komin" w:date="2022-09-28T10:22:00Z">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The field will be displayed on Equipment or Marketing orders</w:t>
        </w:r>
      </w:ins>
    </w:p>
    <w:p w14:paraId="443C78C5" w14:textId="210C5E47" w:rsidR="00082DD0" w:rsidRPr="00082DD0" w:rsidRDefault="00082DD0">
      <w:pPr>
        <w:rPr>
          <w:ins w:id="2915" w:author="Alain Komin" w:date="2022-09-27T10:57:00Z"/>
          <w:rFonts w:cs="Arial"/>
          <w:sz w:val="21"/>
          <w:szCs w:val="21"/>
          <w:shd w:val="clear" w:color="auto" w:fill="FFFFFF"/>
          <w:rPrChange w:id="2916" w:author="Alain Komin" w:date="2022-10-26T10:34:00Z">
            <w:rPr>
              <w:ins w:id="2917" w:author="Alain Komin" w:date="2022-09-27T10:57:00Z"/>
              <w:shd w:val="clear" w:color="auto" w:fill="FFFFFF"/>
            </w:rPr>
          </w:rPrChange>
        </w:rPr>
        <w:pPrChange w:id="2918" w:author="Alain Komin" w:date="2022-10-26T10:34:00Z">
          <w:pPr>
            <w:pStyle w:val="ListParagraph"/>
            <w:numPr>
              <w:numId w:val="12"/>
            </w:numPr>
            <w:ind w:left="720" w:hanging="360"/>
          </w:pPr>
        </w:pPrChange>
      </w:pPr>
      <w:ins w:id="2919" w:author="Alain Komin" w:date="2022-10-26T10:34:00Z">
        <w:r>
          <w:rPr>
            <w:rFonts w:cs="Arial"/>
            <w:sz w:val="21"/>
            <w:szCs w:val="21"/>
            <w:shd w:val="clear" w:color="auto" w:fill="FFFFFF"/>
          </w:rPr>
          <w:t>Example:</w:t>
        </w:r>
      </w:ins>
    </w:p>
    <w:tbl>
      <w:tblPr>
        <w:tblStyle w:val="TableGrid"/>
        <w:tblW w:w="0" w:type="auto"/>
        <w:tblInd w:w="-147" w:type="dxa"/>
        <w:tblLook w:val="04A0" w:firstRow="1" w:lastRow="0" w:firstColumn="1" w:lastColumn="0" w:noHBand="0" w:noVBand="1"/>
        <w:tblPrChange w:id="2920" w:author="Alain Komin" w:date="2022-09-28T10:22:00Z">
          <w:tblPr>
            <w:tblStyle w:val="TableGrid"/>
            <w:tblW w:w="0" w:type="auto"/>
            <w:tblInd w:w="-147" w:type="dxa"/>
            <w:tblLook w:val="04A0" w:firstRow="1" w:lastRow="0" w:firstColumn="1" w:lastColumn="0" w:noHBand="0" w:noVBand="1"/>
          </w:tblPr>
        </w:tblPrChange>
      </w:tblPr>
      <w:tblGrid>
        <w:gridCol w:w="2196"/>
        <w:gridCol w:w="981"/>
        <w:gridCol w:w="1076"/>
        <w:gridCol w:w="1418"/>
        <w:gridCol w:w="1434"/>
        <w:gridCol w:w="1061"/>
        <w:gridCol w:w="874"/>
        <w:gridCol w:w="1220"/>
        <w:tblGridChange w:id="2921">
          <w:tblGrid>
            <w:gridCol w:w="1176"/>
            <w:gridCol w:w="1020"/>
            <w:gridCol w:w="981"/>
            <w:gridCol w:w="195"/>
            <w:gridCol w:w="881"/>
            <w:gridCol w:w="100"/>
            <w:gridCol w:w="812"/>
            <w:gridCol w:w="122"/>
            <w:gridCol w:w="384"/>
            <w:gridCol w:w="411"/>
            <w:gridCol w:w="765"/>
            <w:gridCol w:w="258"/>
            <w:gridCol w:w="385"/>
            <w:gridCol w:w="676"/>
            <w:gridCol w:w="89"/>
            <w:gridCol w:w="296"/>
            <w:gridCol w:w="489"/>
            <w:gridCol w:w="276"/>
            <w:gridCol w:w="100"/>
            <w:gridCol w:w="765"/>
            <w:gridCol w:w="79"/>
            <w:gridCol w:w="376"/>
            <w:gridCol w:w="765"/>
          </w:tblGrid>
        </w:tblGridChange>
      </w:tblGrid>
      <w:tr w:rsidR="00EF5219" w:rsidRPr="00403440" w14:paraId="45FC66B9" w14:textId="77777777" w:rsidTr="00FC7C78">
        <w:trPr>
          <w:ins w:id="2922" w:author="Alain Komin" w:date="2022-09-27T10:57:00Z"/>
          <w:trPrChange w:id="2923" w:author="Alain Komin" w:date="2022-09-28T10:22:00Z">
            <w:trPr>
              <w:gridBefore w:val="1"/>
              <w:gridAfter w:val="0"/>
            </w:trPr>
          </w:trPrChange>
        </w:trPr>
        <w:tc>
          <w:tcPr>
            <w:tcW w:w="2196" w:type="dxa"/>
            <w:shd w:val="clear" w:color="auto" w:fill="D9D9D9" w:themeFill="background1" w:themeFillShade="D9"/>
            <w:tcPrChange w:id="2924" w:author="Alain Komin" w:date="2022-09-28T10:22:00Z">
              <w:tcPr>
                <w:tcW w:w="2196" w:type="dxa"/>
                <w:gridSpan w:val="3"/>
                <w:shd w:val="clear" w:color="auto" w:fill="D9D9D9" w:themeFill="background1" w:themeFillShade="D9"/>
              </w:tcPr>
            </w:tcPrChange>
          </w:tcPr>
          <w:p w14:paraId="68C5B20C" w14:textId="7E4BE161" w:rsidR="00402701" w:rsidRPr="00403440" w:rsidRDefault="00403440" w:rsidP="00FF4282">
            <w:pPr>
              <w:rPr>
                <w:ins w:id="2925" w:author="Alain Komin" w:date="2022-09-27T10:57:00Z"/>
                <w:rFonts w:cs="Arial"/>
                <w:b/>
                <w:bCs/>
                <w:sz w:val="16"/>
                <w:szCs w:val="16"/>
                <w:highlight w:val="lightGray"/>
                <w:shd w:val="clear" w:color="auto" w:fill="FFFFFF"/>
                <w:rPrChange w:id="2926" w:author="Alain Komin" w:date="2022-09-28T10:23:00Z">
                  <w:rPr>
                    <w:ins w:id="2927" w:author="Alain Komin" w:date="2022-09-27T10:57:00Z"/>
                    <w:rFonts w:cs="Arial"/>
                    <w:sz w:val="16"/>
                    <w:szCs w:val="16"/>
                    <w:highlight w:val="lightGray"/>
                    <w:shd w:val="clear" w:color="auto" w:fill="FFFFFF"/>
                  </w:rPr>
                </w:rPrChange>
              </w:rPr>
            </w:pPr>
            <w:ins w:id="2928" w:author="Alain Komin" w:date="2022-09-28T10:23:00Z">
              <w:r>
                <w:rPr>
                  <w:rFonts w:cs="Arial"/>
                  <w:b/>
                  <w:bCs/>
                  <w:sz w:val="16"/>
                  <w:szCs w:val="16"/>
                  <w:highlight w:val="lightGray"/>
                  <w:shd w:val="clear" w:color="auto" w:fill="FFFFFF"/>
                </w:rPr>
                <w:t xml:space="preserve">FIELD </w:t>
              </w:r>
            </w:ins>
            <w:ins w:id="2929" w:author="Alain Komin" w:date="2022-09-27T10:57:00Z">
              <w:r w:rsidR="00402701" w:rsidRPr="00403440">
                <w:rPr>
                  <w:rFonts w:cs="Arial"/>
                  <w:b/>
                  <w:bCs/>
                  <w:sz w:val="16"/>
                  <w:szCs w:val="16"/>
                  <w:highlight w:val="lightGray"/>
                  <w:shd w:val="clear" w:color="auto" w:fill="FFFFFF"/>
                  <w:rPrChange w:id="2930" w:author="Alain Komin" w:date="2022-09-28T10:23:00Z">
                    <w:rPr>
                      <w:rFonts w:cs="Arial"/>
                      <w:sz w:val="16"/>
                      <w:szCs w:val="16"/>
                      <w:highlight w:val="lightGray"/>
                      <w:shd w:val="clear" w:color="auto" w:fill="FFFFFF"/>
                    </w:rPr>
                  </w:rPrChange>
                </w:rPr>
                <w:t>ID</w:t>
              </w:r>
            </w:ins>
          </w:p>
        </w:tc>
        <w:tc>
          <w:tcPr>
            <w:tcW w:w="981" w:type="dxa"/>
            <w:shd w:val="clear" w:color="auto" w:fill="D9D9D9" w:themeFill="background1" w:themeFillShade="D9"/>
            <w:tcPrChange w:id="2931" w:author="Alain Komin" w:date="2022-09-28T10:22:00Z">
              <w:tcPr>
                <w:tcW w:w="981" w:type="dxa"/>
                <w:gridSpan w:val="2"/>
                <w:shd w:val="clear" w:color="auto" w:fill="D9D9D9" w:themeFill="background1" w:themeFillShade="D9"/>
              </w:tcPr>
            </w:tcPrChange>
          </w:tcPr>
          <w:p w14:paraId="034C60E9" w14:textId="77777777" w:rsidR="00402701" w:rsidRPr="00403440" w:rsidRDefault="00402701" w:rsidP="00FF4282">
            <w:pPr>
              <w:rPr>
                <w:ins w:id="2932" w:author="Alain Komin" w:date="2022-09-27T10:57:00Z"/>
                <w:rFonts w:cs="Arial"/>
                <w:b/>
                <w:bCs/>
                <w:sz w:val="16"/>
                <w:szCs w:val="16"/>
                <w:highlight w:val="lightGray"/>
                <w:shd w:val="clear" w:color="auto" w:fill="FFFFFF"/>
                <w:rPrChange w:id="2933" w:author="Alain Komin" w:date="2022-09-28T10:23:00Z">
                  <w:rPr>
                    <w:ins w:id="2934" w:author="Alain Komin" w:date="2022-09-27T10:57:00Z"/>
                    <w:rFonts w:cs="Arial"/>
                    <w:sz w:val="16"/>
                    <w:szCs w:val="16"/>
                    <w:highlight w:val="lightGray"/>
                    <w:shd w:val="clear" w:color="auto" w:fill="FFFFFF"/>
                  </w:rPr>
                </w:rPrChange>
              </w:rPr>
            </w:pPr>
            <w:ins w:id="2935" w:author="Alain Komin" w:date="2022-09-27T10:57:00Z">
              <w:r w:rsidRPr="00403440">
                <w:rPr>
                  <w:rFonts w:cs="Arial"/>
                  <w:b/>
                  <w:bCs/>
                  <w:sz w:val="16"/>
                  <w:szCs w:val="16"/>
                  <w:highlight w:val="lightGray"/>
                  <w:shd w:val="clear" w:color="auto" w:fill="FFFFFF"/>
                  <w:rPrChange w:id="2936" w:author="Alain Komin" w:date="2022-09-28T10:23:00Z">
                    <w:rPr>
                      <w:rFonts w:cs="Arial"/>
                      <w:sz w:val="16"/>
                      <w:szCs w:val="16"/>
                      <w:highlight w:val="lightGray"/>
                      <w:shd w:val="clear" w:color="auto" w:fill="FFFFFF"/>
                    </w:rPr>
                  </w:rPrChange>
                </w:rPr>
                <w:t>POSITION</w:t>
              </w:r>
            </w:ins>
          </w:p>
        </w:tc>
        <w:tc>
          <w:tcPr>
            <w:tcW w:w="1076" w:type="dxa"/>
            <w:shd w:val="clear" w:color="auto" w:fill="D9D9D9" w:themeFill="background1" w:themeFillShade="D9"/>
            <w:tcPrChange w:id="2937" w:author="Alain Komin" w:date="2022-09-28T10:22:00Z">
              <w:tcPr>
                <w:tcW w:w="812" w:type="dxa"/>
                <w:shd w:val="clear" w:color="auto" w:fill="D9D9D9" w:themeFill="background1" w:themeFillShade="D9"/>
              </w:tcPr>
            </w:tcPrChange>
          </w:tcPr>
          <w:p w14:paraId="242E895D" w14:textId="77777777" w:rsidR="00402701" w:rsidRPr="00403440" w:rsidRDefault="00402701" w:rsidP="00FF4282">
            <w:pPr>
              <w:rPr>
                <w:ins w:id="2938" w:author="Alain Komin" w:date="2022-09-27T10:57:00Z"/>
                <w:rFonts w:cs="Arial"/>
                <w:b/>
                <w:bCs/>
                <w:sz w:val="16"/>
                <w:szCs w:val="16"/>
                <w:highlight w:val="lightGray"/>
                <w:shd w:val="clear" w:color="auto" w:fill="FFFFFF"/>
                <w:rPrChange w:id="2939" w:author="Alain Komin" w:date="2022-09-28T10:23:00Z">
                  <w:rPr>
                    <w:ins w:id="2940" w:author="Alain Komin" w:date="2022-09-27T10:57:00Z"/>
                    <w:rFonts w:cs="Arial"/>
                    <w:sz w:val="16"/>
                    <w:szCs w:val="16"/>
                    <w:highlight w:val="lightGray"/>
                    <w:shd w:val="clear" w:color="auto" w:fill="FFFFFF"/>
                  </w:rPr>
                </w:rPrChange>
              </w:rPr>
            </w:pPr>
            <w:ins w:id="2941" w:author="Alain Komin" w:date="2022-09-27T10:57:00Z">
              <w:r w:rsidRPr="00403440">
                <w:rPr>
                  <w:rFonts w:cs="Arial"/>
                  <w:b/>
                  <w:bCs/>
                  <w:sz w:val="16"/>
                  <w:szCs w:val="16"/>
                  <w:highlight w:val="lightGray"/>
                  <w:shd w:val="clear" w:color="auto" w:fill="FFFFFF"/>
                  <w:rPrChange w:id="2942" w:author="Alain Komin" w:date="2022-09-28T10:23:00Z">
                    <w:rPr>
                      <w:rFonts w:cs="Arial"/>
                      <w:sz w:val="16"/>
                      <w:szCs w:val="16"/>
                      <w:highlight w:val="lightGray"/>
                      <w:shd w:val="clear" w:color="auto" w:fill="FFFFFF"/>
                    </w:rPr>
                  </w:rPrChange>
                </w:rPr>
                <w:t>FIELD TYPE</w:t>
              </w:r>
            </w:ins>
          </w:p>
        </w:tc>
        <w:tc>
          <w:tcPr>
            <w:tcW w:w="1418" w:type="dxa"/>
            <w:shd w:val="clear" w:color="auto" w:fill="D9D9D9" w:themeFill="background1" w:themeFillShade="D9"/>
            <w:tcPrChange w:id="2943" w:author="Alain Komin" w:date="2022-09-28T10:22:00Z">
              <w:tcPr>
                <w:tcW w:w="917" w:type="dxa"/>
                <w:gridSpan w:val="3"/>
                <w:shd w:val="clear" w:color="auto" w:fill="D9D9D9" w:themeFill="background1" w:themeFillShade="D9"/>
              </w:tcPr>
            </w:tcPrChange>
          </w:tcPr>
          <w:p w14:paraId="2858698A" w14:textId="77777777" w:rsidR="00402701" w:rsidRPr="00403440" w:rsidRDefault="00402701" w:rsidP="00FF4282">
            <w:pPr>
              <w:rPr>
                <w:ins w:id="2944" w:author="Alain Komin" w:date="2022-09-27T10:57:00Z"/>
                <w:rFonts w:cs="Arial"/>
                <w:b/>
                <w:bCs/>
                <w:sz w:val="16"/>
                <w:szCs w:val="16"/>
                <w:highlight w:val="lightGray"/>
                <w:shd w:val="clear" w:color="auto" w:fill="FFFFFF"/>
                <w:rPrChange w:id="2945" w:author="Alain Komin" w:date="2022-09-28T10:23:00Z">
                  <w:rPr>
                    <w:ins w:id="2946" w:author="Alain Komin" w:date="2022-09-27T10:57:00Z"/>
                    <w:rFonts w:cs="Arial"/>
                    <w:sz w:val="16"/>
                    <w:szCs w:val="16"/>
                    <w:highlight w:val="lightGray"/>
                    <w:shd w:val="clear" w:color="auto" w:fill="FFFFFF"/>
                  </w:rPr>
                </w:rPrChange>
              </w:rPr>
            </w:pPr>
            <w:ins w:id="2947" w:author="Alain Komin" w:date="2022-09-27T10:57:00Z">
              <w:r w:rsidRPr="00403440">
                <w:rPr>
                  <w:rFonts w:cs="Arial"/>
                  <w:b/>
                  <w:bCs/>
                  <w:sz w:val="16"/>
                  <w:szCs w:val="16"/>
                  <w:highlight w:val="lightGray"/>
                  <w:shd w:val="clear" w:color="auto" w:fill="FFFFFF"/>
                  <w:rPrChange w:id="2948" w:author="Alain Komin" w:date="2022-09-28T10:23:00Z">
                    <w:rPr>
                      <w:rFonts w:cs="Arial"/>
                      <w:sz w:val="16"/>
                      <w:szCs w:val="16"/>
                      <w:highlight w:val="lightGray"/>
                      <w:shd w:val="clear" w:color="auto" w:fill="FFFFFF"/>
                    </w:rPr>
                  </w:rPrChange>
                </w:rPr>
                <w:t>FIELD LABEL</w:t>
              </w:r>
            </w:ins>
          </w:p>
        </w:tc>
        <w:tc>
          <w:tcPr>
            <w:tcW w:w="1434" w:type="dxa"/>
            <w:shd w:val="clear" w:color="auto" w:fill="D9D9D9" w:themeFill="background1" w:themeFillShade="D9"/>
            <w:tcPrChange w:id="2949" w:author="Alain Komin" w:date="2022-09-28T10:22:00Z">
              <w:tcPr>
                <w:tcW w:w="1408" w:type="dxa"/>
                <w:gridSpan w:val="3"/>
                <w:shd w:val="clear" w:color="auto" w:fill="D9D9D9" w:themeFill="background1" w:themeFillShade="D9"/>
              </w:tcPr>
            </w:tcPrChange>
          </w:tcPr>
          <w:p w14:paraId="62D598D0" w14:textId="77777777" w:rsidR="00402701" w:rsidRPr="00403440" w:rsidRDefault="00402701" w:rsidP="00FF4282">
            <w:pPr>
              <w:rPr>
                <w:ins w:id="2950" w:author="Alain Komin" w:date="2022-09-27T10:57:00Z"/>
                <w:rFonts w:cs="Arial"/>
                <w:b/>
                <w:bCs/>
                <w:sz w:val="16"/>
                <w:szCs w:val="16"/>
                <w:highlight w:val="lightGray"/>
                <w:shd w:val="clear" w:color="auto" w:fill="FFFFFF"/>
                <w:rPrChange w:id="2951" w:author="Alain Komin" w:date="2022-09-28T10:23:00Z">
                  <w:rPr>
                    <w:ins w:id="2952" w:author="Alain Komin" w:date="2022-09-27T10:57:00Z"/>
                    <w:rFonts w:cs="Arial"/>
                    <w:sz w:val="16"/>
                    <w:szCs w:val="16"/>
                    <w:highlight w:val="lightGray"/>
                    <w:shd w:val="clear" w:color="auto" w:fill="FFFFFF"/>
                  </w:rPr>
                </w:rPrChange>
              </w:rPr>
            </w:pPr>
            <w:ins w:id="2953" w:author="Alain Komin" w:date="2022-09-27T10:57:00Z">
              <w:r w:rsidRPr="00403440">
                <w:rPr>
                  <w:rFonts w:cs="Arial"/>
                  <w:b/>
                  <w:bCs/>
                  <w:sz w:val="16"/>
                  <w:szCs w:val="16"/>
                  <w:highlight w:val="lightGray"/>
                  <w:shd w:val="clear" w:color="auto" w:fill="FFFFFF"/>
                  <w:rPrChange w:id="2954" w:author="Alain Komin" w:date="2022-09-28T10:23:00Z">
                    <w:rPr>
                      <w:rFonts w:cs="Arial"/>
                      <w:sz w:val="16"/>
                      <w:szCs w:val="16"/>
                      <w:highlight w:val="lightGray"/>
                      <w:shd w:val="clear" w:color="auto" w:fill="FFFFFF"/>
                    </w:rPr>
                  </w:rPrChange>
                </w:rPr>
                <w:t>PLACEHOLDER</w:t>
              </w:r>
            </w:ins>
          </w:p>
        </w:tc>
        <w:tc>
          <w:tcPr>
            <w:tcW w:w="1061" w:type="dxa"/>
            <w:shd w:val="clear" w:color="auto" w:fill="D9D9D9" w:themeFill="background1" w:themeFillShade="D9"/>
            <w:tcPrChange w:id="2955" w:author="Alain Komin" w:date="2022-09-28T10:22:00Z">
              <w:tcPr>
                <w:tcW w:w="1061" w:type="dxa"/>
                <w:gridSpan w:val="3"/>
                <w:shd w:val="clear" w:color="auto" w:fill="D9D9D9" w:themeFill="background1" w:themeFillShade="D9"/>
              </w:tcPr>
            </w:tcPrChange>
          </w:tcPr>
          <w:p w14:paraId="375460EB" w14:textId="77777777" w:rsidR="00402701" w:rsidRPr="00403440" w:rsidRDefault="00402701">
            <w:pPr>
              <w:jc w:val="center"/>
              <w:rPr>
                <w:ins w:id="2956" w:author="Alain Komin" w:date="2022-09-27T10:57:00Z"/>
                <w:rFonts w:cs="Arial"/>
                <w:b/>
                <w:bCs/>
                <w:sz w:val="16"/>
                <w:szCs w:val="16"/>
                <w:highlight w:val="lightGray"/>
                <w:shd w:val="clear" w:color="auto" w:fill="FFFFFF"/>
                <w:rPrChange w:id="2957" w:author="Alain Komin" w:date="2022-09-28T10:23:00Z">
                  <w:rPr>
                    <w:ins w:id="2958" w:author="Alain Komin" w:date="2022-09-27T10:57:00Z"/>
                    <w:rFonts w:cs="Arial"/>
                    <w:sz w:val="16"/>
                    <w:szCs w:val="16"/>
                    <w:highlight w:val="lightGray"/>
                    <w:shd w:val="clear" w:color="auto" w:fill="FFFFFF"/>
                  </w:rPr>
                </w:rPrChange>
              </w:rPr>
              <w:pPrChange w:id="2959" w:author="Alain Komin" w:date="2022-09-28T10:26:00Z">
                <w:pPr/>
              </w:pPrChange>
            </w:pPr>
            <w:ins w:id="2960" w:author="Alain Komin" w:date="2022-09-27T10:57:00Z">
              <w:r w:rsidRPr="00403440">
                <w:rPr>
                  <w:rFonts w:cs="Arial"/>
                  <w:b/>
                  <w:bCs/>
                  <w:sz w:val="16"/>
                  <w:szCs w:val="16"/>
                  <w:highlight w:val="lightGray"/>
                  <w:shd w:val="clear" w:color="auto" w:fill="FFFFFF"/>
                  <w:rPrChange w:id="2961" w:author="Alain Komin" w:date="2022-09-28T10:23:00Z">
                    <w:rPr>
                      <w:rFonts w:cs="Arial"/>
                      <w:sz w:val="16"/>
                      <w:szCs w:val="16"/>
                      <w:highlight w:val="lightGray"/>
                      <w:shd w:val="clear" w:color="auto" w:fill="FFFFFF"/>
                    </w:rPr>
                  </w:rPrChange>
                </w:rPr>
                <w:t>REQUIRED</w:t>
              </w:r>
            </w:ins>
          </w:p>
        </w:tc>
        <w:tc>
          <w:tcPr>
            <w:tcW w:w="874" w:type="dxa"/>
            <w:shd w:val="clear" w:color="auto" w:fill="D9D9D9" w:themeFill="background1" w:themeFillShade="D9"/>
            <w:tcPrChange w:id="2962" w:author="Alain Komin" w:date="2022-09-28T10:22:00Z">
              <w:tcPr>
                <w:tcW w:w="865" w:type="dxa"/>
                <w:gridSpan w:val="3"/>
                <w:shd w:val="clear" w:color="auto" w:fill="D9D9D9" w:themeFill="background1" w:themeFillShade="D9"/>
              </w:tcPr>
            </w:tcPrChange>
          </w:tcPr>
          <w:p w14:paraId="3B16ECCA" w14:textId="444933A8" w:rsidR="00402701" w:rsidRPr="00403440" w:rsidRDefault="00402701">
            <w:pPr>
              <w:jc w:val="center"/>
              <w:rPr>
                <w:ins w:id="2963" w:author="Alain Komin" w:date="2022-09-27T10:57:00Z"/>
                <w:rFonts w:cs="Arial"/>
                <w:b/>
                <w:bCs/>
                <w:sz w:val="16"/>
                <w:szCs w:val="16"/>
                <w:highlight w:val="lightGray"/>
                <w:shd w:val="clear" w:color="auto" w:fill="FFFFFF"/>
                <w:rPrChange w:id="2964" w:author="Alain Komin" w:date="2022-09-28T10:23:00Z">
                  <w:rPr>
                    <w:ins w:id="2965" w:author="Alain Komin" w:date="2022-09-27T10:57:00Z"/>
                    <w:rFonts w:cs="Arial"/>
                    <w:sz w:val="16"/>
                    <w:szCs w:val="16"/>
                    <w:highlight w:val="lightGray"/>
                    <w:shd w:val="clear" w:color="auto" w:fill="FFFFFF"/>
                  </w:rPr>
                </w:rPrChange>
              </w:rPr>
              <w:pPrChange w:id="2966" w:author="Alain Komin" w:date="2022-09-28T10:26:00Z">
                <w:pPr/>
              </w:pPrChange>
            </w:pPr>
            <w:ins w:id="2967" w:author="Alain Komin" w:date="2022-09-27T10:57:00Z">
              <w:r w:rsidRPr="00403440">
                <w:rPr>
                  <w:rFonts w:cs="Arial"/>
                  <w:b/>
                  <w:bCs/>
                  <w:sz w:val="16"/>
                  <w:szCs w:val="16"/>
                  <w:highlight w:val="lightGray"/>
                  <w:shd w:val="clear" w:color="auto" w:fill="FFFFFF"/>
                  <w:rPrChange w:id="2968" w:author="Alain Komin" w:date="2022-09-28T10:23:00Z">
                    <w:rPr>
                      <w:rFonts w:cs="Arial"/>
                      <w:sz w:val="16"/>
                      <w:szCs w:val="16"/>
                      <w:highlight w:val="lightGray"/>
                      <w:shd w:val="clear" w:color="auto" w:fill="FFFFFF"/>
                    </w:rPr>
                  </w:rPrChange>
                </w:rPr>
                <w:t>FIELD LENGTH</w:t>
              </w:r>
            </w:ins>
          </w:p>
        </w:tc>
        <w:tc>
          <w:tcPr>
            <w:tcW w:w="1220" w:type="dxa"/>
            <w:shd w:val="clear" w:color="auto" w:fill="D9D9D9" w:themeFill="background1" w:themeFillShade="D9"/>
            <w:tcPrChange w:id="2969" w:author="Alain Komin" w:date="2022-09-28T10:22:00Z">
              <w:tcPr>
                <w:tcW w:w="1220" w:type="dxa"/>
                <w:gridSpan w:val="3"/>
                <w:shd w:val="clear" w:color="auto" w:fill="D9D9D9" w:themeFill="background1" w:themeFillShade="D9"/>
              </w:tcPr>
            </w:tcPrChange>
          </w:tcPr>
          <w:p w14:paraId="7986DDEB" w14:textId="77777777" w:rsidR="00402701" w:rsidRPr="00403440" w:rsidRDefault="00402701" w:rsidP="00FF4282">
            <w:pPr>
              <w:rPr>
                <w:ins w:id="2970" w:author="Alain Komin" w:date="2022-09-27T10:57:00Z"/>
                <w:rFonts w:cs="Arial"/>
                <w:b/>
                <w:bCs/>
                <w:sz w:val="16"/>
                <w:szCs w:val="16"/>
                <w:shd w:val="clear" w:color="auto" w:fill="FFFFFF"/>
                <w:rPrChange w:id="2971" w:author="Alain Komin" w:date="2022-09-28T10:23:00Z">
                  <w:rPr>
                    <w:ins w:id="2972" w:author="Alain Komin" w:date="2022-09-27T10:57:00Z"/>
                    <w:rFonts w:cs="Arial"/>
                    <w:sz w:val="16"/>
                    <w:szCs w:val="16"/>
                    <w:shd w:val="clear" w:color="auto" w:fill="FFFFFF"/>
                  </w:rPr>
                </w:rPrChange>
              </w:rPr>
            </w:pPr>
            <w:ins w:id="2973" w:author="Alain Komin" w:date="2022-09-27T10:57:00Z">
              <w:r w:rsidRPr="00403440">
                <w:rPr>
                  <w:rFonts w:cs="Arial"/>
                  <w:b/>
                  <w:bCs/>
                  <w:sz w:val="16"/>
                  <w:szCs w:val="16"/>
                  <w:highlight w:val="lightGray"/>
                  <w:shd w:val="clear" w:color="auto" w:fill="FFFFFF"/>
                  <w:rPrChange w:id="2974" w:author="Alain Komin" w:date="2022-09-28T10:23:00Z">
                    <w:rPr>
                      <w:rFonts w:cs="Arial"/>
                      <w:sz w:val="16"/>
                      <w:szCs w:val="16"/>
                      <w:highlight w:val="lightGray"/>
                      <w:shd w:val="clear" w:color="auto" w:fill="FFFFFF"/>
                    </w:rPr>
                  </w:rPrChange>
                </w:rPr>
                <w:t>ORDER TYPE</w:t>
              </w:r>
            </w:ins>
          </w:p>
        </w:tc>
      </w:tr>
      <w:tr w:rsidR="00FC7C78" w:rsidRPr="00403440" w14:paraId="7E27E4BD" w14:textId="77777777" w:rsidTr="00FC7C78">
        <w:trPr>
          <w:ins w:id="2975" w:author="Alain Komin" w:date="2022-11-03T14:07:00Z"/>
          <w:trPrChange w:id="2976" w:author="Alain Komin" w:date="2022-11-03T14:07:00Z">
            <w:trPr>
              <w:gridAfter w:val="0"/>
            </w:trPr>
          </w:trPrChange>
        </w:trPr>
        <w:tc>
          <w:tcPr>
            <w:tcW w:w="2196" w:type="dxa"/>
            <w:shd w:val="clear" w:color="auto" w:fill="auto"/>
            <w:tcPrChange w:id="2977" w:author="Alain Komin" w:date="2022-11-03T14:07:00Z">
              <w:tcPr>
                <w:tcW w:w="2196" w:type="dxa"/>
                <w:gridSpan w:val="2"/>
                <w:shd w:val="clear" w:color="auto" w:fill="D9D9D9" w:themeFill="background1" w:themeFillShade="D9"/>
              </w:tcPr>
            </w:tcPrChange>
          </w:tcPr>
          <w:p w14:paraId="41C5EBA6" w14:textId="689614DE" w:rsidR="00FC7C78" w:rsidRPr="00FC7C78" w:rsidRDefault="00152668" w:rsidP="00FC7C78">
            <w:pPr>
              <w:rPr>
                <w:ins w:id="2978" w:author="Alain Komin" w:date="2022-11-03T14:07:00Z"/>
                <w:rFonts w:cs="Arial"/>
                <w:sz w:val="16"/>
                <w:szCs w:val="16"/>
                <w:shd w:val="clear" w:color="auto" w:fill="FFFFFF"/>
                <w:rPrChange w:id="2979" w:author="Alain Komin" w:date="2022-11-03T14:08:00Z">
                  <w:rPr>
                    <w:ins w:id="2980" w:author="Alain Komin" w:date="2022-11-03T14:07:00Z"/>
                    <w:rFonts w:cs="Arial"/>
                    <w:b/>
                    <w:bCs/>
                    <w:sz w:val="16"/>
                    <w:szCs w:val="16"/>
                    <w:highlight w:val="lightGray"/>
                    <w:shd w:val="clear" w:color="auto" w:fill="FFFFFF"/>
                  </w:rPr>
                </w:rPrChange>
              </w:rPr>
            </w:pPr>
            <w:proofErr w:type="spellStart"/>
            <w:ins w:id="2981" w:author="Alain Komin" w:date="2022-11-03T14:42:00Z">
              <w:r>
                <w:rPr>
                  <w:rFonts w:cs="Arial"/>
                  <w:sz w:val="16"/>
                  <w:szCs w:val="16"/>
                  <w:shd w:val="clear" w:color="auto" w:fill="FFFFFF"/>
                </w:rPr>
                <w:t>custbody_</w:t>
              </w:r>
            </w:ins>
            <w:ins w:id="2982" w:author="Alain Komin" w:date="2022-11-03T14:08:00Z">
              <w:r w:rsidR="00FC7C78" w:rsidRPr="00FC7C78">
                <w:rPr>
                  <w:rFonts w:cs="Arial"/>
                  <w:sz w:val="16"/>
                  <w:szCs w:val="16"/>
                  <w:shd w:val="clear" w:color="auto" w:fill="FFFFFF"/>
                  <w:rPrChange w:id="2983" w:author="Alain Komin" w:date="2022-11-03T14:08:00Z">
                    <w:rPr>
                      <w:rFonts w:cs="Arial"/>
                      <w:b/>
                      <w:bCs/>
                      <w:sz w:val="16"/>
                      <w:szCs w:val="16"/>
                      <w:shd w:val="clear" w:color="auto" w:fill="FFFFFF"/>
                    </w:rPr>
                  </w:rPrChange>
                </w:rPr>
                <w:t>order_to</w:t>
              </w:r>
            </w:ins>
            <w:proofErr w:type="spellEnd"/>
          </w:p>
        </w:tc>
        <w:tc>
          <w:tcPr>
            <w:tcW w:w="981" w:type="dxa"/>
            <w:shd w:val="clear" w:color="auto" w:fill="auto"/>
            <w:tcPrChange w:id="2984" w:author="Alain Komin" w:date="2022-11-03T14:07:00Z">
              <w:tcPr>
                <w:tcW w:w="981" w:type="dxa"/>
                <w:shd w:val="clear" w:color="auto" w:fill="D9D9D9" w:themeFill="background1" w:themeFillShade="D9"/>
              </w:tcPr>
            </w:tcPrChange>
          </w:tcPr>
          <w:p w14:paraId="60EE074F" w14:textId="20EFA611" w:rsidR="00FC7C78" w:rsidRPr="00FC7C78" w:rsidRDefault="00FC7C78" w:rsidP="00FC7C78">
            <w:pPr>
              <w:rPr>
                <w:ins w:id="2985" w:author="Alain Komin" w:date="2022-11-03T14:07:00Z"/>
                <w:rFonts w:cs="Arial"/>
                <w:sz w:val="16"/>
                <w:szCs w:val="16"/>
                <w:shd w:val="clear" w:color="auto" w:fill="FFFFFF"/>
                <w:rPrChange w:id="2986" w:author="Alain Komin" w:date="2022-11-03T14:08:00Z">
                  <w:rPr>
                    <w:ins w:id="2987" w:author="Alain Komin" w:date="2022-11-03T14:07:00Z"/>
                    <w:rFonts w:cs="Arial"/>
                    <w:b/>
                    <w:bCs/>
                    <w:sz w:val="16"/>
                    <w:szCs w:val="16"/>
                    <w:highlight w:val="lightGray"/>
                    <w:shd w:val="clear" w:color="auto" w:fill="FFFFFF"/>
                  </w:rPr>
                </w:rPrChange>
              </w:rPr>
            </w:pPr>
            <w:ins w:id="2988" w:author="Alain Komin" w:date="2022-11-03T14:08:00Z">
              <w:r w:rsidRPr="00EF294C">
                <w:rPr>
                  <w:rFonts w:cs="Arial"/>
                  <w:sz w:val="16"/>
                  <w:szCs w:val="16"/>
                  <w:shd w:val="clear" w:color="auto" w:fill="FFFFFF"/>
                </w:rPr>
                <w:t>1</w:t>
              </w:r>
            </w:ins>
          </w:p>
        </w:tc>
        <w:tc>
          <w:tcPr>
            <w:tcW w:w="1076" w:type="dxa"/>
            <w:shd w:val="clear" w:color="auto" w:fill="auto"/>
            <w:tcPrChange w:id="2989" w:author="Alain Komin" w:date="2022-11-03T14:07:00Z">
              <w:tcPr>
                <w:tcW w:w="1076" w:type="dxa"/>
                <w:gridSpan w:val="2"/>
                <w:shd w:val="clear" w:color="auto" w:fill="D9D9D9" w:themeFill="background1" w:themeFillShade="D9"/>
              </w:tcPr>
            </w:tcPrChange>
          </w:tcPr>
          <w:p w14:paraId="269B50E5" w14:textId="30F6F69A" w:rsidR="00FC7C78" w:rsidRPr="00FC7C78" w:rsidRDefault="00FC7C78" w:rsidP="00FC7C78">
            <w:pPr>
              <w:rPr>
                <w:ins w:id="2990" w:author="Alain Komin" w:date="2022-11-03T14:07:00Z"/>
                <w:rFonts w:cs="Arial"/>
                <w:sz w:val="16"/>
                <w:szCs w:val="16"/>
                <w:shd w:val="clear" w:color="auto" w:fill="FFFFFF"/>
                <w:rPrChange w:id="2991" w:author="Alain Komin" w:date="2022-11-03T14:08:00Z">
                  <w:rPr>
                    <w:ins w:id="2992" w:author="Alain Komin" w:date="2022-11-03T14:07:00Z"/>
                    <w:rFonts w:cs="Arial"/>
                    <w:b/>
                    <w:bCs/>
                    <w:sz w:val="16"/>
                    <w:szCs w:val="16"/>
                    <w:highlight w:val="lightGray"/>
                    <w:shd w:val="clear" w:color="auto" w:fill="FFFFFF"/>
                  </w:rPr>
                </w:rPrChange>
              </w:rPr>
            </w:pPr>
            <w:ins w:id="2993" w:author="Alain Komin" w:date="2022-11-03T14:08:00Z">
              <w:r>
                <w:rPr>
                  <w:rFonts w:cs="Arial"/>
                  <w:sz w:val="16"/>
                  <w:szCs w:val="16"/>
                  <w:shd w:val="clear" w:color="auto" w:fill="FFFFFF"/>
                </w:rPr>
                <w:t>List</w:t>
              </w:r>
            </w:ins>
          </w:p>
        </w:tc>
        <w:tc>
          <w:tcPr>
            <w:tcW w:w="1418" w:type="dxa"/>
            <w:shd w:val="clear" w:color="auto" w:fill="auto"/>
            <w:tcPrChange w:id="2994" w:author="Alain Komin" w:date="2022-11-03T14:07:00Z">
              <w:tcPr>
                <w:tcW w:w="1418" w:type="dxa"/>
                <w:gridSpan w:val="4"/>
                <w:shd w:val="clear" w:color="auto" w:fill="D9D9D9" w:themeFill="background1" w:themeFillShade="D9"/>
              </w:tcPr>
            </w:tcPrChange>
          </w:tcPr>
          <w:p w14:paraId="2F7B29F3" w14:textId="7313E2D0" w:rsidR="00FC7C78" w:rsidRPr="00FC7C78" w:rsidRDefault="00FC7C78" w:rsidP="00FC7C78">
            <w:pPr>
              <w:rPr>
                <w:ins w:id="2995" w:author="Alain Komin" w:date="2022-11-03T14:07:00Z"/>
                <w:rFonts w:cs="Arial"/>
                <w:sz w:val="16"/>
                <w:szCs w:val="16"/>
                <w:shd w:val="clear" w:color="auto" w:fill="FFFFFF"/>
                <w:rPrChange w:id="2996" w:author="Alain Komin" w:date="2022-11-03T14:08:00Z">
                  <w:rPr>
                    <w:ins w:id="2997" w:author="Alain Komin" w:date="2022-11-03T14:07:00Z"/>
                    <w:rFonts w:cs="Arial"/>
                    <w:b/>
                    <w:bCs/>
                    <w:sz w:val="16"/>
                    <w:szCs w:val="16"/>
                    <w:highlight w:val="lightGray"/>
                    <w:shd w:val="clear" w:color="auto" w:fill="FFFFFF"/>
                  </w:rPr>
                </w:rPrChange>
              </w:rPr>
            </w:pPr>
            <w:ins w:id="2998" w:author="Alain Komin" w:date="2022-11-03T14:08:00Z">
              <w:r>
                <w:rPr>
                  <w:rFonts w:cs="Arial"/>
                  <w:sz w:val="16"/>
                  <w:szCs w:val="16"/>
                  <w:shd w:val="clear" w:color="auto" w:fill="FFFFFF"/>
                </w:rPr>
                <w:t xml:space="preserve">Order </w:t>
              </w:r>
            </w:ins>
            <w:ins w:id="2999" w:author="Alain Komin" w:date="2022-11-03T14:09:00Z">
              <w:r>
                <w:rPr>
                  <w:rFonts w:cs="Arial"/>
                  <w:sz w:val="16"/>
                  <w:szCs w:val="16"/>
                  <w:shd w:val="clear" w:color="auto" w:fill="FFFFFF"/>
                </w:rPr>
                <w:t>sent to</w:t>
              </w:r>
            </w:ins>
          </w:p>
        </w:tc>
        <w:tc>
          <w:tcPr>
            <w:tcW w:w="1434" w:type="dxa"/>
            <w:shd w:val="clear" w:color="auto" w:fill="auto"/>
            <w:tcPrChange w:id="3000" w:author="Alain Komin" w:date="2022-11-03T14:07:00Z">
              <w:tcPr>
                <w:tcW w:w="1408" w:type="dxa"/>
                <w:gridSpan w:val="3"/>
                <w:shd w:val="clear" w:color="auto" w:fill="D9D9D9" w:themeFill="background1" w:themeFillShade="D9"/>
              </w:tcPr>
            </w:tcPrChange>
          </w:tcPr>
          <w:p w14:paraId="23051111" w14:textId="77777777" w:rsidR="00FC7C78" w:rsidRPr="00FC7C78" w:rsidRDefault="00FC7C78" w:rsidP="00FC7C78">
            <w:pPr>
              <w:rPr>
                <w:ins w:id="3001" w:author="Alain Komin" w:date="2022-11-03T14:07:00Z"/>
                <w:rFonts w:cs="Arial"/>
                <w:sz w:val="16"/>
                <w:szCs w:val="16"/>
                <w:shd w:val="clear" w:color="auto" w:fill="FFFFFF"/>
                <w:rPrChange w:id="3002" w:author="Alain Komin" w:date="2022-11-03T14:08:00Z">
                  <w:rPr>
                    <w:ins w:id="3003" w:author="Alain Komin" w:date="2022-11-03T14:07:00Z"/>
                    <w:rFonts w:cs="Arial"/>
                    <w:b/>
                    <w:bCs/>
                    <w:sz w:val="16"/>
                    <w:szCs w:val="16"/>
                    <w:highlight w:val="lightGray"/>
                    <w:shd w:val="clear" w:color="auto" w:fill="FFFFFF"/>
                  </w:rPr>
                </w:rPrChange>
              </w:rPr>
            </w:pPr>
          </w:p>
        </w:tc>
        <w:tc>
          <w:tcPr>
            <w:tcW w:w="1061" w:type="dxa"/>
            <w:shd w:val="clear" w:color="auto" w:fill="auto"/>
            <w:tcPrChange w:id="3004" w:author="Alain Komin" w:date="2022-11-03T14:07:00Z">
              <w:tcPr>
                <w:tcW w:w="1061" w:type="dxa"/>
                <w:gridSpan w:val="2"/>
                <w:shd w:val="clear" w:color="auto" w:fill="D9D9D9" w:themeFill="background1" w:themeFillShade="D9"/>
              </w:tcPr>
            </w:tcPrChange>
          </w:tcPr>
          <w:p w14:paraId="146C7F16" w14:textId="5CF138E0" w:rsidR="00FC7C78" w:rsidRPr="00FC7C78" w:rsidRDefault="00FC7C78" w:rsidP="00FC7C78">
            <w:pPr>
              <w:jc w:val="center"/>
              <w:rPr>
                <w:ins w:id="3005" w:author="Alain Komin" w:date="2022-11-03T14:07:00Z"/>
                <w:rFonts w:cs="Arial"/>
                <w:sz w:val="16"/>
                <w:szCs w:val="16"/>
                <w:shd w:val="clear" w:color="auto" w:fill="FFFFFF"/>
                <w:rPrChange w:id="3006" w:author="Alain Komin" w:date="2022-11-03T14:08:00Z">
                  <w:rPr>
                    <w:ins w:id="3007" w:author="Alain Komin" w:date="2022-11-03T14:07:00Z"/>
                    <w:rFonts w:cs="Arial"/>
                    <w:b/>
                    <w:bCs/>
                    <w:sz w:val="16"/>
                    <w:szCs w:val="16"/>
                    <w:highlight w:val="lightGray"/>
                    <w:shd w:val="clear" w:color="auto" w:fill="FFFFFF"/>
                  </w:rPr>
                </w:rPrChange>
              </w:rPr>
            </w:pPr>
            <w:ins w:id="3008" w:author="Alain Komin" w:date="2022-11-03T14:09:00Z">
              <w:r>
                <w:rPr>
                  <w:rFonts w:cs="Arial"/>
                  <w:sz w:val="16"/>
                  <w:szCs w:val="16"/>
                  <w:shd w:val="clear" w:color="auto" w:fill="FFFFFF"/>
                </w:rPr>
                <w:t>T</w:t>
              </w:r>
            </w:ins>
          </w:p>
        </w:tc>
        <w:tc>
          <w:tcPr>
            <w:tcW w:w="874" w:type="dxa"/>
            <w:shd w:val="clear" w:color="auto" w:fill="auto"/>
            <w:tcPrChange w:id="3009" w:author="Alain Komin" w:date="2022-11-03T14:07:00Z">
              <w:tcPr>
                <w:tcW w:w="865" w:type="dxa"/>
                <w:gridSpan w:val="3"/>
                <w:shd w:val="clear" w:color="auto" w:fill="D9D9D9" w:themeFill="background1" w:themeFillShade="D9"/>
              </w:tcPr>
            </w:tcPrChange>
          </w:tcPr>
          <w:p w14:paraId="21543487" w14:textId="77777777" w:rsidR="00FC7C78" w:rsidRPr="00FC7C78" w:rsidRDefault="00FC7C78" w:rsidP="00FC7C78">
            <w:pPr>
              <w:jc w:val="center"/>
              <w:rPr>
                <w:ins w:id="3010" w:author="Alain Komin" w:date="2022-11-03T14:07:00Z"/>
                <w:rFonts w:cs="Arial"/>
                <w:sz w:val="16"/>
                <w:szCs w:val="16"/>
                <w:shd w:val="clear" w:color="auto" w:fill="FFFFFF"/>
                <w:rPrChange w:id="3011" w:author="Alain Komin" w:date="2022-11-03T14:08:00Z">
                  <w:rPr>
                    <w:ins w:id="3012" w:author="Alain Komin" w:date="2022-11-03T14:07:00Z"/>
                    <w:rFonts w:cs="Arial"/>
                    <w:b/>
                    <w:bCs/>
                    <w:sz w:val="16"/>
                    <w:szCs w:val="16"/>
                    <w:highlight w:val="lightGray"/>
                    <w:shd w:val="clear" w:color="auto" w:fill="FFFFFF"/>
                  </w:rPr>
                </w:rPrChange>
              </w:rPr>
            </w:pPr>
          </w:p>
        </w:tc>
        <w:tc>
          <w:tcPr>
            <w:tcW w:w="1220" w:type="dxa"/>
            <w:shd w:val="clear" w:color="auto" w:fill="auto"/>
            <w:tcPrChange w:id="3013" w:author="Alain Komin" w:date="2022-11-03T14:07:00Z">
              <w:tcPr>
                <w:tcW w:w="1220" w:type="dxa"/>
                <w:gridSpan w:val="4"/>
                <w:shd w:val="clear" w:color="auto" w:fill="D9D9D9" w:themeFill="background1" w:themeFillShade="D9"/>
              </w:tcPr>
            </w:tcPrChange>
          </w:tcPr>
          <w:p w14:paraId="366FE819" w14:textId="3347190D" w:rsidR="00FC7C78" w:rsidRPr="00FC7C78" w:rsidRDefault="00FC7C78" w:rsidP="00FC7C78">
            <w:pPr>
              <w:rPr>
                <w:ins w:id="3014" w:author="Alain Komin" w:date="2022-11-03T14:07:00Z"/>
                <w:rFonts w:cs="Arial"/>
                <w:sz w:val="16"/>
                <w:szCs w:val="16"/>
                <w:shd w:val="clear" w:color="auto" w:fill="FFFFFF"/>
                <w:rPrChange w:id="3015" w:author="Alain Komin" w:date="2022-11-03T14:08:00Z">
                  <w:rPr>
                    <w:ins w:id="3016" w:author="Alain Komin" w:date="2022-11-03T14:07:00Z"/>
                    <w:rFonts w:cs="Arial"/>
                    <w:b/>
                    <w:bCs/>
                    <w:sz w:val="16"/>
                    <w:szCs w:val="16"/>
                    <w:highlight w:val="lightGray"/>
                    <w:shd w:val="clear" w:color="auto" w:fill="FFFFFF"/>
                  </w:rPr>
                </w:rPrChange>
              </w:rPr>
            </w:pPr>
            <w:ins w:id="3017" w:author="Alain Komin" w:date="2022-11-03T14:09:00Z">
              <w:r>
                <w:rPr>
                  <w:rFonts w:cs="Arial"/>
                  <w:sz w:val="16"/>
                  <w:szCs w:val="16"/>
                  <w:shd w:val="clear" w:color="auto" w:fill="FFFFFF"/>
                </w:rPr>
                <w:t>Equipment</w:t>
              </w:r>
            </w:ins>
          </w:p>
        </w:tc>
      </w:tr>
      <w:tr w:rsidR="00273E2E" w:rsidRPr="00403440" w14:paraId="5CEB5732" w14:textId="77777777" w:rsidTr="00FC7C78">
        <w:trPr>
          <w:ins w:id="3018" w:author="Alain Komin" w:date="2022-11-03T14:10:00Z"/>
        </w:trPr>
        <w:tc>
          <w:tcPr>
            <w:tcW w:w="2196" w:type="dxa"/>
            <w:shd w:val="clear" w:color="auto" w:fill="auto"/>
          </w:tcPr>
          <w:p w14:paraId="051A3AB4" w14:textId="2DED790B" w:rsidR="00273E2E" w:rsidRPr="00FC7C78" w:rsidRDefault="00152668" w:rsidP="00273E2E">
            <w:pPr>
              <w:rPr>
                <w:ins w:id="3019" w:author="Alain Komin" w:date="2022-11-03T14:10:00Z"/>
                <w:rFonts w:cs="Arial"/>
                <w:sz w:val="16"/>
                <w:szCs w:val="16"/>
                <w:shd w:val="clear" w:color="auto" w:fill="FFFFFF"/>
                <w:rPrChange w:id="3020" w:author="Alain Komin" w:date="2022-11-03T14:08:00Z">
                  <w:rPr>
                    <w:ins w:id="3021" w:author="Alain Komin" w:date="2022-11-03T14:10:00Z"/>
                    <w:rFonts w:cs="Arial"/>
                    <w:sz w:val="16"/>
                    <w:szCs w:val="16"/>
                    <w:shd w:val="clear" w:color="auto" w:fill="FFFFFF"/>
                  </w:rPr>
                </w:rPrChange>
              </w:rPr>
            </w:pPr>
            <w:proofErr w:type="spellStart"/>
            <w:ins w:id="3022" w:author="Alain Komin" w:date="2022-11-03T14:42:00Z">
              <w:r>
                <w:rPr>
                  <w:rFonts w:cs="Arial"/>
                  <w:sz w:val="16"/>
                  <w:szCs w:val="16"/>
                  <w:shd w:val="clear" w:color="auto" w:fill="FFFFFF"/>
                </w:rPr>
                <w:t>custbody_</w:t>
              </w:r>
            </w:ins>
            <w:ins w:id="3023" w:author="Alain Komin" w:date="2022-11-03T14:10:00Z">
              <w:r w:rsidR="00273E2E" w:rsidRPr="00EF294C">
                <w:rPr>
                  <w:rFonts w:cs="Arial"/>
                  <w:sz w:val="16"/>
                  <w:szCs w:val="16"/>
                  <w:shd w:val="clear" w:color="auto" w:fill="FFFFFF"/>
                </w:rPr>
                <w:t>order_to</w:t>
              </w:r>
              <w:proofErr w:type="spellEnd"/>
            </w:ins>
          </w:p>
        </w:tc>
        <w:tc>
          <w:tcPr>
            <w:tcW w:w="981" w:type="dxa"/>
            <w:shd w:val="clear" w:color="auto" w:fill="auto"/>
          </w:tcPr>
          <w:p w14:paraId="5A4ABBB8" w14:textId="5DEF0803" w:rsidR="00273E2E" w:rsidRPr="00EF294C" w:rsidRDefault="00273E2E" w:rsidP="00273E2E">
            <w:pPr>
              <w:rPr>
                <w:ins w:id="3024" w:author="Alain Komin" w:date="2022-11-03T14:10:00Z"/>
                <w:rFonts w:cs="Arial"/>
                <w:sz w:val="16"/>
                <w:szCs w:val="16"/>
                <w:shd w:val="clear" w:color="auto" w:fill="FFFFFF"/>
              </w:rPr>
            </w:pPr>
            <w:ins w:id="3025" w:author="Alain Komin" w:date="2022-11-03T14:10:00Z">
              <w:r w:rsidRPr="00EF294C">
                <w:rPr>
                  <w:rFonts w:cs="Arial"/>
                  <w:sz w:val="16"/>
                  <w:szCs w:val="16"/>
                  <w:shd w:val="clear" w:color="auto" w:fill="FFFFFF"/>
                </w:rPr>
                <w:t>2</w:t>
              </w:r>
            </w:ins>
          </w:p>
        </w:tc>
        <w:tc>
          <w:tcPr>
            <w:tcW w:w="1076" w:type="dxa"/>
            <w:shd w:val="clear" w:color="auto" w:fill="auto"/>
          </w:tcPr>
          <w:p w14:paraId="001061C2" w14:textId="6785250C" w:rsidR="00273E2E" w:rsidRDefault="00273E2E" w:rsidP="00273E2E">
            <w:pPr>
              <w:rPr>
                <w:ins w:id="3026" w:author="Alain Komin" w:date="2022-11-03T14:10:00Z"/>
                <w:rFonts w:cs="Arial"/>
                <w:sz w:val="16"/>
                <w:szCs w:val="16"/>
                <w:shd w:val="clear" w:color="auto" w:fill="FFFFFF"/>
              </w:rPr>
            </w:pPr>
            <w:ins w:id="3027" w:author="Alain Komin" w:date="2022-11-03T14:10:00Z">
              <w:r>
                <w:rPr>
                  <w:rFonts w:cs="Arial"/>
                  <w:sz w:val="16"/>
                  <w:szCs w:val="16"/>
                  <w:shd w:val="clear" w:color="auto" w:fill="FFFFFF"/>
                </w:rPr>
                <w:t>List</w:t>
              </w:r>
            </w:ins>
          </w:p>
        </w:tc>
        <w:tc>
          <w:tcPr>
            <w:tcW w:w="1418" w:type="dxa"/>
            <w:shd w:val="clear" w:color="auto" w:fill="auto"/>
          </w:tcPr>
          <w:p w14:paraId="0F82EFC6" w14:textId="79EB30BF" w:rsidR="00273E2E" w:rsidRDefault="00273E2E" w:rsidP="00273E2E">
            <w:pPr>
              <w:rPr>
                <w:ins w:id="3028" w:author="Alain Komin" w:date="2022-11-03T14:10:00Z"/>
                <w:rFonts w:cs="Arial"/>
                <w:sz w:val="16"/>
                <w:szCs w:val="16"/>
                <w:shd w:val="clear" w:color="auto" w:fill="FFFFFF"/>
              </w:rPr>
            </w:pPr>
            <w:ins w:id="3029" w:author="Alain Komin" w:date="2022-11-03T14:10:00Z">
              <w:r>
                <w:rPr>
                  <w:rFonts w:cs="Arial"/>
                  <w:sz w:val="16"/>
                  <w:szCs w:val="16"/>
                  <w:shd w:val="clear" w:color="auto" w:fill="FFFFFF"/>
                </w:rPr>
                <w:t>Order sent to</w:t>
              </w:r>
            </w:ins>
          </w:p>
        </w:tc>
        <w:tc>
          <w:tcPr>
            <w:tcW w:w="1434" w:type="dxa"/>
            <w:shd w:val="clear" w:color="auto" w:fill="auto"/>
          </w:tcPr>
          <w:p w14:paraId="2D353D6C" w14:textId="77777777" w:rsidR="00273E2E" w:rsidRPr="00FC7C78" w:rsidRDefault="00273E2E" w:rsidP="00273E2E">
            <w:pPr>
              <w:rPr>
                <w:ins w:id="3030" w:author="Alain Komin" w:date="2022-11-03T14:10:00Z"/>
                <w:rFonts w:cs="Arial"/>
                <w:sz w:val="16"/>
                <w:szCs w:val="16"/>
                <w:shd w:val="clear" w:color="auto" w:fill="FFFFFF"/>
                <w:rPrChange w:id="3031" w:author="Alain Komin" w:date="2022-11-03T14:08:00Z">
                  <w:rPr>
                    <w:ins w:id="3032" w:author="Alain Komin" w:date="2022-11-03T14:10:00Z"/>
                    <w:rFonts w:cs="Arial"/>
                    <w:sz w:val="16"/>
                    <w:szCs w:val="16"/>
                    <w:shd w:val="clear" w:color="auto" w:fill="FFFFFF"/>
                  </w:rPr>
                </w:rPrChange>
              </w:rPr>
            </w:pPr>
          </w:p>
        </w:tc>
        <w:tc>
          <w:tcPr>
            <w:tcW w:w="1061" w:type="dxa"/>
            <w:shd w:val="clear" w:color="auto" w:fill="auto"/>
          </w:tcPr>
          <w:p w14:paraId="6E822C18" w14:textId="4EBA0519" w:rsidR="00273E2E" w:rsidRDefault="00273E2E" w:rsidP="00273E2E">
            <w:pPr>
              <w:jc w:val="center"/>
              <w:rPr>
                <w:ins w:id="3033" w:author="Alain Komin" w:date="2022-11-03T14:10:00Z"/>
                <w:rFonts w:cs="Arial"/>
                <w:sz w:val="16"/>
                <w:szCs w:val="16"/>
                <w:shd w:val="clear" w:color="auto" w:fill="FFFFFF"/>
              </w:rPr>
            </w:pPr>
            <w:ins w:id="3034" w:author="Alain Komin" w:date="2022-11-03T14:10:00Z">
              <w:r>
                <w:rPr>
                  <w:rFonts w:cs="Arial"/>
                  <w:sz w:val="16"/>
                  <w:szCs w:val="16"/>
                  <w:shd w:val="clear" w:color="auto" w:fill="FFFFFF"/>
                </w:rPr>
                <w:t>T</w:t>
              </w:r>
            </w:ins>
          </w:p>
        </w:tc>
        <w:tc>
          <w:tcPr>
            <w:tcW w:w="874" w:type="dxa"/>
            <w:shd w:val="clear" w:color="auto" w:fill="auto"/>
          </w:tcPr>
          <w:p w14:paraId="12E296DF" w14:textId="77777777" w:rsidR="00273E2E" w:rsidRPr="00FC7C78" w:rsidRDefault="00273E2E" w:rsidP="00273E2E">
            <w:pPr>
              <w:jc w:val="center"/>
              <w:rPr>
                <w:ins w:id="3035" w:author="Alain Komin" w:date="2022-11-03T14:10:00Z"/>
                <w:rFonts w:cs="Arial"/>
                <w:sz w:val="16"/>
                <w:szCs w:val="16"/>
                <w:shd w:val="clear" w:color="auto" w:fill="FFFFFF"/>
                <w:rPrChange w:id="3036" w:author="Alain Komin" w:date="2022-11-03T14:08:00Z">
                  <w:rPr>
                    <w:ins w:id="3037" w:author="Alain Komin" w:date="2022-11-03T14:10:00Z"/>
                    <w:rFonts w:cs="Arial"/>
                    <w:sz w:val="16"/>
                    <w:szCs w:val="16"/>
                    <w:shd w:val="clear" w:color="auto" w:fill="FFFFFF"/>
                  </w:rPr>
                </w:rPrChange>
              </w:rPr>
            </w:pPr>
          </w:p>
        </w:tc>
        <w:tc>
          <w:tcPr>
            <w:tcW w:w="1220" w:type="dxa"/>
            <w:shd w:val="clear" w:color="auto" w:fill="auto"/>
          </w:tcPr>
          <w:p w14:paraId="19C2B01F" w14:textId="10228C85" w:rsidR="00273E2E" w:rsidRDefault="00273E2E" w:rsidP="00273E2E">
            <w:pPr>
              <w:rPr>
                <w:ins w:id="3038" w:author="Alain Komin" w:date="2022-11-03T14:10:00Z"/>
                <w:rFonts w:cs="Arial"/>
                <w:sz w:val="16"/>
                <w:szCs w:val="16"/>
                <w:shd w:val="clear" w:color="auto" w:fill="FFFFFF"/>
              </w:rPr>
            </w:pPr>
            <w:ins w:id="3039" w:author="Alain Komin" w:date="2022-11-03T14:10:00Z">
              <w:r>
                <w:rPr>
                  <w:rFonts w:cs="Arial"/>
                  <w:sz w:val="16"/>
                  <w:szCs w:val="16"/>
                  <w:shd w:val="clear" w:color="auto" w:fill="FFFFFF"/>
                </w:rPr>
                <w:t>Marketing</w:t>
              </w:r>
            </w:ins>
          </w:p>
        </w:tc>
      </w:tr>
      <w:tr w:rsidR="00273E2E" w:rsidRPr="00077E80" w14:paraId="49FE2057" w14:textId="77777777" w:rsidTr="00FC7C78">
        <w:trPr>
          <w:ins w:id="3040" w:author="Alain Komin" w:date="2022-09-27T10:57:00Z"/>
        </w:trPr>
        <w:tc>
          <w:tcPr>
            <w:tcW w:w="2196" w:type="dxa"/>
          </w:tcPr>
          <w:p w14:paraId="7EFDA5D7" w14:textId="130C13AD" w:rsidR="00273E2E" w:rsidRPr="00077E80" w:rsidRDefault="00152668" w:rsidP="00273E2E">
            <w:pPr>
              <w:rPr>
                <w:ins w:id="3041" w:author="Alain Komin" w:date="2022-09-27T10:57:00Z"/>
                <w:rFonts w:cs="Arial"/>
                <w:sz w:val="16"/>
                <w:szCs w:val="16"/>
                <w:shd w:val="clear" w:color="auto" w:fill="FFFFFF"/>
                <w:rPrChange w:id="3042" w:author="Alain Komin" w:date="2022-09-28T10:12:00Z">
                  <w:rPr>
                    <w:ins w:id="3043" w:author="Alain Komin" w:date="2022-09-27T10:57:00Z"/>
                    <w:rFonts w:cs="Arial"/>
                    <w:sz w:val="21"/>
                    <w:szCs w:val="21"/>
                    <w:shd w:val="clear" w:color="auto" w:fill="FFFFFF"/>
                  </w:rPr>
                </w:rPrChange>
              </w:rPr>
            </w:pPr>
            <w:proofErr w:type="spellStart"/>
            <w:ins w:id="3044" w:author="Alain Komin" w:date="2022-11-03T14:42:00Z">
              <w:r w:rsidRPr="00152668">
                <w:rPr>
                  <w:rFonts w:cs="Arial"/>
                  <w:sz w:val="16"/>
                  <w:szCs w:val="16"/>
                  <w:shd w:val="clear" w:color="auto" w:fill="FFFFFF"/>
                  <w:rPrChange w:id="3045" w:author="Alain Komin" w:date="2022-11-03T14:42:00Z">
                    <w:rPr>
                      <w:rFonts w:cs="Arial"/>
                      <w:i/>
                      <w:iCs/>
                      <w:sz w:val="21"/>
                      <w:szCs w:val="21"/>
                      <w:shd w:val="clear" w:color="auto" w:fill="FFFFFF"/>
                    </w:rPr>
                  </w:rPrChange>
                </w:rPr>
                <w:t>custbody_agency_code</w:t>
              </w:r>
            </w:ins>
            <w:proofErr w:type="spellEnd"/>
          </w:p>
        </w:tc>
        <w:tc>
          <w:tcPr>
            <w:tcW w:w="981" w:type="dxa"/>
          </w:tcPr>
          <w:p w14:paraId="63D012C1" w14:textId="1ED6071A" w:rsidR="00273E2E" w:rsidRPr="00077E80" w:rsidRDefault="00273E2E" w:rsidP="00273E2E">
            <w:pPr>
              <w:rPr>
                <w:ins w:id="3046" w:author="Alain Komin" w:date="2022-09-27T10:57:00Z"/>
                <w:rFonts w:cs="Arial"/>
                <w:sz w:val="16"/>
                <w:szCs w:val="16"/>
                <w:shd w:val="clear" w:color="auto" w:fill="FFFFFF"/>
                <w:rPrChange w:id="3047" w:author="Alain Komin" w:date="2022-09-28T10:12:00Z">
                  <w:rPr>
                    <w:ins w:id="3048" w:author="Alain Komin" w:date="2022-09-27T10:57:00Z"/>
                    <w:rFonts w:cs="Arial"/>
                    <w:sz w:val="21"/>
                    <w:szCs w:val="21"/>
                    <w:shd w:val="clear" w:color="auto" w:fill="FFFFFF"/>
                  </w:rPr>
                </w:rPrChange>
              </w:rPr>
            </w:pPr>
            <w:ins w:id="3049" w:author="Alain Komin" w:date="2022-11-03T14:10:00Z">
              <w:r w:rsidRPr="00EF294C">
                <w:rPr>
                  <w:rFonts w:cs="Arial"/>
                  <w:sz w:val="16"/>
                  <w:szCs w:val="16"/>
                  <w:shd w:val="clear" w:color="auto" w:fill="FFFFFF"/>
                </w:rPr>
                <w:t>3</w:t>
              </w:r>
            </w:ins>
          </w:p>
        </w:tc>
        <w:tc>
          <w:tcPr>
            <w:tcW w:w="1076" w:type="dxa"/>
          </w:tcPr>
          <w:p w14:paraId="406C5473" w14:textId="77777777" w:rsidR="00273E2E" w:rsidRPr="00077E80" w:rsidRDefault="00273E2E" w:rsidP="00273E2E">
            <w:pPr>
              <w:rPr>
                <w:ins w:id="3050" w:author="Alain Komin" w:date="2022-09-27T10:57:00Z"/>
                <w:rFonts w:cs="Arial"/>
                <w:sz w:val="16"/>
                <w:szCs w:val="16"/>
                <w:shd w:val="clear" w:color="auto" w:fill="FFFFFF"/>
                <w:rPrChange w:id="3051" w:author="Alain Komin" w:date="2022-09-28T10:12:00Z">
                  <w:rPr>
                    <w:ins w:id="3052" w:author="Alain Komin" w:date="2022-09-27T10:57:00Z"/>
                    <w:rFonts w:cs="Arial"/>
                    <w:sz w:val="21"/>
                    <w:szCs w:val="21"/>
                    <w:shd w:val="clear" w:color="auto" w:fill="FFFFFF"/>
                  </w:rPr>
                </w:rPrChange>
              </w:rPr>
            </w:pPr>
            <w:ins w:id="3053" w:author="Alain Komin" w:date="2022-09-27T10:57:00Z">
              <w:r w:rsidRPr="00077E80">
                <w:rPr>
                  <w:rFonts w:cs="Arial"/>
                  <w:sz w:val="16"/>
                  <w:szCs w:val="16"/>
                  <w:shd w:val="clear" w:color="auto" w:fill="FFFFFF"/>
                  <w:rPrChange w:id="3054" w:author="Alain Komin" w:date="2022-09-28T10:12:00Z">
                    <w:rPr>
                      <w:rFonts w:cs="Arial"/>
                      <w:sz w:val="21"/>
                      <w:szCs w:val="21"/>
                      <w:shd w:val="clear" w:color="auto" w:fill="FFFFFF"/>
                    </w:rPr>
                  </w:rPrChange>
                </w:rPr>
                <w:t>Free-Form Text</w:t>
              </w:r>
            </w:ins>
          </w:p>
        </w:tc>
        <w:tc>
          <w:tcPr>
            <w:tcW w:w="1418" w:type="dxa"/>
          </w:tcPr>
          <w:p w14:paraId="16F08D8E" w14:textId="77777777" w:rsidR="00273E2E" w:rsidRPr="00077E80" w:rsidRDefault="00273E2E" w:rsidP="00273E2E">
            <w:pPr>
              <w:rPr>
                <w:ins w:id="3055" w:author="Alain Komin" w:date="2022-09-27T10:57:00Z"/>
                <w:rFonts w:cs="Arial"/>
                <w:sz w:val="16"/>
                <w:szCs w:val="16"/>
                <w:shd w:val="clear" w:color="auto" w:fill="FFFFFF"/>
                <w:rPrChange w:id="3056" w:author="Alain Komin" w:date="2022-09-28T10:12:00Z">
                  <w:rPr>
                    <w:ins w:id="3057" w:author="Alain Komin" w:date="2022-09-27T10:57:00Z"/>
                    <w:rFonts w:cs="Arial"/>
                    <w:sz w:val="21"/>
                    <w:szCs w:val="21"/>
                    <w:shd w:val="clear" w:color="auto" w:fill="FFFFFF"/>
                  </w:rPr>
                </w:rPrChange>
              </w:rPr>
            </w:pPr>
            <w:ins w:id="3058" w:author="Alain Komin" w:date="2022-09-27T10:57:00Z">
              <w:r w:rsidRPr="00077E80">
                <w:rPr>
                  <w:rFonts w:cs="Arial"/>
                  <w:sz w:val="16"/>
                  <w:szCs w:val="16"/>
                  <w:shd w:val="clear" w:color="auto" w:fill="FFFFFF"/>
                  <w:rPrChange w:id="3059" w:author="Alain Komin" w:date="2022-09-28T10:12:00Z">
                    <w:rPr>
                      <w:rFonts w:cs="Arial"/>
                      <w:sz w:val="21"/>
                      <w:szCs w:val="21"/>
                      <w:shd w:val="clear" w:color="auto" w:fill="FFFFFF"/>
                    </w:rPr>
                  </w:rPrChange>
                </w:rPr>
                <w:t>Agency</w:t>
              </w:r>
            </w:ins>
          </w:p>
        </w:tc>
        <w:tc>
          <w:tcPr>
            <w:tcW w:w="1434" w:type="dxa"/>
          </w:tcPr>
          <w:p w14:paraId="257348E5" w14:textId="77777777" w:rsidR="00273E2E" w:rsidRPr="00077E80" w:rsidRDefault="00273E2E" w:rsidP="00273E2E">
            <w:pPr>
              <w:rPr>
                <w:ins w:id="3060" w:author="Alain Komin" w:date="2022-09-27T10:57:00Z"/>
                <w:rFonts w:cs="Arial"/>
                <w:sz w:val="16"/>
                <w:szCs w:val="16"/>
                <w:shd w:val="clear" w:color="auto" w:fill="FFFFFF"/>
                <w:rPrChange w:id="3061" w:author="Alain Komin" w:date="2022-09-28T10:12:00Z">
                  <w:rPr>
                    <w:ins w:id="3062" w:author="Alain Komin" w:date="2022-09-27T10:57:00Z"/>
                    <w:rFonts w:cs="Arial"/>
                    <w:sz w:val="21"/>
                    <w:szCs w:val="21"/>
                    <w:shd w:val="clear" w:color="auto" w:fill="FFFFFF"/>
                  </w:rPr>
                </w:rPrChange>
              </w:rPr>
            </w:pPr>
          </w:p>
        </w:tc>
        <w:tc>
          <w:tcPr>
            <w:tcW w:w="1061" w:type="dxa"/>
          </w:tcPr>
          <w:p w14:paraId="52C03788" w14:textId="728995C4" w:rsidR="00273E2E" w:rsidRPr="00077E80" w:rsidRDefault="00273E2E" w:rsidP="00273E2E">
            <w:pPr>
              <w:jc w:val="center"/>
              <w:rPr>
                <w:ins w:id="3063" w:author="Alain Komin" w:date="2022-09-27T10:57:00Z"/>
                <w:rFonts w:cs="Arial"/>
                <w:sz w:val="16"/>
                <w:szCs w:val="16"/>
                <w:shd w:val="clear" w:color="auto" w:fill="FFFFFF"/>
                <w:rPrChange w:id="3064" w:author="Alain Komin" w:date="2022-09-28T10:12:00Z">
                  <w:rPr>
                    <w:ins w:id="3065" w:author="Alain Komin" w:date="2022-09-27T10:57:00Z"/>
                    <w:rFonts w:cs="Arial"/>
                    <w:sz w:val="21"/>
                    <w:szCs w:val="21"/>
                    <w:shd w:val="clear" w:color="auto" w:fill="FFFFFF"/>
                  </w:rPr>
                </w:rPrChange>
              </w:rPr>
              <w:pPrChange w:id="3066" w:author="Alain Komin" w:date="2022-09-28T10:26:00Z">
                <w:pPr/>
              </w:pPrChange>
            </w:pPr>
            <w:ins w:id="3067" w:author="Alain Komin" w:date="2022-10-26T10:34:00Z">
              <w:r>
                <w:rPr>
                  <w:rFonts w:cs="Arial"/>
                  <w:sz w:val="16"/>
                  <w:szCs w:val="16"/>
                  <w:shd w:val="clear" w:color="auto" w:fill="FFFFFF"/>
                </w:rPr>
                <w:t>T</w:t>
              </w:r>
            </w:ins>
          </w:p>
        </w:tc>
        <w:tc>
          <w:tcPr>
            <w:tcW w:w="874" w:type="dxa"/>
          </w:tcPr>
          <w:p w14:paraId="331F3B0B" w14:textId="77777777" w:rsidR="00273E2E" w:rsidRPr="00077E80" w:rsidRDefault="00273E2E" w:rsidP="00273E2E">
            <w:pPr>
              <w:jc w:val="center"/>
              <w:rPr>
                <w:ins w:id="3068" w:author="Alain Komin" w:date="2022-09-27T10:57:00Z"/>
                <w:rFonts w:cs="Arial"/>
                <w:sz w:val="16"/>
                <w:szCs w:val="16"/>
                <w:shd w:val="clear" w:color="auto" w:fill="FFFFFF"/>
                <w:rPrChange w:id="3069" w:author="Alain Komin" w:date="2022-09-28T10:12:00Z">
                  <w:rPr>
                    <w:ins w:id="3070" w:author="Alain Komin" w:date="2022-09-27T10:57:00Z"/>
                    <w:rFonts w:cs="Arial"/>
                    <w:sz w:val="21"/>
                    <w:szCs w:val="21"/>
                    <w:shd w:val="clear" w:color="auto" w:fill="FFFFFF"/>
                  </w:rPr>
                </w:rPrChange>
              </w:rPr>
              <w:pPrChange w:id="3071" w:author="Alain Komin" w:date="2022-09-28T10:26:00Z">
                <w:pPr/>
              </w:pPrChange>
            </w:pPr>
            <w:ins w:id="3072" w:author="Alain Komin" w:date="2022-09-27T10:57:00Z">
              <w:r w:rsidRPr="00077E80">
                <w:rPr>
                  <w:rFonts w:cs="Arial"/>
                  <w:sz w:val="16"/>
                  <w:szCs w:val="16"/>
                  <w:shd w:val="clear" w:color="auto" w:fill="FFFFFF"/>
                  <w:rPrChange w:id="3073" w:author="Alain Komin" w:date="2022-09-28T10:12:00Z">
                    <w:rPr>
                      <w:rFonts w:cs="Arial"/>
                      <w:sz w:val="21"/>
                      <w:szCs w:val="21"/>
                      <w:shd w:val="clear" w:color="auto" w:fill="FFFFFF"/>
                    </w:rPr>
                  </w:rPrChange>
                </w:rPr>
                <w:t>6</w:t>
              </w:r>
            </w:ins>
          </w:p>
        </w:tc>
        <w:tc>
          <w:tcPr>
            <w:tcW w:w="1220" w:type="dxa"/>
          </w:tcPr>
          <w:p w14:paraId="5028D848" w14:textId="77777777" w:rsidR="00273E2E" w:rsidRPr="00077E80" w:rsidRDefault="00273E2E" w:rsidP="00273E2E">
            <w:pPr>
              <w:rPr>
                <w:ins w:id="3074" w:author="Alain Komin" w:date="2022-09-27T10:57:00Z"/>
                <w:rFonts w:cs="Arial"/>
                <w:sz w:val="16"/>
                <w:szCs w:val="16"/>
                <w:shd w:val="clear" w:color="auto" w:fill="FFFFFF"/>
                <w:rPrChange w:id="3075" w:author="Alain Komin" w:date="2022-09-28T10:12:00Z">
                  <w:rPr>
                    <w:ins w:id="3076" w:author="Alain Komin" w:date="2022-09-27T10:57:00Z"/>
                    <w:rFonts w:cs="Arial"/>
                    <w:sz w:val="21"/>
                    <w:szCs w:val="21"/>
                    <w:shd w:val="clear" w:color="auto" w:fill="FFFFFF"/>
                  </w:rPr>
                </w:rPrChange>
              </w:rPr>
            </w:pPr>
            <w:ins w:id="3077" w:author="Alain Komin" w:date="2022-09-27T10:57:00Z">
              <w:r w:rsidRPr="00077E80">
                <w:rPr>
                  <w:rFonts w:cs="Arial"/>
                  <w:sz w:val="16"/>
                  <w:szCs w:val="16"/>
                  <w:shd w:val="clear" w:color="auto" w:fill="FFFFFF"/>
                  <w:rPrChange w:id="3078" w:author="Alain Komin" w:date="2022-09-28T10:12:00Z">
                    <w:rPr>
                      <w:rFonts w:cs="Arial"/>
                      <w:sz w:val="21"/>
                      <w:szCs w:val="21"/>
                      <w:shd w:val="clear" w:color="auto" w:fill="FFFFFF"/>
                    </w:rPr>
                  </w:rPrChange>
                </w:rPr>
                <w:t>Equipment</w:t>
              </w:r>
            </w:ins>
          </w:p>
        </w:tc>
      </w:tr>
      <w:tr w:rsidR="00273E2E" w:rsidRPr="00077E80" w14:paraId="49D87B81" w14:textId="77777777" w:rsidTr="00FC7C78">
        <w:trPr>
          <w:ins w:id="3079" w:author="Alain Komin" w:date="2022-09-27T10:57:00Z"/>
        </w:trPr>
        <w:tc>
          <w:tcPr>
            <w:tcW w:w="2196" w:type="dxa"/>
          </w:tcPr>
          <w:p w14:paraId="352B8FCF" w14:textId="4C616D97" w:rsidR="00273E2E" w:rsidRPr="00077E80" w:rsidRDefault="00152668" w:rsidP="00273E2E">
            <w:pPr>
              <w:rPr>
                <w:ins w:id="3080" w:author="Alain Komin" w:date="2022-09-27T10:57:00Z"/>
                <w:rFonts w:cs="Arial"/>
                <w:sz w:val="16"/>
                <w:szCs w:val="16"/>
                <w:shd w:val="clear" w:color="auto" w:fill="FFFFFF"/>
                <w:rPrChange w:id="3081" w:author="Alain Komin" w:date="2022-09-28T10:12:00Z">
                  <w:rPr>
                    <w:ins w:id="3082" w:author="Alain Komin" w:date="2022-09-27T10:57:00Z"/>
                    <w:rFonts w:cs="Arial"/>
                    <w:sz w:val="21"/>
                    <w:szCs w:val="21"/>
                    <w:shd w:val="clear" w:color="auto" w:fill="FFFFFF"/>
                  </w:rPr>
                </w:rPrChange>
              </w:rPr>
            </w:pPr>
            <w:proofErr w:type="spellStart"/>
            <w:ins w:id="3083" w:author="Alain Komin" w:date="2022-11-03T14:42:00Z">
              <w:r w:rsidRPr="00EF294C">
                <w:rPr>
                  <w:rFonts w:cs="Arial"/>
                  <w:sz w:val="16"/>
                  <w:szCs w:val="16"/>
                  <w:shd w:val="clear" w:color="auto" w:fill="FFFFFF"/>
                </w:rPr>
                <w:t>custbody</w:t>
              </w:r>
              <w:proofErr w:type="spellEnd"/>
              <w:r w:rsidRPr="00077E80">
                <w:rPr>
                  <w:rFonts w:cs="Arial"/>
                  <w:sz w:val="16"/>
                  <w:szCs w:val="16"/>
                  <w:shd w:val="clear" w:color="auto" w:fill="FFFFFF"/>
                  <w:rPrChange w:id="3084" w:author="Alain Komin" w:date="2022-09-28T10:12:00Z">
                    <w:rPr>
                      <w:rFonts w:cs="Arial"/>
                      <w:sz w:val="16"/>
                      <w:szCs w:val="16"/>
                      <w:shd w:val="clear" w:color="auto" w:fill="FFFFFF"/>
                    </w:rPr>
                  </w:rPrChange>
                </w:rPr>
                <w:t xml:space="preserve"> </w:t>
              </w:r>
            </w:ins>
            <w:proofErr w:type="spellStart"/>
            <w:ins w:id="3085" w:author="Alain Komin" w:date="2022-09-27T10:57:00Z">
              <w:r w:rsidR="00273E2E" w:rsidRPr="00077E80">
                <w:rPr>
                  <w:rFonts w:cs="Arial"/>
                  <w:sz w:val="16"/>
                  <w:szCs w:val="16"/>
                  <w:shd w:val="clear" w:color="auto" w:fill="FFFFFF"/>
                  <w:rPrChange w:id="3086" w:author="Alain Komin" w:date="2022-09-28T10:12:00Z">
                    <w:rPr>
                      <w:rFonts w:cs="Arial"/>
                      <w:sz w:val="21"/>
                      <w:szCs w:val="21"/>
                      <w:shd w:val="clear" w:color="auto" w:fill="FFFFFF"/>
                    </w:rPr>
                  </w:rPrChange>
                </w:rPr>
                <w:t>_order_type</w:t>
              </w:r>
              <w:proofErr w:type="spellEnd"/>
            </w:ins>
          </w:p>
        </w:tc>
        <w:tc>
          <w:tcPr>
            <w:tcW w:w="981" w:type="dxa"/>
          </w:tcPr>
          <w:p w14:paraId="6338C8BF" w14:textId="5C875DAB" w:rsidR="00273E2E" w:rsidRPr="00077E80" w:rsidRDefault="00273E2E" w:rsidP="00273E2E">
            <w:pPr>
              <w:rPr>
                <w:ins w:id="3087" w:author="Alain Komin" w:date="2022-09-27T10:57:00Z"/>
                <w:rFonts w:cs="Arial"/>
                <w:sz w:val="16"/>
                <w:szCs w:val="16"/>
                <w:shd w:val="clear" w:color="auto" w:fill="FFFFFF"/>
                <w:rPrChange w:id="3088" w:author="Alain Komin" w:date="2022-09-28T10:12:00Z">
                  <w:rPr>
                    <w:ins w:id="3089" w:author="Alain Komin" w:date="2022-09-27T10:57:00Z"/>
                    <w:rFonts w:cs="Arial"/>
                    <w:sz w:val="21"/>
                    <w:szCs w:val="21"/>
                    <w:shd w:val="clear" w:color="auto" w:fill="FFFFFF"/>
                  </w:rPr>
                </w:rPrChange>
              </w:rPr>
            </w:pPr>
            <w:ins w:id="3090" w:author="Alain Komin" w:date="2022-11-03T14:10:00Z">
              <w:r w:rsidRPr="00EF294C">
                <w:rPr>
                  <w:rFonts w:cs="Arial"/>
                  <w:sz w:val="16"/>
                  <w:szCs w:val="16"/>
                  <w:shd w:val="clear" w:color="auto" w:fill="FFFFFF"/>
                </w:rPr>
                <w:t>4</w:t>
              </w:r>
            </w:ins>
          </w:p>
        </w:tc>
        <w:tc>
          <w:tcPr>
            <w:tcW w:w="1076" w:type="dxa"/>
          </w:tcPr>
          <w:p w14:paraId="147A2B58" w14:textId="77777777" w:rsidR="00273E2E" w:rsidRPr="00077E80" w:rsidRDefault="00273E2E" w:rsidP="00273E2E">
            <w:pPr>
              <w:rPr>
                <w:ins w:id="3091" w:author="Alain Komin" w:date="2022-09-27T10:57:00Z"/>
                <w:rFonts w:cs="Arial"/>
                <w:sz w:val="16"/>
                <w:szCs w:val="16"/>
                <w:shd w:val="clear" w:color="auto" w:fill="FFFFFF"/>
                <w:rPrChange w:id="3092" w:author="Alain Komin" w:date="2022-09-28T10:12:00Z">
                  <w:rPr>
                    <w:ins w:id="3093" w:author="Alain Komin" w:date="2022-09-27T10:57:00Z"/>
                    <w:rFonts w:cs="Arial"/>
                    <w:sz w:val="21"/>
                    <w:szCs w:val="21"/>
                    <w:shd w:val="clear" w:color="auto" w:fill="FFFFFF"/>
                  </w:rPr>
                </w:rPrChange>
              </w:rPr>
            </w:pPr>
            <w:ins w:id="3094" w:author="Alain Komin" w:date="2022-09-27T10:57:00Z">
              <w:r w:rsidRPr="00077E80">
                <w:rPr>
                  <w:rFonts w:cs="Arial"/>
                  <w:sz w:val="16"/>
                  <w:szCs w:val="16"/>
                  <w:shd w:val="clear" w:color="auto" w:fill="FFFFFF"/>
                  <w:rPrChange w:id="3095" w:author="Alain Komin" w:date="2022-09-28T10:12:00Z">
                    <w:rPr>
                      <w:rFonts w:cs="Arial"/>
                      <w:sz w:val="21"/>
                      <w:szCs w:val="21"/>
                      <w:shd w:val="clear" w:color="auto" w:fill="FFFFFF"/>
                    </w:rPr>
                  </w:rPrChange>
                </w:rPr>
                <w:t>List</w:t>
              </w:r>
            </w:ins>
          </w:p>
        </w:tc>
        <w:tc>
          <w:tcPr>
            <w:tcW w:w="1418" w:type="dxa"/>
          </w:tcPr>
          <w:p w14:paraId="2DDD8E49" w14:textId="77777777" w:rsidR="00273E2E" w:rsidRPr="00077E80" w:rsidRDefault="00273E2E" w:rsidP="00273E2E">
            <w:pPr>
              <w:rPr>
                <w:ins w:id="3096" w:author="Alain Komin" w:date="2022-09-27T10:57:00Z"/>
                <w:rFonts w:cs="Arial"/>
                <w:sz w:val="16"/>
                <w:szCs w:val="16"/>
                <w:shd w:val="clear" w:color="auto" w:fill="FFFFFF"/>
                <w:rPrChange w:id="3097" w:author="Alain Komin" w:date="2022-09-28T10:12:00Z">
                  <w:rPr>
                    <w:ins w:id="3098" w:author="Alain Komin" w:date="2022-09-27T10:57:00Z"/>
                    <w:rFonts w:cs="Arial"/>
                    <w:sz w:val="21"/>
                    <w:szCs w:val="21"/>
                    <w:shd w:val="clear" w:color="auto" w:fill="FFFFFF"/>
                  </w:rPr>
                </w:rPrChange>
              </w:rPr>
            </w:pPr>
            <w:ins w:id="3099" w:author="Alain Komin" w:date="2022-09-27T10:57:00Z">
              <w:r w:rsidRPr="00077E80">
                <w:rPr>
                  <w:rFonts w:cs="Arial"/>
                  <w:sz w:val="16"/>
                  <w:szCs w:val="16"/>
                  <w:shd w:val="clear" w:color="auto" w:fill="FFFFFF"/>
                  <w:rPrChange w:id="3100" w:author="Alain Komin" w:date="2022-09-28T10:12:00Z">
                    <w:rPr>
                      <w:rFonts w:cs="Arial"/>
                      <w:sz w:val="21"/>
                      <w:szCs w:val="21"/>
                      <w:shd w:val="clear" w:color="auto" w:fill="FFFFFF"/>
                    </w:rPr>
                  </w:rPrChange>
                </w:rPr>
                <w:t>Order Type</w:t>
              </w:r>
            </w:ins>
          </w:p>
        </w:tc>
        <w:tc>
          <w:tcPr>
            <w:tcW w:w="1434" w:type="dxa"/>
          </w:tcPr>
          <w:p w14:paraId="27A84CA7" w14:textId="77777777" w:rsidR="00273E2E" w:rsidRPr="00077E80" w:rsidRDefault="00273E2E" w:rsidP="00273E2E">
            <w:pPr>
              <w:rPr>
                <w:ins w:id="3101" w:author="Alain Komin" w:date="2022-09-27T10:57:00Z"/>
                <w:rFonts w:cs="Arial"/>
                <w:sz w:val="16"/>
                <w:szCs w:val="16"/>
                <w:shd w:val="clear" w:color="auto" w:fill="FFFFFF"/>
                <w:rPrChange w:id="3102" w:author="Alain Komin" w:date="2022-09-28T10:12:00Z">
                  <w:rPr>
                    <w:ins w:id="3103" w:author="Alain Komin" w:date="2022-09-27T10:57:00Z"/>
                    <w:rFonts w:cs="Arial"/>
                    <w:sz w:val="21"/>
                    <w:szCs w:val="21"/>
                    <w:shd w:val="clear" w:color="auto" w:fill="FFFFFF"/>
                  </w:rPr>
                </w:rPrChange>
              </w:rPr>
            </w:pPr>
            <w:ins w:id="3104" w:author="Alain Komin" w:date="2022-09-27T10:57:00Z">
              <w:r w:rsidRPr="00077E80">
                <w:rPr>
                  <w:rFonts w:cs="Arial"/>
                  <w:sz w:val="16"/>
                  <w:szCs w:val="16"/>
                  <w:shd w:val="clear" w:color="auto" w:fill="FFFFFF"/>
                  <w:rPrChange w:id="3105" w:author="Alain Komin" w:date="2022-09-28T10:12:00Z">
                    <w:rPr>
                      <w:rFonts w:cs="Arial"/>
                      <w:sz w:val="21"/>
                      <w:szCs w:val="21"/>
                      <w:shd w:val="clear" w:color="auto" w:fill="FFFFFF"/>
                    </w:rPr>
                  </w:rPrChange>
                </w:rPr>
                <w:t>Select order type…</w:t>
              </w:r>
            </w:ins>
          </w:p>
        </w:tc>
        <w:tc>
          <w:tcPr>
            <w:tcW w:w="1061" w:type="dxa"/>
          </w:tcPr>
          <w:p w14:paraId="7E917D1A" w14:textId="4D0EF53F" w:rsidR="00273E2E" w:rsidRPr="00077E80" w:rsidRDefault="00273E2E" w:rsidP="00273E2E">
            <w:pPr>
              <w:jc w:val="center"/>
              <w:rPr>
                <w:ins w:id="3106" w:author="Alain Komin" w:date="2022-09-27T10:57:00Z"/>
                <w:rFonts w:cs="Arial"/>
                <w:sz w:val="16"/>
                <w:szCs w:val="16"/>
                <w:shd w:val="clear" w:color="auto" w:fill="FFFFFF"/>
                <w:rPrChange w:id="3107" w:author="Alain Komin" w:date="2022-09-28T10:12:00Z">
                  <w:rPr>
                    <w:ins w:id="3108" w:author="Alain Komin" w:date="2022-09-27T10:57:00Z"/>
                    <w:rFonts w:cs="Arial"/>
                    <w:sz w:val="21"/>
                    <w:szCs w:val="21"/>
                    <w:shd w:val="clear" w:color="auto" w:fill="FFFFFF"/>
                  </w:rPr>
                </w:rPrChange>
              </w:rPr>
              <w:pPrChange w:id="3109" w:author="Alain Komin" w:date="2022-09-28T10:26:00Z">
                <w:pPr/>
              </w:pPrChange>
            </w:pPr>
            <w:ins w:id="3110" w:author="Alain Komin" w:date="2022-09-27T12:52:00Z">
              <w:r w:rsidRPr="00077E80">
                <w:rPr>
                  <w:rFonts w:cs="Arial"/>
                  <w:sz w:val="16"/>
                  <w:szCs w:val="16"/>
                  <w:shd w:val="clear" w:color="auto" w:fill="FFFFFF"/>
                  <w:rPrChange w:id="3111" w:author="Alain Komin" w:date="2022-09-28T10:12:00Z">
                    <w:rPr>
                      <w:rFonts w:cs="Arial"/>
                      <w:sz w:val="14"/>
                      <w:szCs w:val="14"/>
                      <w:shd w:val="clear" w:color="auto" w:fill="FFFFFF"/>
                    </w:rPr>
                  </w:rPrChange>
                </w:rPr>
                <w:t>T</w:t>
              </w:r>
            </w:ins>
          </w:p>
        </w:tc>
        <w:tc>
          <w:tcPr>
            <w:tcW w:w="874" w:type="dxa"/>
          </w:tcPr>
          <w:p w14:paraId="2E7957DD" w14:textId="77777777" w:rsidR="00273E2E" w:rsidRPr="00077E80" w:rsidRDefault="00273E2E" w:rsidP="00273E2E">
            <w:pPr>
              <w:jc w:val="center"/>
              <w:rPr>
                <w:ins w:id="3112" w:author="Alain Komin" w:date="2022-09-27T10:57:00Z"/>
                <w:rFonts w:cs="Arial"/>
                <w:sz w:val="16"/>
                <w:szCs w:val="16"/>
                <w:shd w:val="clear" w:color="auto" w:fill="FFFFFF"/>
                <w:rPrChange w:id="3113" w:author="Alain Komin" w:date="2022-09-28T10:12:00Z">
                  <w:rPr>
                    <w:ins w:id="3114" w:author="Alain Komin" w:date="2022-09-27T10:57:00Z"/>
                    <w:rFonts w:cs="Arial"/>
                    <w:sz w:val="21"/>
                    <w:szCs w:val="21"/>
                    <w:shd w:val="clear" w:color="auto" w:fill="FFFFFF"/>
                  </w:rPr>
                </w:rPrChange>
              </w:rPr>
              <w:pPrChange w:id="3115" w:author="Alain Komin" w:date="2022-09-28T10:26:00Z">
                <w:pPr/>
              </w:pPrChange>
            </w:pPr>
          </w:p>
        </w:tc>
        <w:tc>
          <w:tcPr>
            <w:tcW w:w="1220" w:type="dxa"/>
          </w:tcPr>
          <w:p w14:paraId="002C9839" w14:textId="77777777" w:rsidR="00273E2E" w:rsidRPr="00077E80" w:rsidRDefault="00273E2E" w:rsidP="00273E2E">
            <w:pPr>
              <w:rPr>
                <w:ins w:id="3116" w:author="Alain Komin" w:date="2022-09-27T10:57:00Z"/>
                <w:rFonts w:cs="Arial"/>
                <w:sz w:val="16"/>
                <w:szCs w:val="16"/>
                <w:shd w:val="clear" w:color="auto" w:fill="FFFFFF"/>
                <w:rPrChange w:id="3117" w:author="Alain Komin" w:date="2022-09-28T10:12:00Z">
                  <w:rPr>
                    <w:ins w:id="3118" w:author="Alain Komin" w:date="2022-09-27T10:57:00Z"/>
                    <w:rFonts w:cs="Arial"/>
                    <w:sz w:val="21"/>
                    <w:szCs w:val="21"/>
                    <w:shd w:val="clear" w:color="auto" w:fill="FFFFFF"/>
                  </w:rPr>
                </w:rPrChange>
              </w:rPr>
            </w:pPr>
            <w:ins w:id="3119" w:author="Alain Komin" w:date="2022-09-27T10:57:00Z">
              <w:r w:rsidRPr="00077E80">
                <w:rPr>
                  <w:rFonts w:cs="Arial"/>
                  <w:sz w:val="16"/>
                  <w:szCs w:val="16"/>
                  <w:shd w:val="clear" w:color="auto" w:fill="FFFFFF"/>
                  <w:rPrChange w:id="3120" w:author="Alain Komin" w:date="2022-09-28T10:12:00Z">
                    <w:rPr>
                      <w:rFonts w:cs="Arial"/>
                      <w:sz w:val="21"/>
                      <w:szCs w:val="21"/>
                      <w:shd w:val="clear" w:color="auto" w:fill="FFFFFF"/>
                    </w:rPr>
                  </w:rPrChange>
                </w:rPr>
                <w:t>Equipment</w:t>
              </w:r>
            </w:ins>
          </w:p>
        </w:tc>
      </w:tr>
      <w:tr w:rsidR="00273E2E" w:rsidRPr="00077E80" w14:paraId="3FAC7FA6" w14:textId="77777777" w:rsidTr="00FC7C78">
        <w:trPr>
          <w:ins w:id="3121" w:author="Alain Komin" w:date="2022-09-27T10:57:00Z"/>
        </w:trPr>
        <w:tc>
          <w:tcPr>
            <w:tcW w:w="2196" w:type="dxa"/>
          </w:tcPr>
          <w:p w14:paraId="1106D192" w14:textId="76A79D5C" w:rsidR="00273E2E" w:rsidRPr="00077E80" w:rsidRDefault="00152668" w:rsidP="00273E2E">
            <w:pPr>
              <w:rPr>
                <w:ins w:id="3122" w:author="Alain Komin" w:date="2022-09-27T10:57:00Z"/>
                <w:rFonts w:cs="Arial"/>
                <w:sz w:val="16"/>
                <w:szCs w:val="16"/>
                <w:shd w:val="clear" w:color="auto" w:fill="FFFFFF"/>
                <w:rPrChange w:id="3123" w:author="Alain Komin" w:date="2022-09-28T10:12:00Z">
                  <w:rPr>
                    <w:ins w:id="3124" w:author="Alain Komin" w:date="2022-09-27T10:57:00Z"/>
                    <w:rFonts w:cs="Arial"/>
                    <w:sz w:val="21"/>
                    <w:szCs w:val="21"/>
                    <w:shd w:val="clear" w:color="auto" w:fill="FFFFFF"/>
                  </w:rPr>
                </w:rPrChange>
              </w:rPr>
            </w:pPr>
            <w:proofErr w:type="spellStart"/>
            <w:ins w:id="3125" w:author="Alain Komin" w:date="2022-11-03T14:42:00Z">
              <w:r w:rsidRPr="00EF294C">
                <w:rPr>
                  <w:rFonts w:cs="Arial"/>
                  <w:sz w:val="16"/>
                  <w:szCs w:val="16"/>
                  <w:shd w:val="clear" w:color="auto" w:fill="FFFFFF"/>
                </w:rPr>
                <w:t>custbody</w:t>
              </w:r>
              <w:proofErr w:type="spellEnd"/>
              <w:r w:rsidRPr="00077E80">
                <w:rPr>
                  <w:rFonts w:cs="Arial"/>
                  <w:sz w:val="16"/>
                  <w:szCs w:val="16"/>
                  <w:shd w:val="clear" w:color="auto" w:fill="FFFFFF"/>
                  <w:rPrChange w:id="3126" w:author="Alain Komin" w:date="2022-09-28T10:12:00Z">
                    <w:rPr>
                      <w:rFonts w:cs="Arial"/>
                      <w:sz w:val="16"/>
                      <w:szCs w:val="16"/>
                      <w:shd w:val="clear" w:color="auto" w:fill="FFFFFF"/>
                    </w:rPr>
                  </w:rPrChange>
                </w:rPr>
                <w:t xml:space="preserve"> </w:t>
              </w:r>
            </w:ins>
            <w:proofErr w:type="spellStart"/>
            <w:ins w:id="3127" w:author="Alain Komin" w:date="2022-09-27T10:57:00Z">
              <w:r w:rsidR="00273E2E" w:rsidRPr="00077E80">
                <w:rPr>
                  <w:rFonts w:cs="Arial"/>
                  <w:sz w:val="16"/>
                  <w:szCs w:val="16"/>
                  <w:shd w:val="clear" w:color="auto" w:fill="FFFFFF"/>
                  <w:rPrChange w:id="3128" w:author="Alain Komin" w:date="2022-09-28T10:12:00Z">
                    <w:rPr>
                      <w:rFonts w:cs="Arial"/>
                      <w:sz w:val="21"/>
                      <w:szCs w:val="21"/>
                      <w:shd w:val="clear" w:color="auto" w:fill="FFFFFF"/>
                    </w:rPr>
                  </w:rPrChange>
                </w:rPr>
                <w:t>_order_sent_to</w:t>
              </w:r>
              <w:proofErr w:type="spellEnd"/>
            </w:ins>
          </w:p>
        </w:tc>
        <w:tc>
          <w:tcPr>
            <w:tcW w:w="981" w:type="dxa"/>
          </w:tcPr>
          <w:p w14:paraId="4DA27766" w14:textId="27EFFF15" w:rsidR="00273E2E" w:rsidRPr="00077E80" w:rsidRDefault="00273E2E" w:rsidP="00273E2E">
            <w:pPr>
              <w:rPr>
                <w:ins w:id="3129" w:author="Alain Komin" w:date="2022-09-27T10:57:00Z"/>
                <w:rFonts w:cs="Arial"/>
                <w:sz w:val="16"/>
                <w:szCs w:val="16"/>
                <w:shd w:val="clear" w:color="auto" w:fill="FFFFFF"/>
                <w:rPrChange w:id="3130" w:author="Alain Komin" w:date="2022-09-28T10:12:00Z">
                  <w:rPr>
                    <w:ins w:id="3131" w:author="Alain Komin" w:date="2022-09-27T10:57:00Z"/>
                    <w:rFonts w:cs="Arial"/>
                    <w:sz w:val="21"/>
                    <w:szCs w:val="21"/>
                    <w:shd w:val="clear" w:color="auto" w:fill="FFFFFF"/>
                  </w:rPr>
                </w:rPrChange>
              </w:rPr>
            </w:pPr>
            <w:ins w:id="3132" w:author="Alain Komin" w:date="2022-11-03T14:10:00Z">
              <w:r w:rsidRPr="00EF294C">
                <w:rPr>
                  <w:rFonts w:cs="Arial"/>
                  <w:sz w:val="16"/>
                  <w:szCs w:val="16"/>
                  <w:shd w:val="clear" w:color="auto" w:fill="FFFFFF"/>
                </w:rPr>
                <w:t>5</w:t>
              </w:r>
            </w:ins>
          </w:p>
        </w:tc>
        <w:tc>
          <w:tcPr>
            <w:tcW w:w="1076" w:type="dxa"/>
          </w:tcPr>
          <w:p w14:paraId="6CCB6815" w14:textId="77777777" w:rsidR="00273E2E" w:rsidRPr="00077E80" w:rsidRDefault="00273E2E" w:rsidP="00273E2E">
            <w:pPr>
              <w:rPr>
                <w:ins w:id="3133" w:author="Alain Komin" w:date="2022-09-27T10:57:00Z"/>
                <w:rFonts w:cs="Arial"/>
                <w:sz w:val="16"/>
                <w:szCs w:val="16"/>
                <w:shd w:val="clear" w:color="auto" w:fill="FFFFFF"/>
                <w:rPrChange w:id="3134" w:author="Alain Komin" w:date="2022-09-28T10:12:00Z">
                  <w:rPr>
                    <w:ins w:id="3135" w:author="Alain Komin" w:date="2022-09-27T10:57:00Z"/>
                    <w:rFonts w:cs="Arial"/>
                    <w:sz w:val="21"/>
                    <w:szCs w:val="21"/>
                    <w:shd w:val="clear" w:color="auto" w:fill="FFFFFF"/>
                  </w:rPr>
                </w:rPrChange>
              </w:rPr>
            </w:pPr>
            <w:ins w:id="3136" w:author="Alain Komin" w:date="2022-09-27T10:57:00Z">
              <w:r w:rsidRPr="00077E80">
                <w:rPr>
                  <w:rFonts w:cs="Arial"/>
                  <w:sz w:val="16"/>
                  <w:szCs w:val="16"/>
                  <w:shd w:val="clear" w:color="auto" w:fill="FFFFFF"/>
                  <w:rPrChange w:id="3137" w:author="Alain Komin" w:date="2022-09-28T10:12:00Z">
                    <w:rPr>
                      <w:rFonts w:cs="Arial"/>
                      <w:sz w:val="21"/>
                      <w:szCs w:val="21"/>
                      <w:shd w:val="clear" w:color="auto" w:fill="FFFFFF"/>
                    </w:rPr>
                  </w:rPrChange>
                </w:rPr>
                <w:t>List</w:t>
              </w:r>
            </w:ins>
          </w:p>
        </w:tc>
        <w:tc>
          <w:tcPr>
            <w:tcW w:w="1418" w:type="dxa"/>
          </w:tcPr>
          <w:p w14:paraId="5264DA46" w14:textId="77777777" w:rsidR="00273E2E" w:rsidRPr="00077E80" w:rsidRDefault="00273E2E" w:rsidP="00273E2E">
            <w:pPr>
              <w:rPr>
                <w:ins w:id="3138" w:author="Alain Komin" w:date="2022-09-27T10:57:00Z"/>
                <w:rFonts w:cs="Arial"/>
                <w:sz w:val="16"/>
                <w:szCs w:val="16"/>
                <w:shd w:val="clear" w:color="auto" w:fill="FFFFFF"/>
                <w:rPrChange w:id="3139" w:author="Alain Komin" w:date="2022-09-28T10:12:00Z">
                  <w:rPr>
                    <w:ins w:id="3140" w:author="Alain Komin" w:date="2022-09-27T10:57:00Z"/>
                    <w:rFonts w:cs="Arial"/>
                    <w:sz w:val="21"/>
                    <w:szCs w:val="21"/>
                    <w:shd w:val="clear" w:color="auto" w:fill="FFFFFF"/>
                  </w:rPr>
                </w:rPrChange>
              </w:rPr>
            </w:pPr>
            <w:ins w:id="3141" w:author="Alain Komin" w:date="2022-09-27T10:57:00Z">
              <w:r w:rsidRPr="00077E80">
                <w:rPr>
                  <w:rFonts w:cs="Arial"/>
                  <w:sz w:val="16"/>
                  <w:szCs w:val="16"/>
                  <w:shd w:val="clear" w:color="auto" w:fill="FFFFFF"/>
                  <w:rPrChange w:id="3142" w:author="Alain Komin" w:date="2022-09-28T10:12:00Z">
                    <w:rPr>
                      <w:rFonts w:cs="Arial"/>
                      <w:sz w:val="21"/>
                      <w:szCs w:val="21"/>
                      <w:shd w:val="clear" w:color="auto" w:fill="FFFFFF"/>
                    </w:rPr>
                  </w:rPrChange>
                </w:rPr>
                <w:t>This order will be sent to</w:t>
              </w:r>
            </w:ins>
          </w:p>
        </w:tc>
        <w:tc>
          <w:tcPr>
            <w:tcW w:w="1434" w:type="dxa"/>
          </w:tcPr>
          <w:p w14:paraId="021697F5" w14:textId="77777777" w:rsidR="00273E2E" w:rsidRPr="00077E80" w:rsidRDefault="00273E2E" w:rsidP="00273E2E">
            <w:pPr>
              <w:rPr>
                <w:ins w:id="3143" w:author="Alain Komin" w:date="2022-09-27T10:57:00Z"/>
                <w:rFonts w:cs="Arial"/>
                <w:sz w:val="16"/>
                <w:szCs w:val="16"/>
                <w:shd w:val="clear" w:color="auto" w:fill="FFFFFF"/>
                <w:rPrChange w:id="3144" w:author="Alain Komin" w:date="2022-09-28T10:12:00Z">
                  <w:rPr>
                    <w:ins w:id="3145" w:author="Alain Komin" w:date="2022-09-27T10:57:00Z"/>
                    <w:rFonts w:cs="Arial"/>
                    <w:sz w:val="21"/>
                    <w:szCs w:val="21"/>
                    <w:shd w:val="clear" w:color="auto" w:fill="FFFFFF"/>
                  </w:rPr>
                </w:rPrChange>
              </w:rPr>
            </w:pPr>
          </w:p>
        </w:tc>
        <w:tc>
          <w:tcPr>
            <w:tcW w:w="1061" w:type="dxa"/>
          </w:tcPr>
          <w:p w14:paraId="37D05464" w14:textId="77777777" w:rsidR="00273E2E" w:rsidRPr="00077E80" w:rsidRDefault="00273E2E" w:rsidP="00273E2E">
            <w:pPr>
              <w:jc w:val="center"/>
              <w:rPr>
                <w:ins w:id="3146" w:author="Alain Komin" w:date="2022-09-27T10:57:00Z"/>
                <w:rFonts w:cs="Arial"/>
                <w:sz w:val="16"/>
                <w:szCs w:val="16"/>
                <w:shd w:val="clear" w:color="auto" w:fill="FFFFFF"/>
                <w:rPrChange w:id="3147" w:author="Alain Komin" w:date="2022-09-28T10:12:00Z">
                  <w:rPr>
                    <w:ins w:id="3148" w:author="Alain Komin" w:date="2022-09-27T10:57:00Z"/>
                    <w:rFonts w:cs="Arial"/>
                    <w:sz w:val="21"/>
                    <w:szCs w:val="21"/>
                    <w:shd w:val="clear" w:color="auto" w:fill="FFFFFF"/>
                  </w:rPr>
                </w:rPrChange>
              </w:rPr>
              <w:pPrChange w:id="3149" w:author="Alain Komin" w:date="2022-09-28T10:26:00Z">
                <w:pPr/>
              </w:pPrChange>
            </w:pPr>
          </w:p>
        </w:tc>
        <w:tc>
          <w:tcPr>
            <w:tcW w:w="874" w:type="dxa"/>
          </w:tcPr>
          <w:p w14:paraId="4E42579F" w14:textId="77777777" w:rsidR="00273E2E" w:rsidRPr="00077E80" w:rsidRDefault="00273E2E" w:rsidP="00273E2E">
            <w:pPr>
              <w:jc w:val="center"/>
              <w:rPr>
                <w:ins w:id="3150" w:author="Alain Komin" w:date="2022-09-27T10:57:00Z"/>
                <w:rFonts w:cs="Arial"/>
                <w:sz w:val="16"/>
                <w:szCs w:val="16"/>
                <w:shd w:val="clear" w:color="auto" w:fill="FFFFFF"/>
                <w:rPrChange w:id="3151" w:author="Alain Komin" w:date="2022-09-28T10:12:00Z">
                  <w:rPr>
                    <w:ins w:id="3152" w:author="Alain Komin" w:date="2022-09-27T10:57:00Z"/>
                    <w:rFonts w:cs="Arial"/>
                    <w:sz w:val="21"/>
                    <w:szCs w:val="21"/>
                    <w:shd w:val="clear" w:color="auto" w:fill="FFFFFF"/>
                  </w:rPr>
                </w:rPrChange>
              </w:rPr>
              <w:pPrChange w:id="3153" w:author="Alain Komin" w:date="2022-09-28T10:26:00Z">
                <w:pPr/>
              </w:pPrChange>
            </w:pPr>
          </w:p>
        </w:tc>
        <w:tc>
          <w:tcPr>
            <w:tcW w:w="1220" w:type="dxa"/>
          </w:tcPr>
          <w:p w14:paraId="622850B1" w14:textId="77777777" w:rsidR="00273E2E" w:rsidRPr="00077E80" w:rsidRDefault="00273E2E" w:rsidP="00273E2E">
            <w:pPr>
              <w:rPr>
                <w:ins w:id="3154" w:author="Alain Komin" w:date="2022-09-27T10:57:00Z"/>
                <w:rFonts w:cs="Arial"/>
                <w:sz w:val="16"/>
                <w:szCs w:val="16"/>
                <w:shd w:val="clear" w:color="auto" w:fill="FFFFFF"/>
                <w:rPrChange w:id="3155" w:author="Alain Komin" w:date="2022-09-28T10:12:00Z">
                  <w:rPr>
                    <w:ins w:id="3156" w:author="Alain Komin" w:date="2022-09-27T10:57:00Z"/>
                    <w:rFonts w:cs="Arial"/>
                    <w:sz w:val="21"/>
                    <w:szCs w:val="21"/>
                    <w:shd w:val="clear" w:color="auto" w:fill="FFFFFF"/>
                  </w:rPr>
                </w:rPrChange>
              </w:rPr>
            </w:pPr>
            <w:ins w:id="3157" w:author="Alain Komin" w:date="2022-09-27T10:57:00Z">
              <w:r w:rsidRPr="00077E80">
                <w:rPr>
                  <w:rFonts w:cs="Arial"/>
                  <w:sz w:val="16"/>
                  <w:szCs w:val="16"/>
                  <w:shd w:val="clear" w:color="auto" w:fill="FFFFFF"/>
                  <w:rPrChange w:id="3158" w:author="Alain Komin" w:date="2022-09-28T10:12:00Z">
                    <w:rPr>
                      <w:rFonts w:cs="Arial"/>
                      <w:sz w:val="21"/>
                      <w:szCs w:val="21"/>
                      <w:shd w:val="clear" w:color="auto" w:fill="FFFFFF"/>
                    </w:rPr>
                  </w:rPrChange>
                </w:rPr>
                <w:t>Marketing</w:t>
              </w:r>
            </w:ins>
          </w:p>
        </w:tc>
      </w:tr>
      <w:tr w:rsidR="00273E2E" w:rsidRPr="00077E80" w14:paraId="172FAC8A" w14:textId="77777777" w:rsidTr="00FC7C78">
        <w:trPr>
          <w:ins w:id="3159" w:author="Alain Komin" w:date="2022-09-27T10:57:00Z"/>
        </w:trPr>
        <w:tc>
          <w:tcPr>
            <w:tcW w:w="2196" w:type="dxa"/>
          </w:tcPr>
          <w:p w14:paraId="57A9EBFA" w14:textId="35D485FE" w:rsidR="00273E2E" w:rsidRPr="00077E80" w:rsidRDefault="00152668" w:rsidP="00273E2E">
            <w:pPr>
              <w:rPr>
                <w:ins w:id="3160" w:author="Alain Komin" w:date="2022-09-27T10:57:00Z"/>
                <w:rFonts w:cs="Arial"/>
                <w:sz w:val="16"/>
                <w:szCs w:val="16"/>
                <w:shd w:val="clear" w:color="auto" w:fill="FFFFFF"/>
                <w:rPrChange w:id="3161" w:author="Alain Komin" w:date="2022-09-28T10:12:00Z">
                  <w:rPr>
                    <w:ins w:id="3162" w:author="Alain Komin" w:date="2022-09-27T10:57:00Z"/>
                    <w:rFonts w:cs="Arial"/>
                    <w:sz w:val="21"/>
                    <w:szCs w:val="21"/>
                    <w:shd w:val="clear" w:color="auto" w:fill="FFFFFF"/>
                  </w:rPr>
                </w:rPrChange>
              </w:rPr>
            </w:pPr>
            <w:proofErr w:type="spellStart"/>
            <w:ins w:id="3163" w:author="Alain Komin" w:date="2022-11-03T14:42:00Z">
              <w:r w:rsidRPr="00EF294C">
                <w:rPr>
                  <w:rFonts w:cs="Arial"/>
                  <w:sz w:val="16"/>
                  <w:szCs w:val="16"/>
                  <w:shd w:val="clear" w:color="auto" w:fill="FFFFFF"/>
                </w:rPr>
                <w:t>custbody</w:t>
              </w:r>
              <w:proofErr w:type="spellEnd"/>
              <w:r w:rsidRPr="00077E80">
                <w:rPr>
                  <w:rFonts w:cs="Arial"/>
                  <w:sz w:val="16"/>
                  <w:szCs w:val="16"/>
                  <w:shd w:val="clear" w:color="auto" w:fill="FFFFFF"/>
                  <w:rPrChange w:id="3164" w:author="Alain Komin" w:date="2022-09-28T10:12:00Z">
                    <w:rPr>
                      <w:rFonts w:cs="Arial"/>
                      <w:sz w:val="16"/>
                      <w:szCs w:val="16"/>
                      <w:shd w:val="clear" w:color="auto" w:fill="FFFFFF"/>
                    </w:rPr>
                  </w:rPrChange>
                </w:rPr>
                <w:t xml:space="preserve"> </w:t>
              </w:r>
            </w:ins>
            <w:proofErr w:type="spellStart"/>
            <w:ins w:id="3165" w:author="Alain Komin" w:date="2022-09-27T10:57:00Z">
              <w:r w:rsidR="00273E2E" w:rsidRPr="00077E80">
                <w:rPr>
                  <w:rFonts w:cs="Arial"/>
                  <w:sz w:val="16"/>
                  <w:szCs w:val="16"/>
                  <w:shd w:val="clear" w:color="auto" w:fill="FFFFFF"/>
                  <w:rPrChange w:id="3166" w:author="Alain Komin" w:date="2022-09-28T10:12:00Z">
                    <w:rPr>
                      <w:rFonts w:cs="Arial"/>
                      <w:sz w:val="21"/>
                      <w:szCs w:val="21"/>
                      <w:shd w:val="clear" w:color="auto" w:fill="FFFFFF"/>
                    </w:rPr>
                  </w:rPrChange>
                </w:rPr>
                <w:t>_im_rse</w:t>
              </w:r>
              <w:proofErr w:type="spellEnd"/>
            </w:ins>
          </w:p>
        </w:tc>
        <w:tc>
          <w:tcPr>
            <w:tcW w:w="981" w:type="dxa"/>
          </w:tcPr>
          <w:p w14:paraId="2CCECC82" w14:textId="19D9DA05" w:rsidR="00273E2E" w:rsidRPr="00077E80" w:rsidRDefault="00273E2E" w:rsidP="00273E2E">
            <w:pPr>
              <w:rPr>
                <w:ins w:id="3167" w:author="Alain Komin" w:date="2022-09-27T10:57:00Z"/>
                <w:rFonts w:cs="Arial"/>
                <w:sz w:val="16"/>
                <w:szCs w:val="16"/>
                <w:shd w:val="clear" w:color="auto" w:fill="FFFFFF"/>
                <w:rPrChange w:id="3168" w:author="Alain Komin" w:date="2022-09-28T10:12:00Z">
                  <w:rPr>
                    <w:ins w:id="3169" w:author="Alain Komin" w:date="2022-09-27T10:57:00Z"/>
                    <w:rFonts w:cs="Arial"/>
                    <w:sz w:val="21"/>
                    <w:szCs w:val="21"/>
                    <w:shd w:val="clear" w:color="auto" w:fill="FFFFFF"/>
                  </w:rPr>
                </w:rPrChange>
              </w:rPr>
            </w:pPr>
            <w:ins w:id="3170" w:author="Alain Komin" w:date="2022-11-03T14:10:00Z">
              <w:r>
                <w:rPr>
                  <w:rFonts w:cs="Arial"/>
                  <w:sz w:val="16"/>
                  <w:szCs w:val="16"/>
                  <w:shd w:val="clear" w:color="auto" w:fill="FFFFFF"/>
                </w:rPr>
                <w:t>6</w:t>
              </w:r>
            </w:ins>
          </w:p>
        </w:tc>
        <w:tc>
          <w:tcPr>
            <w:tcW w:w="1076" w:type="dxa"/>
          </w:tcPr>
          <w:p w14:paraId="14886647" w14:textId="77777777" w:rsidR="00273E2E" w:rsidRPr="00077E80" w:rsidRDefault="00273E2E" w:rsidP="00273E2E">
            <w:pPr>
              <w:rPr>
                <w:ins w:id="3171" w:author="Alain Komin" w:date="2022-09-27T10:57:00Z"/>
                <w:rFonts w:cs="Arial"/>
                <w:sz w:val="16"/>
                <w:szCs w:val="16"/>
                <w:shd w:val="clear" w:color="auto" w:fill="FFFFFF"/>
                <w:rPrChange w:id="3172" w:author="Alain Komin" w:date="2022-09-28T10:12:00Z">
                  <w:rPr>
                    <w:ins w:id="3173" w:author="Alain Komin" w:date="2022-09-27T10:57:00Z"/>
                    <w:rFonts w:cs="Arial"/>
                    <w:sz w:val="21"/>
                    <w:szCs w:val="21"/>
                    <w:shd w:val="clear" w:color="auto" w:fill="FFFFFF"/>
                  </w:rPr>
                </w:rPrChange>
              </w:rPr>
            </w:pPr>
            <w:ins w:id="3174" w:author="Alain Komin" w:date="2022-09-27T10:57:00Z">
              <w:r w:rsidRPr="00077E80">
                <w:rPr>
                  <w:rFonts w:cs="Arial"/>
                  <w:sz w:val="16"/>
                  <w:szCs w:val="16"/>
                  <w:shd w:val="clear" w:color="auto" w:fill="FFFFFF"/>
                  <w:rPrChange w:id="3175" w:author="Alain Komin" w:date="2022-09-28T10:12:00Z">
                    <w:rPr>
                      <w:rFonts w:cs="Arial"/>
                      <w:sz w:val="21"/>
                      <w:szCs w:val="21"/>
                      <w:shd w:val="clear" w:color="auto" w:fill="FFFFFF"/>
                    </w:rPr>
                  </w:rPrChange>
                </w:rPr>
                <w:t>Check Box</w:t>
              </w:r>
            </w:ins>
          </w:p>
        </w:tc>
        <w:tc>
          <w:tcPr>
            <w:tcW w:w="1418" w:type="dxa"/>
          </w:tcPr>
          <w:p w14:paraId="4FC87D78" w14:textId="51E345F5" w:rsidR="00273E2E" w:rsidRPr="00077E80" w:rsidRDefault="00273E2E" w:rsidP="00273E2E">
            <w:pPr>
              <w:rPr>
                <w:ins w:id="3176" w:author="Alain Komin" w:date="2022-09-27T10:57:00Z"/>
                <w:rFonts w:cs="Arial"/>
                <w:sz w:val="16"/>
                <w:szCs w:val="16"/>
                <w:shd w:val="clear" w:color="auto" w:fill="FFFFFF"/>
                <w:rPrChange w:id="3177" w:author="Alain Komin" w:date="2022-09-28T10:12:00Z">
                  <w:rPr>
                    <w:ins w:id="3178" w:author="Alain Komin" w:date="2022-09-27T10:57:00Z"/>
                    <w:rFonts w:cs="Arial"/>
                    <w:sz w:val="21"/>
                    <w:szCs w:val="21"/>
                    <w:shd w:val="clear" w:color="auto" w:fill="FFFFFF"/>
                  </w:rPr>
                </w:rPrChange>
              </w:rPr>
            </w:pPr>
            <w:ins w:id="3179" w:author="Alain Komin" w:date="2022-09-27T10:57:00Z">
              <w:r w:rsidRPr="00077E80">
                <w:rPr>
                  <w:rFonts w:cs="Arial"/>
                  <w:sz w:val="16"/>
                  <w:szCs w:val="16"/>
                  <w:shd w:val="clear" w:color="auto" w:fill="FFFFFF"/>
                  <w:rPrChange w:id="3180" w:author="Alain Komin" w:date="2022-09-28T10:12:00Z">
                    <w:rPr>
                      <w:rFonts w:cs="Arial"/>
                      <w:sz w:val="21"/>
                      <w:szCs w:val="21"/>
                      <w:shd w:val="clear" w:color="auto" w:fill="FFFFFF"/>
                    </w:rPr>
                  </w:rPrChange>
                </w:rPr>
                <w:t>I´m RSE</w:t>
              </w:r>
            </w:ins>
            <w:ins w:id="3181" w:author="Alain Komin" w:date="2022-09-27T12:52:00Z">
              <w:r w:rsidRPr="00077E80">
                <w:rPr>
                  <w:rFonts w:cs="Arial"/>
                  <w:sz w:val="16"/>
                  <w:szCs w:val="16"/>
                  <w:shd w:val="clear" w:color="auto" w:fill="FFFFFF"/>
                  <w:rPrChange w:id="3182" w:author="Alain Komin" w:date="2022-09-28T10:12:00Z">
                    <w:rPr>
                      <w:rFonts w:cs="Arial"/>
                      <w:sz w:val="14"/>
                      <w:szCs w:val="14"/>
                      <w:shd w:val="clear" w:color="auto" w:fill="FFFFFF"/>
                    </w:rPr>
                  </w:rPrChange>
                </w:rPr>
                <w:br/>
              </w:r>
            </w:ins>
          </w:p>
        </w:tc>
        <w:tc>
          <w:tcPr>
            <w:tcW w:w="1434" w:type="dxa"/>
          </w:tcPr>
          <w:p w14:paraId="59824FF7" w14:textId="77777777" w:rsidR="00273E2E" w:rsidRPr="00077E80" w:rsidRDefault="00273E2E" w:rsidP="00273E2E">
            <w:pPr>
              <w:rPr>
                <w:ins w:id="3183" w:author="Alain Komin" w:date="2022-09-27T10:57:00Z"/>
                <w:rFonts w:cs="Arial"/>
                <w:sz w:val="16"/>
                <w:szCs w:val="16"/>
                <w:shd w:val="clear" w:color="auto" w:fill="FFFFFF"/>
                <w:rPrChange w:id="3184" w:author="Alain Komin" w:date="2022-09-28T10:12:00Z">
                  <w:rPr>
                    <w:ins w:id="3185" w:author="Alain Komin" w:date="2022-09-27T10:57:00Z"/>
                    <w:rFonts w:cs="Arial"/>
                    <w:sz w:val="21"/>
                    <w:szCs w:val="21"/>
                    <w:shd w:val="clear" w:color="auto" w:fill="FFFFFF"/>
                  </w:rPr>
                </w:rPrChange>
              </w:rPr>
            </w:pPr>
          </w:p>
        </w:tc>
        <w:tc>
          <w:tcPr>
            <w:tcW w:w="1061" w:type="dxa"/>
          </w:tcPr>
          <w:p w14:paraId="77429BBB" w14:textId="77777777" w:rsidR="00273E2E" w:rsidRPr="00077E80" w:rsidRDefault="00273E2E" w:rsidP="00273E2E">
            <w:pPr>
              <w:jc w:val="center"/>
              <w:rPr>
                <w:ins w:id="3186" w:author="Alain Komin" w:date="2022-09-27T10:57:00Z"/>
                <w:rFonts w:cs="Arial"/>
                <w:sz w:val="16"/>
                <w:szCs w:val="16"/>
                <w:shd w:val="clear" w:color="auto" w:fill="FFFFFF"/>
                <w:rPrChange w:id="3187" w:author="Alain Komin" w:date="2022-09-28T10:12:00Z">
                  <w:rPr>
                    <w:ins w:id="3188" w:author="Alain Komin" w:date="2022-09-27T10:57:00Z"/>
                    <w:rFonts w:cs="Arial"/>
                    <w:sz w:val="21"/>
                    <w:szCs w:val="21"/>
                    <w:shd w:val="clear" w:color="auto" w:fill="FFFFFF"/>
                  </w:rPr>
                </w:rPrChange>
              </w:rPr>
              <w:pPrChange w:id="3189" w:author="Alain Komin" w:date="2022-09-28T10:26:00Z">
                <w:pPr/>
              </w:pPrChange>
            </w:pPr>
          </w:p>
        </w:tc>
        <w:tc>
          <w:tcPr>
            <w:tcW w:w="874" w:type="dxa"/>
          </w:tcPr>
          <w:p w14:paraId="515D4F71" w14:textId="77777777" w:rsidR="00273E2E" w:rsidRPr="00077E80" w:rsidRDefault="00273E2E" w:rsidP="00273E2E">
            <w:pPr>
              <w:jc w:val="center"/>
              <w:rPr>
                <w:ins w:id="3190" w:author="Alain Komin" w:date="2022-09-27T10:57:00Z"/>
                <w:rFonts w:cs="Arial"/>
                <w:sz w:val="16"/>
                <w:szCs w:val="16"/>
                <w:shd w:val="clear" w:color="auto" w:fill="FFFFFF"/>
                <w:rPrChange w:id="3191" w:author="Alain Komin" w:date="2022-09-28T10:12:00Z">
                  <w:rPr>
                    <w:ins w:id="3192" w:author="Alain Komin" w:date="2022-09-27T10:57:00Z"/>
                    <w:rFonts w:cs="Arial"/>
                    <w:sz w:val="21"/>
                    <w:szCs w:val="21"/>
                    <w:shd w:val="clear" w:color="auto" w:fill="FFFFFF"/>
                  </w:rPr>
                </w:rPrChange>
              </w:rPr>
              <w:pPrChange w:id="3193" w:author="Alain Komin" w:date="2022-09-28T10:26:00Z">
                <w:pPr/>
              </w:pPrChange>
            </w:pPr>
          </w:p>
        </w:tc>
        <w:tc>
          <w:tcPr>
            <w:tcW w:w="1220" w:type="dxa"/>
          </w:tcPr>
          <w:p w14:paraId="03BD7B4B" w14:textId="2720E69F" w:rsidR="00273E2E" w:rsidRPr="00077E80" w:rsidRDefault="00273E2E" w:rsidP="00273E2E">
            <w:pPr>
              <w:rPr>
                <w:ins w:id="3194" w:author="Alain Komin" w:date="2022-09-27T10:57:00Z"/>
                <w:rFonts w:cs="Arial"/>
                <w:sz w:val="16"/>
                <w:szCs w:val="16"/>
                <w:shd w:val="clear" w:color="auto" w:fill="FFFFFF"/>
                <w:rPrChange w:id="3195" w:author="Alain Komin" w:date="2022-09-28T10:12:00Z">
                  <w:rPr>
                    <w:ins w:id="3196" w:author="Alain Komin" w:date="2022-09-27T10:57:00Z"/>
                    <w:rFonts w:cs="Arial"/>
                    <w:sz w:val="21"/>
                    <w:szCs w:val="21"/>
                    <w:shd w:val="clear" w:color="auto" w:fill="FFFFFF"/>
                  </w:rPr>
                </w:rPrChange>
              </w:rPr>
            </w:pPr>
            <w:ins w:id="3197" w:author="Alain Komin" w:date="2022-09-27T12:52:00Z">
              <w:r w:rsidRPr="00077E80">
                <w:rPr>
                  <w:rFonts w:cs="Arial"/>
                  <w:sz w:val="16"/>
                  <w:szCs w:val="16"/>
                  <w:shd w:val="clear" w:color="auto" w:fill="FFFFFF"/>
                  <w:rPrChange w:id="3198" w:author="Alain Komin" w:date="2022-09-28T10:12:00Z">
                    <w:rPr>
                      <w:rFonts w:cs="Arial"/>
                      <w:sz w:val="14"/>
                      <w:szCs w:val="14"/>
                      <w:shd w:val="clear" w:color="auto" w:fill="FFFFFF"/>
                    </w:rPr>
                  </w:rPrChange>
                </w:rPr>
                <w:t>Equipment</w:t>
              </w:r>
            </w:ins>
          </w:p>
        </w:tc>
      </w:tr>
      <w:tr w:rsidR="00273E2E" w:rsidRPr="00077E80" w14:paraId="66246951" w14:textId="77777777" w:rsidTr="00FC7C78">
        <w:trPr>
          <w:ins w:id="3199" w:author="Alain Komin" w:date="2022-09-27T12:52:00Z"/>
          <w:trPrChange w:id="3200" w:author="Alain Komin" w:date="2022-09-28T10:22:00Z">
            <w:trPr>
              <w:gridBefore w:val="1"/>
            </w:trPr>
          </w:trPrChange>
        </w:trPr>
        <w:tc>
          <w:tcPr>
            <w:tcW w:w="2196" w:type="dxa"/>
            <w:tcPrChange w:id="3201" w:author="Alain Komin" w:date="2022-09-28T10:22:00Z">
              <w:tcPr>
                <w:tcW w:w="2196" w:type="dxa"/>
                <w:gridSpan w:val="3"/>
              </w:tcPr>
            </w:tcPrChange>
          </w:tcPr>
          <w:p w14:paraId="693AD935" w14:textId="22EF1E84" w:rsidR="00273E2E" w:rsidRPr="00077E80" w:rsidRDefault="00152668" w:rsidP="00273E2E">
            <w:pPr>
              <w:rPr>
                <w:ins w:id="3202" w:author="Alain Komin" w:date="2022-09-27T12:52:00Z"/>
                <w:rFonts w:cs="Arial"/>
                <w:sz w:val="16"/>
                <w:szCs w:val="16"/>
                <w:shd w:val="clear" w:color="auto" w:fill="FFFFFF"/>
                <w:rPrChange w:id="3203" w:author="Alain Komin" w:date="2022-09-28T10:12:00Z">
                  <w:rPr>
                    <w:ins w:id="3204" w:author="Alain Komin" w:date="2022-09-27T12:52:00Z"/>
                    <w:rFonts w:cs="Arial"/>
                    <w:sz w:val="14"/>
                    <w:szCs w:val="14"/>
                    <w:shd w:val="clear" w:color="auto" w:fill="FFFFFF"/>
                  </w:rPr>
                </w:rPrChange>
              </w:rPr>
            </w:pPr>
            <w:proofErr w:type="spellStart"/>
            <w:ins w:id="3205" w:author="Alain Komin" w:date="2022-11-03T14:42:00Z">
              <w:r w:rsidRPr="00EF294C">
                <w:rPr>
                  <w:rFonts w:cs="Arial"/>
                  <w:sz w:val="16"/>
                  <w:szCs w:val="16"/>
                  <w:shd w:val="clear" w:color="auto" w:fill="FFFFFF"/>
                </w:rPr>
                <w:t>custbody</w:t>
              </w:r>
              <w:proofErr w:type="spellEnd"/>
              <w:r w:rsidRPr="00077E80">
                <w:rPr>
                  <w:rFonts w:cs="Arial"/>
                  <w:sz w:val="16"/>
                  <w:szCs w:val="16"/>
                  <w:shd w:val="clear" w:color="auto" w:fill="FFFFFF"/>
                  <w:rPrChange w:id="3206" w:author="Alain Komin" w:date="2022-09-28T10:12:00Z">
                    <w:rPr>
                      <w:rFonts w:cs="Arial"/>
                      <w:sz w:val="16"/>
                      <w:szCs w:val="16"/>
                      <w:shd w:val="clear" w:color="auto" w:fill="FFFFFF"/>
                    </w:rPr>
                  </w:rPrChange>
                </w:rPr>
                <w:t xml:space="preserve"> </w:t>
              </w:r>
            </w:ins>
            <w:proofErr w:type="spellStart"/>
            <w:ins w:id="3207" w:author="Alain Komin" w:date="2022-09-27T12:52:00Z">
              <w:r w:rsidR="00273E2E" w:rsidRPr="00077E80">
                <w:rPr>
                  <w:rFonts w:cs="Arial"/>
                  <w:sz w:val="16"/>
                  <w:szCs w:val="16"/>
                  <w:shd w:val="clear" w:color="auto" w:fill="FFFFFF"/>
                  <w:rPrChange w:id="3208" w:author="Alain Komin" w:date="2022-09-28T10:12:00Z">
                    <w:rPr>
                      <w:rFonts w:cs="Arial"/>
                      <w:sz w:val="14"/>
                      <w:szCs w:val="14"/>
                      <w:shd w:val="clear" w:color="auto" w:fill="FFFFFF"/>
                    </w:rPr>
                  </w:rPrChange>
                </w:rPr>
                <w:t>_im_rse</w:t>
              </w:r>
              <w:proofErr w:type="spellEnd"/>
            </w:ins>
          </w:p>
        </w:tc>
        <w:tc>
          <w:tcPr>
            <w:tcW w:w="981" w:type="dxa"/>
            <w:tcPrChange w:id="3209" w:author="Alain Komin" w:date="2022-09-28T10:22:00Z">
              <w:tcPr>
                <w:tcW w:w="981" w:type="dxa"/>
                <w:gridSpan w:val="2"/>
              </w:tcPr>
            </w:tcPrChange>
          </w:tcPr>
          <w:p w14:paraId="11ABAA23" w14:textId="3949BA8B" w:rsidR="00273E2E" w:rsidRPr="00077E80" w:rsidRDefault="00273E2E" w:rsidP="00273E2E">
            <w:pPr>
              <w:rPr>
                <w:ins w:id="3210" w:author="Alain Komin" w:date="2022-09-27T12:52:00Z"/>
                <w:rFonts w:cs="Arial"/>
                <w:sz w:val="16"/>
                <w:szCs w:val="16"/>
                <w:shd w:val="clear" w:color="auto" w:fill="FFFFFF"/>
                <w:rPrChange w:id="3211" w:author="Alain Komin" w:date="2022-09-28T10:12:00Z">
                  <w:rPr>
                    <w:ins w:id="3212" w:author="Alain Komin" w:date="2022-09-27T12:52:00Z"/>
                    <w:rFonts w:cs="Arial"/>
                    <w:sz w:val="14"/>
                    <w:szCs w:val="14"/>
                    <w:shd w:val="clear" w:color="auto" w:fill="FFFFFF"/>
                  </w:rPr>
                </w:rPrChange>
              </w:rPr>
            </w:pPr>
            <w:ins w:id="3213" w:author="Alain Komin" w:date="2022-11-03T14:10:00Z">
              <w:r>
                <w:rPr>
                  <w:rFonts w:cs="Arial"/>
                  <w:sz w:val="16"/>
                  <w:szCs w:val="16"/>
                  <w:shd w:val="clear" w:color="auto" w:fill="FFFFFF"/>
                </w:rPr>
                <w:t>7</w:t>
              </w:r>
            </w:ins>
          </w:p>
        </w:tc>
        <w:tc>
          <w:tcPr>
            <w:tcW w:w="1076" w:type="dxa"/>
            <w:tcPrChange w:id="3214" w:author="Alain Komin" w:date="2022-09-28T10:22:00Z">
              <w:tcPr>
                <w:tcW w:w="934" w:type="dxa"/>
                <w:gridSpan w:val="2"/>
              </w:tcPr>
            </w:tcPrChange>
          </w:tcPr>
          <w:p w14:paraId="01AAB911" w14:textId="765A72E5" w:rsidR="00273E2E" w:rsidRPr="00077E80" w:rsidRDefault="00273E2E" w:rsidP="00273E2E">
            <w:pPr>
              <w:rPr>
                <w:ins w:id="3215" w:author="Alain Komin" w:date="2022-09-27T12:52:00Z"/>
                <w:rFonts w:cs="Arial"/>
                <w:sz w:val="16"/>
                <w:szCs w:val="16"/>
                <w:shd w:val="clear" w:color="auto" w:fill="FFFFFF"/>
                <w:rPrChange w:id="3216" w:author="Alain Komin" w:date="2022-09-28T10:12:00Z">
                  <w:rPr>
                    <w:ins w:id="3217" w:author="Alain Komin" w:date="2022-09-27T12:52:00Z"/>
                    <w:rFonts w:cs="Arial"/>
                    <w:sz w:val="14"/>
                    <w:szCs w:val="14"/>
                    <w:shd w:val="clear" w:color="auto" w:fill="FFFFFF"/>
                  </w:rPr>
                </w:rPrChange>
              </w:rPr>
            </w:pPr>
            <w:ins w:id="3218" w:author="Alain Komin" w:date="2022-09-27T12:52:00Z">
              <w:r w:rsidRPr="00077E80">
                <w:rPr>
                  <w:rFonts w:cs="Arial"/>
                  <w:sz w:val="16"/>
                  <w:szCs w:val="16"/>
                  <w:shd w:val="clear" w:color="auto" w:fill="FFFFFF"/>
                  <w:rPrChange w:id="3219" w:author="Alain Komin" w:date="2022-09-28T10:12:00Z">
                    <w:rPr>
                      <w:rFonts w:cs="Arial"/>
                      <w:sz w:val="14"/>
                      <w:szCs w:val="14"/>
                      <w:shd w:val="clear" w:color="auto" w:fill="FFFFFF"/>
                    </w:rPr>
                  </w:rPrChange>
                </w:rPr>
                <w:t>Check Box</w:t>
              </w:r>
            </w:ins>
          </w:p>
        </w:tc>
        <w:tc>
          <w:tcPr>
            <w:tcW w:w="1418" w:type="dxa"/>
            <w:tcPrChange w:id="3220" w:author="Alain Komin" w:date="2022-09-28T10:22:00Z">
              <w:tcPr>
                <w:tcW w:w="1560" w:type="dxa"/>
                <w:gridSpan w:val="3"/>
              </w:tcPr>
            </w:tcPrChange>
          </w:tcPr>
          <w:p w14:paraId="0D8A6512" w14:textId="06F6A48B" w:rsidR="00273E2E" w:rsidRPr="00077E80" w:rsidRDefault="00273E2E" w:rsidP="00273E2E">
            <w:pPr>
              <w:rPr>
                <w:ins w:id="3221" w:author="Alain Komin" w:date="2022-09-27T12:52:00Z"/>
                <w:rFonts w:cs="Arial"/>
                <w:sz w:val="16"/>
                <w:szCs w:val="16"/>
                <w:shd w:val="clear" w:color="auto" w:fill="FFFFFF"/>
                <w:rPrChange w:id="3222" w:author="Alain Komin" w:date="2022-09-28T10:12:00Z">
                  <w:rPr>
                    <w:ins w:id="3223" w:author="Alain Komin" w:date="2022-09-27T12:52:00Z"/>
                    <w:rFonts w:cs="Arial"/>
                    <w:sz w:val="14"/>
                    <w:szCs w:val="14"/>
                    <w:shd w:val="clear" w:color="auto" w:fill="FFFFFF"/>
                  </w:rPr>
                </w:rPrChange>
              </w:rPr>
            </w:pPr>
            <w:ins w:id="3224" w:author="Alain Komin" w:date="2022-09-27T12:52:00Z">
              <w:r w:rsidRPr="00077E80">
                <w:rPr>
                  <w:rFonts w:cs="Arial"/>
                  <w:sz w:val="16"/>
                  <w:szCs w:val="16"/>
                  <w:shd w:val="clear" w:color="auto" w:fill="FFFFFF"/>
                  <w:rPrChange w:id="3225" w:author="Alain Komin" w:date="2022-09-28T10:12:00Z">
                    <w:rPr>
                      <w:rFonts w:cs="Arial"/>
                      <w:sz w:val="14"/>
                      <w:szCs w:val="14"/>
                      <w:shd w:val="clear" w:color="auto" w:fill="FFFFFF"/>
                    </w:rPr>
                  </w:rPrChange>
                </w:rPr>
                <w:t>I´m RSE</w:t>
              </w:r>
              <w:r w:rsidRPr="00077E80">
                <w:rPr>
                  <w:rFonts w:cs="Arial"/>
                  <w:sz w:val="16"/>
                  <w:szCs w:val="16"/>
                  <w:shd w:val="clear" w:color="auto" w:fill="FFFFFF"/>
                  <w:rPrChange w:id="3226" w:author="Alain Komin" w:date="2022-09-28T10:12:00Z">
                    <w:rPr>
                      <w:rFonts w:cs="Arial"/>
                      <w:sz w:val="14"/>
                      <w:szCs w:val="14"/>
                      <w:shd w:val="clear" w:color="auto" w:fill="FFFFFF"/>
                    </w:rPr>
                  </w:rPrChange>
                </w:rPr>
                <w:br/>
              </w:r>
            </w:ins>
          </w:p>
        </w:tc>
        <w:tc>
          <w:tcPr>
            <w:tcW w:w="1434" w:type="dxa"/>
            <w:tcPrChange w:id="3227" w:author="Alain Komin" w:date="2022-09-28T10:22:00Z">
              <w:tcPr>
                <w:tcW w:w="1259" w:type="dxa"/>
                <w:gridSpan w:val="4"/>
              </w:tcPr>
            </w:tcPrChange>
          </w:tcPr>
          <w:p w14:paraId="1154173F" w14:textId="77777777" w:rsidR="00273E2E" w:rsidRPr="00077E80" w:rsidRDefault="00273E2E" w:rsidP="00273E2E">
            <w:pPr>
              <w:rPr>
                <w:ins w:id="3228" w:author="Alain Komin" w:date="2022-09-27T12:52:00Z"/>
                <w:rFonts w:cs="Arial"/>
                <w:sz w:val="16"/>
                <w:szCs w:val="16"/>
                <w:shd w:val="clear" w:color="auto" w:fill="FFFFFF"/>
                <w:rPrChange w:id="3229" w:author="Alain Komin" w:date="2022-09-28T10:12:00Z">
                  <w:rPr>
                    <w:ins w:id="3230" w:author="Alain Komin" w:date="2022-09-27T12:52:00Z"/>
                    <w:rFonts w:cs="Arial"/>
                    <w:sz w:val="14"/>
                    <w:szCs w:val="14"/>
                    <w:shd w:val="clear" w:color="auto" w:fill="FFFFFF"/>
                  </w:rPr>
                </w:rPrChange>
              </w:rPr>
            </w:pPr>
          </w:p>
        </w:tc>
        <w:tc>
          <w:tcPr>
            <w:tcW w:w="1061" w:type="dxa"/>
            <w:tcPrChange w:id="3231" w:author="Alain Komin" w:date="2022-09-28T10:22:00Z">
              <w:tcPr>
                <w:tcW w:w="1061" w:type="dxa"/>
                <w:gridSpan w:val="3"/>
              </w:tcPr>
            </w:tcPrChange>
          </w:tcPr>
          <w:p w14:paraId="620C7CBD" w14:textId="77777777" w:rsidR="00273E2E" w:rsidRPr="00077E80" w:rsidRDefault="00273E2E" w:rsidP="00273E2E">
            <w:pPr>
              <w:jc w:val="center"/>
              <w:rPr>
                <w:ins w:id="3232" w:author="Alain Komin" w:date="2022-09-27T12:52:00Z"/>
                <w:rFonts w:cs="Arial"/>
                <w:sz w:val="16"/>
                <w:szCs w:val="16"/>
                <w:shd w:val="clear" w:color="auto" w:fill="FFFFFF"/>
                <w:rPrChange w:id="3233" w:author="Alain Komin" w:date="2022-09-28T10:12:00Z">
                  <w:rPr>
                    <w:ins w:id="3234" w:author="Alain Komin" w:date="2022-09-27T12:52:00Z"/>
                    <w:rFonts w:cs="Arial"/>
                    <w:sz w:val="14"/>
                    <w:szCs w:val="14"/>
                    <w:shd w:val="clear" w:color="auto" w:fill="FFFFFF"/>
                  </w:rPr>
                </w:rPrChange>
              </w:rPr>
              <w:pPrChange w:id="3235" w:author="Alain Komin" w:date="2022-09-28T10:26:00Z">
                <w:pPr/>
              </w:pPrChange>
            </w:pPr>
          </w:p>
        </w:tc>
        <w:tc>
          <w:tcPr>
            <w:tcW w:w="874" w:type="dxa"/>
            <w:tcPrChange w:id="3236" w:author="Alain Komin" w:date="2022-09-28T10:22:00Z">
              <w:tcPr>
                <w:tcW w:w="865" w:type="dxa"/>
                <w:gridSpan w:val="2"/>
              </w:tcPr>
            </w:tcPrChange>
          </w:tcPr>
          <w:p w14:paraId="141A48FD" w14:textId="77777777" w:rsidR="00273E2E" w:rsidRPr="00077E80" w:rsidRDefault="00273E2E" w:rsidP="00273E2E">
            <w:pPr>
              <w:jc w:val="center"/>
              <w:rPr>
                <w:ins w:id="3237" w:author="Alain Komin" w:date="2022-09-27T12:52:00Z"/>
                <w:rFonts w:cs="Arial"/>
                <w:sz w:val="16"/>
                <w:szCs w:val="16"/>
                <w:shd w:val="clear" w:color="auto" w:fill="FFFFFF"/>
                <w:rPrChange w:id="3238" w:author="Alain Komin" w:date="2022-09-28T10:12:00Z">
                  <w:rPr>
                    <w:ins w:id="3239" w:author="Alain Komin" w:date="2022-09-27T12:52:00Z"/>
                    <w:rFonts w:cs="Arial"/>
                    <w:sz w:val="14"/>
                    <w:szCs w:val="14"/>
                    <w:shd w:val="clear" w:color="auto" w:fill="FFFFFF"/>
                  </w:rPr>
                </w:rPrChange>
              </w:rPr>
              <w:pPrChange w:id="3240" w:author="Alain Komin" w:date="2022-09-28T10:26:00Z">
                <w:pPr/>
              </w:pPrChange>
            </w:pPr>
          </w:p>
        </w:tc>
        <w:tc>
          <w:tcPr>
            <w:tcW w:w="1220" w:type="dxa"/>
            <w:tcPrChange w:id="3241" w:author="Alain Komin" w:date="2022-09-28T10:22:00Z">
              <w:tcPr>
                <w:tcW w:w="1220" w:type="dxa"/>
                <w:gridSpan w:val="3"/>
              </w:tcPr>
            </w:tcPrChange>
          </w:tcPr>
          <w:p w14:paraId="4F6EBBB8" w14:textId="4D40F804" w:rsidR="00273E2E" w:rsidRPr="00077E80" w:rsidRDefault="00273E2E" w:rsidP="00273E2E">
            <w:pPr>
              <w:rPr>
                <w:ins w:id="3242" w:author="Alain Komin" w:date="2022-09-27T12:52:00Z"/>
                <w:rFonts w:cs="Arial"/>
                <w:sz w:val="16"/>
                <w:szCs w:val="16"/>
                <w:shd w:val="clear" w:color="auto" w:fill="FFFFFF"/>
                <w:rPrChange w:id="3243" w:author="Alain Komin" w:date="2022-09-28T10:12:00Z">
                  <w:rPr>
                    <w:ins w:id="3244" w:author="Alain Komin" w:date="2022-09-27T12:52:00Z"/>
                    <w:rFonts w:cs="Arial"/>
                    <w:sz w:val="14"/>
                    <w:szCs w:val="14"/>
                    <w:shd w:val="clear" w:color="auto" w:fill="FFFFFF"/>
                  </w:rPr>
                </w:rPrChange>
              </w:rPr>
            </w:pPr>
            <w:ins w:id="3245" w:author="Alain Komin" w:date="2022-09-27T12:52:00Z">
              <w:r w:rsidRPr="00077E80">
                <w:rPr>
                  <w:rFonts w:cs="Arial"/>
                  <w:sz w:val="16"/>
                  <w:szCs w:val="16"/>
                  <w:shd w:val="clear" w:color="auto" w:fill="FFFFFF"/>
                  <w:rPrChange w:id="3246" w:author="Alain Komin" w:date="2022-09-28T10:12:00Z">
                    <w:rPr>
                      <w:rFonts w:cs="Arial"/>
                      <w:sz w:val="14"/>
                      <w:szCs w:val="14"/>
                      <w:shd w:val="clear" w:color="auto" w:fill="FFFFFF"/>
                    </w:rPr>
                  </w:rPrChange>
                </w:rPr>
                <w:t>Marketing</w:t>
              </w:r>
            </w:ins>
          </w:p>
        </w:tc>
      </w:tr>
      <w:tr w:rsidR="00273E2E" w:rsidRPr="00077E80" w14:paraId="018261F2" w14:textId="77777777" w:rsidTr="00FC7C78">
        <w:trPr>
          <w:ins w:id="3247" w:author="Alain Komin" w:date="2022-10-24T14:22:00Z"/>
        </w:trPr>
        <w:tc>
          <w:tcPr>
            <w:tcW w:w="2196" w:type="dxa"/>
          </w:tcPr>
          <w:p w14:paraId="414D7415" w14:textId="77777777" w:rsidR="00273E2E" w:rsidRPr="00077E80" w:rsidRDefault="00273E2E" w:rsidP="00273E2E">
            <w:pPr>
              <w:rPr>
                <w:ins w:id="3248" w:author="Alain Komin" w:date="2022-10-24T14:22:00Z"/>
                <w:rFonts w:cs="Arial"/>
                <w:sz w:val="16"/>
                <w:szCs w:val="16"/>
                <w:shd w:val="clear" w:color="auto" w:fill="FFFFFF"/>
              </w:rPr>
            </w:pPr>
          </w:p>
        </w:tc>
        <w:tc>
          <w:tcPr>
            <w:tcW w:w="981" w:type="dxa"/>
          </w:tcPr>
          <w:p w14:paraId="536B25B7" w14:textId="250B98AB" w:rsidR="00273E2E" w:rsidRPr="00077E80" w:rsidRDefault="00273E2E" w:rsidP="00273E2E">
            <w:pPr>
              <w:rPr>
                <w:ins w:id="3249" w:author="Alain Komin" w:date="2022-10-24T14:22:00Z"/>
                <w:rFonts w:cs="Arial"/>
                <w:sz w:val="16"/>
                <w:szCs w:val="16"/>
                <w:shd w:val="clear" w:color="auto" w:fill="FFFFFF"/>
              </w:rPr>
            </w:pPr>
            <w:ins w:id="3250" w:author="Alain Komin" w:date="2022-11-03T14:10:00Z">
              <w:r>
                <w:rPr>
                  <w:rFonts w:cs="Arial"/>
                  <w:sz w:val="16"/>
                  <w:szCs w:val="16"/>
                  <w:shd w:val="clear" w:color="auto" w:fill="FFFFFF"/>
                </w:rPr>
                <w:t>8</w:t>
              </w:r>
            </w:ins>
          </w:p>
        </w:tc>
        <w:tc>
          <w:tcPr>
            <w:tcW w:w="1076" w:type="dxa"/>
          </w:tcPr>
          <w:p w14:paraId="5092C063" w14:textId="7962852F" w:rsidR="00273E2E" w:rsidRPr="00077E80" w:rsidRDefault="00273E2E" w:rsidP="00273E2E">
            <w:pPr>
              <w:rPr>
                <w:ins w:id="3251" w:author="Alain Komin" w:date="2022-10-24T14:22:00Z"/>
                <w:rFonts w:cs="Arial"/>
                <w:sz w:val="16"/>
                <w:szCs w:val="16"/>
                <w:shd w:val="clear" w:color="auto" w:fill="FFFFFF"/>
              </w:rPr>
            </w:pPr>
            <w:ins w:id="3252" w:author="Alain Komin" w:date="2022-10-24T14:22:00Z">
              <w:r>
                <w:rPr>
                  <w:rFonts w:cs="Arial"/>
                  <w:sz w:val="16"/>
                  <w:szCs w:val="16"/>
                  <w:shd w:val="clear" w:color="auto" w:fill="FFFFFF"/>
                </w:rPr>
                <w:t>Message</w:t>
              </w:r>
            </w:ins>
          </w:p>
        </w:tc>
        <w:tc>
          <w:tcPr>
            <w:tcW w:w="1418" w:type="dxa"/>
          </w:tcPr>
          <w:p w14:paraId="28EB66D0" w14:textId="77777777" w:rsidR="00273E2E" w:rsidRPr="00077E80" w:rsidRDefault="00273E2E" w:rsidP="00273E2E">
            <w:pPr>
              <w:rPr>
                <w:ins w:id="3253" w:author="Alain Komin" w:date="2022-10-24T14:22:00Z"/>
                <w:rFonts w:cs="Arial"/>
                <w:sz w:val="16"/>
                <w:szCs w:val="16"/>
                <w:shd w:val="clear" w:color="auto" w:fill="FFFFFF"/>
              </w:rPr>
            </w:pPr>
          </w:p>
        </w:tc>
        <w:tc>
          <w:tcPr>
            <w:tcW w:w="1434" w:type="dxa"/>
          </w:tcPr>
          <w:p w14:paraId="69D41306" w14:textId="034D8E8B" w:rsidR="00273E2E" w:rsidRPr="00077E80" w:rsidRDefault="00273E2E" w:rsidP="00273E2E">
            <w:pPr>
              <w:rPr>
                <w:ins w:id="3254" w:author="Alain Komin" w:date="2022-10-24T14:22:00Z"/>
                <w:rFonts w:cs="Arial"/>
                <w:sz w:val="16"/>
                <w:szCs w:val="16"/>
                <w:shd w:val="clear" w:color="auto" w:fill="FFFFFF"/>
              </w:rPr>
            </w:pPr>
            <w:ins w:id="3255" w:author="Alain Komin" w:date="2022-10-24T14:23:00Z">
              <w:r>
                <w:rPr>
                  <w:rFonts w:cs="Arial"/>
                  <w:sz w:val="16"/>
                  <w:szCs w:val="16"/>
                  <w:shd w:val="clear" w:color="auto" w:fill="FFFFFF"/>
                </w:rPr>
                <w:t xml:space="preserve">This is an informational message to be displayed </w:t>
              </w:r>
            </w:ins>
            <w:ins w:id="3256" w:author="Alain Komin" w:date="2022-10-24T14:28:00Z">
              <w:r>
                <w:rPr>
                  <w:rFonts w:cs="Arial"/>
                  <w:sz w:val="16"/>
                  <w:szCs w:val="16"/>
                  <w:shd w:val="clear" w:color="auto" w:fill="FFFFFF"/>
                </w:rPr>
                <w:t xml:space="preserve">instead of a </w:t>
              </w:r>
            </w:ins>
            <w:ins w:id="3257" w:author="Alain Komin" w:date="2022-10-24T14:23:00Z">
              <w:r>
                <w:rPr>
                  <w:rFonts w:cs="Arial"/>
                  <w:sz w:val="16"/>
                  <w:szCs w:val="16"/>
                  <w:shd w:val="clear" w:color="auto" w:fill="FFFFFF"/>
                </w:rPr>
                <w:t>field.</w:t>
              </w:r>
            </w:ins>
          </w:p>
        </w:tc>
        <w:tc>
          <w:tcPr>
            <w:tcW w:w="1061" w:type="dxa"/>
          </w:tcPr>
          <w:p w14:paraId="07EAC8BD" w14:textId="77777777" w:rsidR="00273E2E" w:rsidRPr="00077E80" w:rsidRDefault="00273E2E" w:rsidP="00273E2E">
            <w:pPr>
              <w:jc w:val="center"/>
              <w:rPr>
                <w:ins w:id="3258" w:author="Alain Komin" w:date="2022-10-24T14:22:00Z"/>
                <w:rFonts w:cs="Arial"/>
                <w:sz w:val="16"/>
                <w:szCs w:val="16"/>
                <w:shd w:val="clear" w:color="auto" w:fill="FFFFFF"/>
              </w:rPr>
            </w:pPr>
          </w:p>
        </w:tc>
        <w:tc>
          <w:tcPr>
            <w:tcW w:w="874" w:type="dxa"/>
          </w:tcPr>
          <w:p w14:paraId="5523C24A" w14:textId="77777777" w:rsidR="00273E2E" w:rsidRPr="00077E80" w:rsidRDefault="00273E2E" w:rsidP="00273E2E">
            <w:pPr>
              <w:jc w:val="center"/>
              <w:rPr>
                <w:ins w:id="3259" w:author="Alain Komin" w:date="2022-10-24T14:22:00Z"/>
                <w:rFonts w:cs="Arial"/>
                <w:sz w:val="16"/>
                <w:szCs w:val="16"/>
                <w:shd w:val="clear" w:color="auto" w:fill="FFFFFF"/>
              </w:rPr>
            </w:pPr>
          </w:p>
        </w:tc>
        <w:tc>
          <w:tcPr>
            <w:tcW w:w="1220" w:type="dxa"/>
          </w:tcPr>
          <w:p w14:paraId="57E18399" w14:textId="0CB041E7" w:rsidR="00273E2E" w:rsidRPr="00077E80" w:rsidRDefault="00273E2E" w:rsidP="00273E2E">
            <w:pPr>
              <w:rPr>
                <w:ins w:id="3260" w:author="Alain Komin" w:date="2022-10-24T14:22:00Z"/>
                <w:rFonts w:cs="Arial"/>
                <w:sz w:val="16"/>
                <w:szCs w:val="16"/>
                <w:shd w:val="clear" w:color="auto" w:fill="FFFFFF"/>
              </w:rPr>
            </w:pPr>
            <w:ins w:id="3261" w:author="Alain Komin" w:date="2022-10-24T14:23:00Z">
              <w:r>
                <w:rPr>
                  <w:rFonts w:cs="Arial"/>
                  <w:sz w:val="16"/>
                  <w:szCs w:val="16"/>
                  <w:shd w:val="clear" w:color="auto" w:fill="FFFFFF"/>
                </w:rPr>
                <w:t>Marketing</w:t>
              </w:r>
            </w:ins>
          </w:p>
        </w:tc>
      </w:tr>
      <w:tr w:rsidR="00273E2E" w:rsidRPr="00077E80" w14:paraId="7688510E" w14:textId="77777777" w:rsidTr="00FC7C78">
        <w:trPr>
          <w:ins w:id="3262" w:author="Alain Komin" w:date="2022-10-24T14:31:00Z"/>
        </w:trPr>
        <w:tc>
          <w:tcPr>
            <w:tcW w:w="2196" w:type="dxa"/>
          </w:tcPr>
          <w:p w14:paraId="5F8E10A0" w14:textId="6AE5D977" w:rsidR="00273E2E" w:rsidRPr="00077E80" w:rsidRDefault="00152668" w:rsidP="00273E2E">
            <w:pPr>
              <w:rPr>
                <w:ins w:id="3263" w:author="Alain Komin" w:date="2022-10-24T14:31:00Z"/>
                <w:rFonts w:cs="Arial"/>
                <w:sz w:val="16"/>
                <w:szCs w:val="16"/>
                <w:shd w:val="clear" w:color="auto" w:fill="FFFFFF"/>
              </w:rPr>
            </w:pPr>
            <w:proofErr w:type="spellStart"/>
            <w:ins w:id="3264" w:author="Alain Komin" w:date="2022-11-03T14:43:00Z">
              <w:r w:rsidRPr="00EF294C">
                <w:rPr>
                  <w:rFonts w:cs="Arial"/>
                  <w:sz w:val="16"/>
                  <w:szCs w:val="16"/>
                  <w:shd w:val="clear" w:color="auto" w:fill="FFFFFF"/>
                </w:rPr>
                <w:t>custbody</w:t>
              </w:r>
              <w:proofErr w:type="spellEnd"/>
              <w:r>
                <w:rPr>
                  <w:rFonts w:cs="Arial"/>
                  <w:sz w:val="16"/>
                  <w:szCs w:val="16"/>
                  <w:shd w:val="clear" w:color="auto" w:fill="FFFFFF"/>
                </w:rPr>
                <w:t xml:space="preserve"> </w:t>
              </w:r>
            </w:ins>
            <w:proofErr w:type="spellStart"/>
            <w:ins w:id="3265" w:author="Alain Komin" w:date="2022-10-24T14:32:00Z">
              <w:r w:rsidR="00273E2E">
                <w:rPr>
                  <w:rFonts w:cs="Arial"/>
                  <w:sz w:val="16"/>
                  <w:szCs w:val="16"/>
                  <w:shd w:val="clear" w:color="auto" w:fill="FFFFFF"/>
                </w:rPr>
                <w:t>_</w:t>
              </w:r>
            </w:ins>
            <w:ins w:id="3266" w:author="Alain Komin" w:date="2022-10-26T10:34:00Z">
              <w:r w:rsidR="00273E2E">
                <w:rPr>
                  <w:rFonts w:cs="Arial"/>
                  <w:sz w:val="16"/>
                  <w:szCs w:val="16"/>
                  <w:shd w:val="clear" w:color="auto" w:fill="FFFFFF"/>
                </w:rPr>
                <w:t>delivery</w:t>
              </w:r>
            </w:ins>
            <w:ins w:id="3267" w:author="Alain Komin" w:date="2022-10-24T14:32:00Z">
              <w:r w:rsidR="00273E2E">
                <w:rPr>
                  <w:rFonts w:cs="Arial"/>
                  <w:sz w:val="16"/>
                  <w:szCs w:val="16"/>
                  <w:shd w:val="clear" w:color="auto" w:fill="FFFFFF"/>
                </w:rPr>
                <w:t>_date</w:t>
              </w:r>
            </w:ins>
            <w:proofErr w:type="spellEnd"/>
          </w:p>
        </w:tc>
        <w:tc>
          <w:tcPr>
            <w:tcW w:w="981" w:type="dxa"/>
          </w:tcPr>
          <w:p w14:paraId="6820B618" w14:textId="364C9767" w:rsidR="00273E2E" w:rsidRDefault="00273E2E" w:rsidP="00273E2E">
            <w:pPr>
              <w:rPr>
                <w:ins w:id="3268" w:author="Alain Komin" w:date="2022-10-24T14:31:00Z"/>
                <w:rFonts w:cs="Arial"/>
                <w:sz w:val="16"/>
                <w:szCs w:val="16"/>
                <w:shd w:val="clear" w:color="auto" w:fill="FFFFFF"/>
              </w:rPr>
            </w:pPr>
            <w:ins w:id="3269" w:author="Alain Komin" w:date="2022-11-03T14:10:00Z">
              <w:r>
                <w:rPr>
                  <w:rFonts w:cs="Arial"/>
                  <w:sz w:val="16"/>
                  <w:szCs w:val="16"/>
                  <w:shd w:val="clear" w:color="auto" w:fill="FFFFFF"/>
                </w:rPr>
                <w:t>9</w:t>
              </w:r>
            </w:ins>
          </w:p>
        </w:tc>
        <w:tc>
          <w:tcPr>
            <w:tcW w:w="1076" w:type="dxa"/>
          </w:tcPr>
          <w:p w14:paraId="49F6AD1B" w14:textId="664868E5" w:rsidR="00273E2E" w:rsidRDefault="00273E2E" w:rsidP="00273E2E">
            <w:pPr>
              <w:rPr>
                <w:ins w:id="3270" w:author="Alain Komin" w:date="2022-10-24T14:31:00Z"/>
                <w:rFonts w:cs="Arial"/>
                <w:sz w:val="16"/>
                <w:szCs w:val="16"/>
                <w:shd w:val="clear" w:color="auto" w:fill="FFFFFF"/>
              </w:rPr>
            </w:pPr>
            <w:ins w:id="3271" w:author="Alain Komin" w:date="2022-10-24T14:32:00Z">
              <w:r>
                <w:rPr>
                  <w:rFonts w:cs="Arial"/>
                  <w:sz w:val="16"/>
                  <w:szCs w:val="16"/>
                  <w:shd w:val="clear" w:color="auto" w:fill="FFFFFF"/>
                </w:rPr>
                <w:t>Date</w:t>
              </w:r>
            </w:ins>
          </w:p>
        </w:tc>
        <w:tc>
          <w:tcPr>
            <w:tcW w:w="1418" w:type="dxa"/>
          </w:tcPr>
          <w:p w14:paraId="175BBE5A" w14:textId="63574FF6" w:rsidR="00273E2E" w:rsidRPr="00077E80" w:rsidRDefault="00273E2E" w:rsidP="00273E2E">
            <w:pPr>
              <w:rPr>
                <w:ins w:id="3272" w:author="Alain Komin" w:date="2022-10-24T14:31:00Z"/>
                <w:rFonts w:cs="Arial"/>
                <w:sz w:val="16"/>
                <w:szCs w:val="16"/>
                <w:shd w:val="clear" w:color="auto" w:fill="FFFFFF"/>
              </w:rPr>
            </w:pPr>
            <w:ins w:id="3273" w:author="Alain Komin" w:date="2022-10-26T10:34:00Z">
              <w:r>
                <w:rPr>
                  <w:rFonts w:cs="Arial"/>
                  <w:sz w:val="16"/>
                  <w:szCs w:val="16"/>
                  <w:shd w:val="clear" w:color="auto" w:fill="FFFFFF"/>
                </w:rPr>
                <w:t>Delivery</w:t>
              </w:r>
            </w:ins>
            <w:ins w:id="3274" w:author="Alain Komin" w:date="2022-10-24T14:32:00Z">
              <w:r>
                <w:rPr>
                  <w:rFonts w:cs="Arial"/>
                  <w:sz w:val="16"/>
                  <w:szCs w:val="16"/>
                  <w:shd w:val="clear" w:color="auto" w:fill="FFFFFF"/>
                </w:rPr>
                <w:t xml:space="preserve"> Date</w:t>
              </w:r>
            </w:ins>
          </w:p>
        </w:tc>
        <w:tc>
          <w:tcPr>
            <w:tcW w:w="1434" w:type="dxa"/>
          </w:tcPr>
          <w:p w14:paraId="35A2387F" w14:textId="77777777" w:rsidR="00273E2E" w:rsidRDefault="00273E2E" w:rsidP="00273E2E">
            <w:pPr>
              <w:rPr>
                <w:ins w:id="3275" w:author="Alain Komin" w:date="2022-10-24T14:31:00Z"/>
                <w:rFonts w:cs="Arial"/>
                <w:sz w:val="16"/>
                <w:szCs w:val="16"/>
                <w:shd w:val="clear" w:color="auto" w:fill="FFFFFF"/>
              </w:rPr>
            </w:pPr>
          </w:p>
        </w:tc>
        <w:tc>
          <w:tcPr>
            <w:tcW w:w="1061" w:type="dxa"/>
          </w:tcPr>
          <w:p w14:paraId="2B5E23A6" w14:textId="77777777" w:rsidR="00273E2E" w:rsidRPr="00077E80" w:rsidRDefault="00273E2E" w:rsidP="00273E2E">
            <w:pPr>
              <w:jc w:val="center"/>
              <w:rPr>
                <w:ins w:id="3276" w:author="Alain Komin" w:date="2022-10-24T14:31:00Z"/>
                <w:rFonts w:cs="Arial"/>
                <w:sz w:val="16"/>
                <w:szCs w:val="16"/>
                <w:shd w:val="clear" w:color="auto" w:fill="FFFFFF"/>
              </w:rPr>
            </w:pPr>
          </w:p>
        </w:tc>
        <w:tc>
          <w:tcPr>
            <w:tcW w:w="874" w:type="dxa"/>
          </w:tcPr>
          <w:p w14:paraId="558A6408" w14:textId="77777777" w:rsidR="00273E2E" w:rsidRPr="00077E80" w:rsidRDefault="00273E2E" w:rsidP="00273E2E">
            <w:pPr>
              <w:jc w:val="center"/>
              <w:rPr>
                <w:ins w:id="3277" w:author="Alain Komin" w:date="2022-10-24T14:31:00Z"/>
                <w:rFonts w:cs="Arial"/>
                <w:sz w:val="16"/>
                <w:szCs w:val="16"/>
                <w:shd w:val="clear" w:color="auto" w:fill="FFFFFF"/>
              </w:rPr>
            </w:pPr>
          </w:p>
        </w:tc>
        <w:tc>
          <w:tcPr>
            <w:tcW w:w="1220" w:type="dxa"/>
          </w:tcPr>
          <w:p w14:paraId="392C60BF" w14:textId="160EA471" w:rsidR="00273E2E" w:rsidRDefault="00273E2E" w:rsidP="00273E2E">
            <w:pPr>
              <w:rPr>
                <w:ins w:id="3278" w:author="Alain Komin" w:date="2022-10-24T14:31:00Z"/>
                <w:rFonts w:cs="Arial"/>
                <w:sz w:val="16"/>
                <w:szCs w:val="16"/>
                <w:shd w:val="clear" w:color="auto" w:fill="FFFFFF"/>
              </w:rPr>
            </w:pPr>
            <w:ins w:id="3279" w:author="Alain Komin" w:date="2022-10-24T14:32:00Z">
              <w:r>
                <w:rPr>
                  <w:rFonts w:cs="Arial"/>
                  <w:sz w:val="16"/>
                  <w:szCs w:val="16"/>
                  <w:shd w:val="clear" w:color="auto" w:fill="FFFFFF"/>
                </w:rPr>
                <w:t>Equipment</w:t>
              </w:r>
            </w:ins>
          </w:p>
        </w:tc>
      </w:tr>
    </w:tbl>
    <w:p w14:paraId="7F9A11BC" w14:textId="6A2EE851" w:rsidR="009E59C4" w:rsidDel="00477707" w:rsidRDefault="009E59C4" w:rsidP="00455B98">
      <w:pPr>
        <w:spacing w:after="0"/>
        <w:rPr>
          <w:del w:id="3280" w:author="Alain Komin" w:date="2022-08-29T15:41:00Z"/>
          <w:lang w:val="en-US"/>
        </w:rPr>
      </w:pPr>
    </w:p>
    <w:p w14:paraId="24936137" w14:textId="13BAB71E" w:rsidR="00477707" w:rsidRDefault="00477707" w:rsidP="00477707">
      <w:pPr>
        <w:spacing w:after="0"/>
        <w:rPr>
          <w:ins w:id="3281" w:author="Alain Komin" w:date="2022-10-24T14:37:00Z"/>
          <w:lang w:val="en-US"/>
        </w:rPr>
      </w:pPr>
    </w:p>
    <w:p w14:paraId="6F52E111" w14:textId="77777777" w:rsidR="00306054" w:rsidRDefault="00306054">
      <w:pPr>
        <w:rPr>
          <w:ins w:id="3282" w:author="Alain Komin" w:date="2022-10-26T10:45:00Z"/>
          <w:rFonts w:cs="Arial"/>
          <w:sz w:val="21"/>
          <w:szCs w:val="21"/>
          <w:u w:val="single"/>
          <w:shd w:val="clear" w:color="auto" w:fill="FFFFFF"/>
        </w:rPr>
      </w:pPr>
      <w:ins w:id="3283" w:author="Alain Komin" w:date="2022-10-26T10:45:00Z">
        <w:r>
          <w:rPr>
            <w:rFonts w:cs="Arial"/>
            <w:sz w:val="21"/>
            <w:szCs w:val="21"/>
            <w:u w:val="single"/>
            <w:shd w:val="clear" w:color="auto" w:fill="FFFFFF"/>
          </w:rPr>
          <w:br w:type="page"/>
        </w:r>
      </w:ins>
    </w:p>
    <w:p w14:paraId="7D0FAF2B" w14:textId="6E41D9F1" w:rsidR="00477707" w:rsidRPr="00477707" w:rsidRDefault="00477707">
      <w:pPr>
        <w:spacing w:after="0"/>
        <w:rPr>
          <w:ins w:id="3284" w:author="Alain Komin" w:date="2022-10-24T14:37:00Z"/>
          <w:u w:val="single"/>
          <w:lang w:val="en-US"/>
          <w:rPrChange w:id="3285" w:author="Alain Komin" w:date="2022-10-24T14:37:00Z">
            <w:rPr>
              <w:ins w:id="3286" w:author="Alain Komin" w:date="2022-10-24T14:37:00Z"/>
              <w:lang w:val="en-US"/>
            </w:rPr>
          </w:rPrChange>
        </w:rPr>
        <w:pPrChange w:id="3287" w:author="Alain Komin" w:date="2022-10-24T14:32:00Z">
          <w:pPr/>
        </w:pPrChange>
      </w:pPr>
      <w:ins w:id="3288" w:author="Alain Komin" w:date="2022-10-24T14:37:00Z">
        <w:r w:rsidRPr="00477707">
          <w:rPr>
            <w:rFonts w:cs="Arial"/>
            <w:sz w:val="21"/>
            <w:szCs w:val="21"/>
            <w:u w:val="single"/>
            <w:shd w:val="clear" w:color="auto" w:fill="FFFFFF"/>
            <w:rPrChange w:id="3289" w:author="Alain Komin" w:date="2022-10-24T14:37:00Z">
              <w:rPr>
                <w:rFonts w:cs="Arial"/>
                <w:sz w:val="21"/>
                <w:szCs w:val="21"/>
                <w:shd w:val="clear" w:color="auto" w:fill="FFFFFF"/>
              </w:rPr>
            </w:rPrChange>
          </w:rPr>
          <w:lastRenderedPageBreak/>
          <w:t>Field types:</w:t>
        </w:r>
      </w:ins>
    </w:p>
    <w:p w14:paraId="3D63BCC7" w14:textId="4F64EF3F" w:rsidR="00455B98" w:rsidRPr="004A36B9" w:rsidRDefault="00455B98">
      <w:pPr>
        <w:pStyle w:val="ListParagraph"/>
        <w:numPr>
          <w:ilvl w:val="0"/>
          <w:numId w:val="16"/>
        </w:numPr>
        <w:spacing w:after="0"/>
        <w:rPr>
          <w:ins w:id="3290" w:author="Alain Komin" w:date="2022-10-24T14:30:00Z"/>
          <w:rFonts w:cs="Arial"/>
          <w:sz w:val="21"/>
          <w:szCs w:val="21"/>
          <w:shd w:val="clear" w:color="auto" w:fill="FFFFFF"/>
          <w:rPrChange w:id="3291" w:author="Alain Komin" w:date="2022-10-25T10:39:00Z">
            <w:rPr>
              <w:ins w:id="3292" w:author="Alain Komin" w:date="2022-10-24T14:30:00Z"/>
              <w:shd w:val="clear" w:color="auto" w:fill="FFFFFF"/>
            </w:rPr>
          </w:rPrChange>
        </w:rPr>
        <w:pPrChange w:id="3293" w:author="Alain Komin" w:date="2022-10-25T10:39:00Z">
          <w:pPr>
            <w:spacing w:after="0"/>
          </w:pPr>
        </w:pPrChange>
      </w:pPr>
      <w:ins w:id="3294" w:author="Alain Komin" w:date="2022-10-24T14:28:00Z">
        <w:r w:rsidRPr="004A36B9">
          <w:rPr>
            <w:rFonts w:cs="Arial"/>
            <w:b/>
            <w:bCs/>
            <w:sz w:val="21"/>
            <w:szCs w:val="21"/>
            <w:shd w:val="clear" w:color="auto" w:fill="FFFFFF"/>
            <w:rPrChange w:id="3295" w:author="Alain Komin" w:date="2022-10-25T10:40:00Z">
              <w:rPr>
                <w:lang w:val="en-US"/>
              </w:rPr>
            </w:rPrChange>
          </w:rPr>
          <w:t>Free-</w:t>
        </w:r>
      </w:ins>
      <w:ins w:id="3296" w:author="Alain Komin" w:date="2022-10-24T14:29:00Z">
        <w:r w:rsidRPr="004A36B9">
          <w:rPr>
            <w:rFonts w:cs="Arial"/>
            <w:b/>
            <w:bCs/>
            <w:sz w:val="21"/>
            <w:szCs w:val="21"/>
            <w:shd w:val="clear" w:color="auto" w:fill="FFFFFF"/>
            <w:rPrChange w:id="3297" w:author="Alain Komin" w:date="2022-10-25T10:40:00Z">
              <w:rPr>
                <w:lang w:val="en-US"/>
              </w:rPr>
            </w:rPrChange>
          </w:rPr>
          <w:t>F</w:t>
        </w:r>
      </w:ins>
      <w:ins w:id="3298" w:author="Alain Komin" w:date="2022-10-24T14:28:00Z">
        <w:r w:rsidRPr="004A36B9">
          <w:rPr>
            <w:rFonts w:cs="Arial"/>
            <w:b/>
            <w:bCs/>
            <w:sz w:val="21"/>
            <w:szCs w:val="21"/>
            <w:shd w:val="clear" w:color="auto" w:fill="FFFFFF"/>
            <w:rPrChange w:id="3299" w:author="Alain Komin" w:date="2022-10-25T10:40:00Z">
              <w:rPr>
                <w:lang w:val="en-US"/>
              </w:rPr>
            </w:rPrChange>
          </w:rPr>
          <w:t>or</w:t>
        </w:r>
      </w:ins>
      <w:ins w:id="3300" w:author="Alain Komin" w:date="2022-10-24T14:29:00Z">
        <w:r w:rsidRPr="004A36B9">
          <w:rPr>
            <w:rFonts w:cs="Arial"/>
            <w:b/>
            <w:bCs/>
            <w:sz w:val="21"/>
            <w:szCs w:val="21"/>
            <w:shd w:val="clear" w:color="auto" w:fill="FFFFFF"/>
            <w:rPrChange w:id="3301" w:author="Alain Komin" w:date="2022-10-25T10:40:00Z">
              <w:rPr>
                <w:lang w:val="en-US"/>
              </w:rPr>
            </w:rPrChange>
          </w:rPr>
          <w:t>m</w:t>
        </w:r>
      </w:ins>
      <w:ins w:id="3302" w:author="Alain Komin" w:date="2022-10-24T14:28:00Z">
        <w:r w:rsidRPr="004A36B9">
          <w:rPr>
            <w:rFonts w:cs="Arial"/>
            <w:b/>
            <w:bCs/>
            <w:sz w:val="21"/>
            <w:szCs w:val="21"/>
            <w:shd w:val="clear" w:color="auto" w:fill="FFFFFF"/>
            <w:rPrChange w:id="3303" w:author="Alain Komin" w:date="2022-10-25T10:40:00Z">
              <w:rPr>
                <w:lang w:val="en-US"/>
              </w:rPr>
            </w:rPrChange>
          </w:rPr>
          <w:t xml:space="preserve"> Text</w:t>
        </w:r>
        <w:r w:rsidRPr="004A36B9">
          <w:rPr>
            <w:rFonts w:cs="Arial"/>
            <w:sz w:val="21"/>
            <w:szCs w:val="21"/>
            <w:shd w:val="clear" w:color="auto" w:fill="FFFFFF"/>
            <w:rPrChange w:id="3304" w:author="Alain Komin" w:date="2022-10-25T10:39:00Z">
              <w:rPr>
                <w:lang w:val="en-US"/>
              </w:rPr>
            </w:rPrChange>
          </w:rPr>
          <w:t xml:space="preserve"> </w:t>
        </w:r>
      </w:ins>
      <w:ins w:id="3305" w:author="Alain Komin" w:date="2022-10-24T14:31:00Z">
        <w:r w:rsidR="00477707" w:rsidRPr="004A36B9">
          <w:rPr>
            <w:rFonts w:cs="Arial"/>
            <w:sz w:val="21"/>
            <w:szCs w:val="21"/>
            <w:shd w:val="clear" w:color="auto" w:fill="FFFFFF"/>
            <w:rPrChange w:id="3306" w:author="Alain Komin" w:date="2022-10-25T10:39:00Z">
              <w:rPr>
                <w:shd w:val="clear" w:color="auto" w:fill="FFFFFF"/>
              </w:rPr>
            </w:rPrChange>
          </w:rPr>
          <w:t xml:space="preserve">field type </w:t>
        </w:r>
      </w:ins>
      <w:ins w:id="3307" w:author="Alain Komin" w:date="2022-10-24T14:28:00Z">
        <w:r w:rsidRPr="004A36B9">
          <w:rPr>
            <w:rFonts w:cs="Arial"/>
            <w:sz w:val="21"/>
            <w:szCs w:val="21"/>
            <w:shd w:val="clear" w:color="auto" w:fill="FFFFFF"/>
            <w:rPrChange w:id="3308" w:author="Alain Komin" w:date="2022-10-25T10:39:00Z">
              <w:rPr>
                <w:lang w:val="en-US"/>
              </w:rPr>
            </w:rPrChange>
          </w:rPr>
          <w:t xml:space="preserve">will be </w:t>
        </w:r>
      </w:ins>
      <w:ins w:id="3309" w:author="Alain Komin" w:date="2022-10-24T14:29:00Z">
        <w:r w:rsidRPr="004A36B9">
          <w:rPr>
            <w:rFonts w:cs="Arial"/>
            <w:sz w:val="21"/>
            <w:szCs w:val="21"/>
            <w:shd w:val="clear" w:color="auto" w:fill="FFFFFF"/>
            <w:rPrChange w:id="3310" w:author="Alain Komin" w:date="2022-10-25T10:39:00Z">
              <w:rPr>
                <w:lang w:val="en-US"/>
              </w:rPr>
            </w:rPrChange>
          </w:rPr>
          <w:t>treated as input fields.</w:t>
        </w:r>
      </w:ins>
    </w:p>
    <w:p w14:paraId="64F6DD03" w14:textId="324835E7" w:rsidR="00455B98" w:rsidRPr="004A36B9" w:rsidRDefault="00455B98">
      <w:pPr>
        <w:pStyle w:val="ListParagraph"/>
        <w:numPr>
          <w:ilvl w:val="0"/>
          <w:numId w:val="16"/>
        </w:numPr>
        <w:spacing w:after="0"/>
        <w:rPr>
          <w:ins w:id="3311" w:author="Alain Komin" w:date="2022-10-24T14:30:00Z"/>
          <w:rFonts w:cs="Arial"/>
          <w:sz w:val="21"/>
          <w:szCs w:val="21"/>
          <w:shd w:val="clear" w:color="auto" w:fill="FFFFFF"/>
          <w:rPrChange w:id="3312" w:author="Alain Komin" w:date="2022-10-25T10:39:00Z">
            <w:rPr>
              <w:ins w:id="3313" w:author="Alain Komin" w:date="2022-10-24T14:30:00Z"/>
              <w:shd w:val="clear" w:color="auto" w:fill="FFFFFF"/>
            </w:rPr>
          </w:rPrChange>
        </w:rPr>
        <w:pPrChange w:id="3314" w:author="Alain Komin" w:date="2022-10-25T10:39:00Z">
          <w:pPr>
            <w:spacing w:after="0"/>
          </w:pPr>
        </w:pPrChange>
      </w:pPr>
      <w:ins w:id="3315" w:author="Alain Komin" w:date="2022-10-24T14:30:00Z">
        <w:r w:rsidRPr="004A36B9">
          <w:rPr>
            <w:rFonts w:cs="Arial"/>
            <w:b/>
            <w:bCs/>
            <w:sz w:val="21"/>
            <w:szCs w:val="21"/>
            <w:shd w:val="clear" w:color="auto" w:fill="FFFFFF"/>
            <w:rPrChange w:id="3316" w:author="Alain Komin" w:date="2022-10-25T10:40:00Z">
              <w:rPr>
                <w:shd w:val="clear" w:color="auto" w:fill="FFFFFF"/>
              </w:rPr>
            </w:rPrChange>
          </w:rPr>
          <w:t>List</w:t>
        </w:r>
        <w:r w:rsidRPr="004A36B9">
          <w:rPr>
            <w:rFonts w:cs="Arial"/>
            <w:sz w:val="21"/>
            <w:szCs w:val="21"/>
            <w:shd w:val="clear" w:color="auto" w:fill="FFFFFF"/>
            <w:rPrChange w:id="3317" w:author="Alain Komin" w:date="2022-10-25T10:39:00Z">
              <w:rPr>
                <w:shd w:val="clear" w:color="auto" w:fill="FFFFFF"/>
              </w:rPr>
            </w:rPrChange>
          </w:rPr>
          <w:t xml:space="preserve"> </w:t>
        </w:r>
      </w:ins>
      <w:ins w:id="3318" w:author="Alain Komin" w:date="2022-10-24T14:31:00Z">
        <w:r w:rsidR="00477707" w:rsidRPr="004A36B9">
          <w:rPr>
            <w:rFonts w:cs="Arial"/>
            <w:sz w:val="21"/>
            <w:szCs w:val="21"/>
            <w:shd w:val="clear" w:color="auto" w:fill="FFFFFF"/>
            <w:rPrChange w:id="3319" w:author="Alain Komin" w:date="2022-10-25T10:39:00Z">
              <w:rPr>
                <w:shd w:val="clear" w:color="auto" w:fill="FFFFFF"/>
              </w:rPr>
            </w:rPrChange>
          </w:rPr>
          <w:t xml:space="preserve">field type </w:t>
        </w:r>
      </w:ins>
      <w:ins w:id="3320" w:author="Alain Komin" w:date="2022-10-24T14:30:00Z">
        <w:r w:rsidRPr="004A36B9">
          <w:rPr>
            <w:rFonts w:cs="Arial"/>
            <w:sz w:val="21"/>
            <w:szCs w:val="21"/>
            <w:shd w:val="clear" w:color="auto" w:fill="FFFFFF"/>
            <w:rPrChange w:id="3321" w:author="Alain Komin" w:date="2022-10-25T10:39:00Z">
              <w:rPr>
                <w:shd w:val="clear" w:color="auto" w:fill="FFFFFF"/>
              </w:rPr>
            </w:rPrChange>
          </w:rPr>
          <w:t>will display as dropdown lists displaying the list record associated contents.</w:t>
        </w:r>
      </w:ins>
    </w:p>
    <w:p w14:paraId="1805B4F3" w14:textId="2488399C" w:rsidR="00455B98" w:rsidRPr="004A36B9" w:rsidRDefault="00455B98">
      <w:pPr>
        <w:pStyle w:val="ListParagraph"/>
        <w:numPr>
          <w:ilvl w:val="0"/>
          <w:numId w:val="16"/>
        </w:numPr>
        <w:spacing w:after="0"/>
        <w:rPr>
          <w:ins w:id="3322" w:author="Alain Komin" w:date="2022-10-24T14:31:00Z"/>
          <w:rFonts w:cs="Arial"/>
          <w:sz w:val="21"/>
          <w:szCs w:val="21"/>
          <w:shd w:val="clear" w:color="auto" w:fill="FFFFFF"/>
          <w:rPrChange w:id="3323" w:author="Alain Komin" w:date="2022-10-25T10:39:00Z">
            <w:rPr>
              <w:ins w:id="3324" w:author="Alain Komin" w:date="2022-10-24T14:31:00Z"/>
              <w:shd w:val="clear" w:color="auto" w:fill="FFFFFF"/>
            </w:rPr>
          </w:rPrChange>
        </w:rPr>
        <w:pPrChange w:id="3325" w:author="Alain Komin" w:date="2022-10-25T10:39:00Z">
          <w:pPr>
            <w:spacing w:after="0"/>
          </w:pPr>
        </w:pPrChange>
      </w:pPr>
      <w:ins w:id="3326" w:author="Alain Komin" w:date="2022-10-24T14:30:00Z">
        <w:r w:rsidRPr="004A36B9">
          <w:rPr>
            <w:rFonts w:cs="Arial"/>
            <w:b/>
            <w:bCs/>
            <w:sz w:val="21"/>
            <w:szCs w:val="21"/>
            <w:shd w:val="clear" w:color="auto" w:fill="FFFFFF"/>
            <w:rPrChange w:id="3327" w:author="Alain Komin" w:date="2022-10-25T10:40:00Z">
              <w:rPr>
                <w:shd w:val="clear" w:color="auto" w:fill="FFFFFF"/>
              </w:rPr>
            </w:rPrChange>
          </w:rPr>
          <w:t>Checkbox</w:t>
        </w:r>
        <w:r w:rsidRPr="004A36B9">
          <w:rPr>
            <w:rFonts w:cs="Arial"/>
            <w:sz w:val="21"/>
            <w:szCs w:val="21"/>
            <w:shd w:val="clear" w:color="auto" w:fill="FFFFFF"/>
            <w:rPrChange w:id="3328" w:author="Alain Komin" w:date="2022-10-25T10:39:00Z">
              <w:rPr>
                <w:shd w:val="clear" w:color="auto" w:fill="FFFFFF"/>
              </w:rPr>
            </w:rPrChange>
          </w:rPr>
          <w:t xml:space="preserve"> </w:t>
        </w:r>
      </w:ins>
      <w:ins w:id="3329" w:author="Alain Komin" w:date="2022-10-24T14:31:00Z">
        <w:r w:rsidR="00477707" w:rsidRPr="004A36B9">
          <w:rPr>
            <w:rFonts w:cs="Arial"/>
            <w:sz w:val="21"/>
            <w:szCs w:val="21"/>
            <w:shd w:val="clear" w:color="auto" w:fill="FFFFFF"/>
            <w:rPrChange w:id="3330" w:author="Alain Komin" w:date="2022-10-25T10:39:00Z">
              <w:rPr>
                <w:shd w:val="clear" w:color="auto" w:fill="FFFFFF"/>
              </w:rPr>
            </w:rPrChange>
          </w:rPr>
          <w:t xml:space="preserve">field type </w:t>
        </w:r>
        <w:r w:rsidRPr="004A36B9">
          <w:rPr>
            <w:rFonts w:cs="Arial"/>
            <w:sz w:val="21"/>
            <w:szCs w:val="21"/>
            <w:shd w:val="clear" w:color="auto" w:fill="FFFFFF"/>
            <w:rPrChange w:id="3331" w:author="Alain Komin" w:date="2022-10-25T10:39:00Z">
              <w:rPr>
                <w:shd w:val="clear" w:color="auto" w:fill="FFFFFF"/>
              </w:rPr>
            </w:rPrChange>
          </w:rPr>
          <w:t>will display as a T/F checkbox option.</w:t>
        </w:r>
      </w:ins>
    </w:p>
    <w:p w14:paraId="3FB43D38" w14:textId="038D2D94" w:rsidR="00455B98" w:rsidRPr="004A36B9" w:rsidRDefault="00455B98">
      <w:pPr>
        <w:pStyle w:val="ListParagraph"/>
        <w:numPr>
          <w:ilvl w:val="0"/>
          <w:numId w:val="16"/>
        </w:numPr>
        <w:spacing w:after="0"/>
        <w:rPr>
          <w:ins w:id="3332" w:author="Alain Komin" w:date="2022-10-24T14:29:00Z"/>
          <w:rFonts w:cs="Arial"/>
          <w:sz w:val="21"/>
          <w:szCs w:val="21"/>
          <w:shd w:val="clear" w:color="auto" w:fill="FFFFFF"/>
          <w:rPrChange w:id="3333" w:author="Alain Komin" w:date="2022-10-25T10:39:00Z">
            <w:rPr>
              <w:ins w:id="3334" w:author="Alain Komin" w:date="2022-10-24T14:29:00Z"/>
              <w:lang w:val="en-US"/>
            </w:rPr>
          </w:rPrChange>
        </w:rPr>
        <w:pPrChange w:id="3335" w:author="Alain Komin" w:date="2022-10-25T10:39:00Z">
          <w:pPr/>
        </w:pPrChange>
      </w:pPr>
      <w:ins w:id="3336" w:author="Alain Komin" w:date="2022-10-24T14:31:00Z">
        <w:r w:rsidRPr="004A36B9">
          <w:rPr>
            <w:rFonts w:cs="Arial"/>
            <w:b/>
            <w:bCs/>
            <w:sz w:val="21"/>
            <w:szCs w:val="21"/>
            <w:shd w:val="clear" w:color="auto" w:fill="FFFFFF"/>
            <w:rPrChange w:id="3337" w:author="Alain Komin" w:date="2022-10-25T10:40:00Z">
              <w:rPr>
                <w:shd w:val="clear" w:color="auto" w:fill="FFFFFF"/>
              </w:rPr>
            </w:rPrChange>
          </w:rPr>
          <w:t>Message</w:t>
        </w:r>
        <w:r w:rsidRPr="004A36B9">
          <w:rPr>
            <w:rFonts w:cs="Arial"/>
            <w:sz w:val="21"/>
            <w:szCs w:val="21"/>
            <w:shd w:val="clear" w:color="auto" w:fill="FFFFFF"/>
            <w:rPrChange w:id="3338" w:author="Alain Komin" w:date="2022-10-25T10:39:00Z">
              <w:rPr>
                <w:shd w:val="clear" w:color="auto" w:fill="FFFFFF"/>
              </w:rPr>
            </w:rPrChange>
          </w:rPr>
          <w:t xml:space="preserve"> </w:t>
        </w:r>
        <w:r w:rsidR="00477707" w:rsidRPr="004A36B9">
          <w:rPr>
            <w:rFonts w:cs="Arial"/>
            <w:sz w:val="21"/>
            <w:szCs w:val="21"/>
            <w:shd w:val="clear" w:color="auto" w:fill="FFFFFF"/>
            <w:rPrChange w:id="3339" w:author="Alain Komin" w:date="2022-10-25T10:39:00Z">
              <w:rPr>
                <w:shd w:val="clear" w:color="auto" w:fill="FFFFFF"/>
              </w:rPr>
            </w:rPrChange>
          </w:rPr>
          <w:t xml:space="preserve">field type </w:t>
        </w:r>
        <w:r w:rsidRPr="004A36B9">
          <w:rPr>
            <w:rFonts w:cs="Arial"/>
            <w:sz w:val="21"/>
            <w:szCs w:val="21"/>
            <w:shd w:val="clear" w:color="auto" w:fill="FFFFFF"/>
            <w:rPrChange w:id="3340" w:author="Alain Komin" w:date="2022-10-25T10:39:00Z">
              <w:rPr>
                <w:shd w:val="clear" w:color="auto" w:fill="FFFFFF"/>
              </w:rPr>
            </w:rPrChange>
          </w:rPr>
          <w:t>will display as not editable text</w:t>
        </w:r>
      </w:ins>
      <w:ins w:id="3341" w:author="Alain Komin" w:date="2022-11-01T13:01:00Z">
        <w:r w:rsidR="00242AEC">
          <w:rPr>
            <w:rFonts w:cs="Arial"/>
            <w:sz w:val="21"/>
            <w:szCs w:val="21"/>
            <w:shd w:val="clear" w:color="auto" w:fill="FFFFFF"/>
          </w:rPr>
          <w:t xml:space="preserve"> (</w:t>
        </w:r>
      </w:ins>
      <w:ins w:id="3342" w:author="Alain Komin" w:date="2022-11-01T13:02:00Z">
        <w:r w:rsidR="00242AEC">
          <w:rPr>
            <w:rFonts w:cs="Arial"/>
            <w:sz w:val="21"/>
            <w:szCs w:val="21"/>
            <w:shd w:val="clear" w:color="auto" w:fill="FFFFFF"/>
          </w:rPr>
          <w:t xml:space="preserve">for example </w:t>
        </w:r>
      </w:ins>
      <w:ins w:id="3343" w:author="Alain Komin" w:date="2022-11-01T13:01:00Z">
        <w:r w:rsidR="00242AEC">
          <w:rPr>
            <w:rFonts w:cs="Arial"/>
            <w:sz w:val="21"/>
            <w:szCs w:val="21"/>
            <w:shd w:val="clear" w:color="auto" w:fill="FFFFFF"/>
          </w:rPr>
          <w:t xml:space="preserve">to add </w:t>
        </w:r>
      </w:ins>
      <w:ins w:id="3344" w:author="Alain Komin" w:date="2022-11-01T13:02:00Z">
        <w:r w:rsidR="00242AEC">
          <w:rPr>
            <w:rFonts w:cs="Arial"/>
            <w:sz w:val="21"/>
            <w:szCs w:val="21"/>
            <w:shd w:val="clear" w:color="auto" w:fill="FFFFFF"/>
          </w:rPr>
          <w:t xml:space="preserve">section </w:t>
        </w:r>
      </w:ins>
      <w:ins w:id="3345" w:author="Alain Komin" w:date="2022-11-01T13:01:00Z">
        <w:r w:rsidR="00242AEC">
          <w:rPr>
            <w:rFonts w:cs="Arial"/>
            <w:sz w:val="21"/>
            <w:szCs w:val="21"/>
            <w:shd w:val="clear" w:color="auto" w:fill="FFFFFF"/>
          </w:rPr>
          <w:t>titles)</w:t>
        </w:r>
      </w:ins>
      <w:ins w:id="3346" w:author="Alain Komin" w:date="2022-10-24T14:31:00Z">
        <w:r w:rsidRPr="004A36B9">
          <w:rPr>
            <w:rFonts w:cs="Arial"/>
            <w:sz w:val="21"/>
            <w:szCs w:val="21"/>
            <w:shd w:val="clear" w:color="auto" w:fill="FFFFFF"/>
            <w:rPrChange w:id="3347" w:author="Alain Komin" w:date="2022-10-25T10:39:00Z">
              <w:rPr>
                <w:shd w:val="clear" w:color="auto" w:fill="FFFFFF"/>
              </w:rPr>
            </w:rPrChange>
          </w:rPr>
          <w:t>.</w:t>
        </w:r>
      </w:ins>
    </w:p>
    <w:p w14:paraId="3A824A67" w14:textId="52B976D6" w:rsidR="00455B98" w:rsidRPr="004A36B9" w:rsidRDefault="00477707">
      <w:pPr>
        <w:pStyle w:val="ListParagraph"/>
        <w:numPr>
          <w:ilvl w:val="0"/>
          <w:numId w:val="16"/>
        </w:numPr>
        <w:spacing w:after="0"/>
        <w:rPr>
          <w:ins w:id="3348" w:author="Alain Komin" w:date="2022-10-24T14:28:00Z"/>
          <w:lang w:val="en-US"/>
        </w:rPr>
        <w:pPrChange w:id="3349" w:author="Alain Komin" w:date="2022-10-25T10:39:00Z">
          <w:pPr/>
        </w:pPrChange>
      </w:pPr>
      <w:ins w:id="3350" w:author="Alain Komin" w:date="2022-10-24T14:32:00Z">
        <w:r w:rsidRPr="004A36B9">
          <w:rPr>
            <w:b/>
            <w:bCs/>
            <w:lang w:val="en-US"/>
            <w:rPrChange w:id="3351" w:author="Alain Komin" w:date="2022-10-25T10:40:00Z">
              <w:rPr>
                <w:lang w:val="en-US"/>
              </w:rPr>
            </w:rPrChange>
          </w:rPr>
          <w:t>Date</w:t>
        </w:r>
        <w:r w:rsidRPr="004A36B9">
          <w:rPr>
            <w:lang w:val="en-US"/>
          </w:rPr>
          <w:t xml:space="preserve"> </w:t>
        </w:r>
        <w:r w:rsidRPr="004A36B9">
          <w:rPr>
            <w:rFonts w:cs="Arial"/>
            <w:sz w:val="21"/>
            <w:szCs w:val="21"/>
            <w:shd w:val="clear" w:color="auto" w:fill="FFFFFF"/>
            <w:rPrChange w:id="3352" w:author="Alain Komin" w:date="2022-10-25T10:39:00Z">
              <w:rPr>
                <w:shd w:val="clear" w:color="auto" w:fill="FFFFFF"/>
              </w:rPr>
            </w:rPrChange>
          </w:rPr>
          <w:t>field type will show as a date picker.</w:t>
        </w:r>
      </w:ins>
    </w:p>
    <w:p w14:paraId="6585465D" w14:textId="77777777" w:rsidR="009E59C4" w:rsidRPr="009E59C4" w:rsidRDefault="009E59C4">
      <w:pPr>
        <w:rPr>
          <w:ins w:id="3353" w:author="Alain Komin" w:date="2022-08-29T15:41:00Z"/>
          <w:rFonts w:cs="Arial"/>
          <w:sz w:val="21"/>
          <w:szCs w:val="21"/>
          <w:shd w:val="clear" w:color="auto" w:fill="FFFFFF"/>
          <w:rPrChange w:id="3354" w:author="Alain Komin" w:date="2022-08-29T15:34:00Z">
            <w:rPr>
              <w:ins w:id="3355" w:author="Alain Komin" w:date="2022-08-29T15:41:00Z"/>
              <w:shd w:val="clear" w:color="auto" w:fill="FFFFFF"/>
            </w:rPr>
          </w:rPrChange>
        </w:rPr>
        <w:pPrChange w:id="3356" w:author="Sebastian Gonzalez" w:date="2022-05-18T11:53:00Z">
          <w:pPr>
            <w:pStyle w:val="ListParagraph"/>
            <w:numPr>
              <w:numId w:val="12"/>
            </w:numPr>
            <w:ind w:left="720" w:hanging="360"/>
          </w:pPr>
        </w:pPrChange>
      </w:pPr>
    </w:p>
    <w:p w14:paraId="7C948B59" w14:textId="75756B68" w:rsidR="008A5D4F" w:rsidRDefault="008A5D4F">
      <w:pPr>
        <w:pStyle w:val="Heading2"/>
        <w:rPr>
          <w:ins w:id="3357" w:author="Alain Komin" w:date="2022-09-27T10:54:00Z"/>
          <w:shd w:val="clear" w:color="auto" w:fill="FFFFFF"/>
        </w:rPr>
        <w:pPrChange w:id="3358" w:author="Alain Komin" w:date="2022-09-27T10:54:00Z">
          <w:pPr/>
        </w:pPrChange>
      </w:pPr>
      <w:bookmarkStart w:id="3359" w:name="_Toc117759720"/>
      <w:ins w:id="3360" w:author="Alain Komin" w:date="2022-09-27T10:54:00Z">
        <w:r>
          <w:rPr>
            <w:shd w:val="clear" w:color="auto" w:fill="FFFFFF"/>
          </w:rPr>
          <w:t>Item Record</w:t>
        </w:r>
        <w:bookmarkEnd w:id="3359"/>
      </w:ins>
    </w:p>
    <w:p w14:paraId="2F29DF4A" w14:textId="351833F2" w:rsidR="00995CEB" w:rsidRDefault="00995CEB" w:rsidP="00995CEB">
      <w:pPr>
        <w:rPr>
          <w:ins w:id="3361" w:author="Alain Komin" w:date="2022-09-27T12:51:00Z"/>
          <w:rFonts w:cs="Arial"/>
          <w:sz w:val="21"/>
          <w:szCs w:val="21"/>
          <w:shd w:val="clear" w:color="auto" w:fill="FFFFFF"/>
        </w:rPr>
      </w:pPr>
      <w:ins w:id="3362" w:author="Alain Komin" w:date="2022-09-07T13:56:00Z">
        <w:r>
          <w:rPr>
            <w:rFonts w:cs="Arial"/>
            <w:sz w:val="21"/>
            <w:szCs w:val="21"/>
            <w:shd w:val="clear" w:color="auto" w:fill="FFFFFF"/>
          </w:rPr>
          <w:t xml:space="preserve">As some items belong to the “Equipment” order and some to the “Marketing” order, a new </w:t>
        </w:r>
      </w:ins>
      <w:ins w:id="3363" w:author="Alain Komin" w:date="2022-09-28T10:13:00Z">
        <w:r w:rsidR="00077E80">
          <w:rPr>
            <w:rFonts w:cs="Arial"/>
            <w:sz w:val="21"/>
            <w:szCs w:val="21"/>
            <w:shd w:val="clear" w:color="auto" w:fill="FFFFFF"/>
          </w:rPr>
          <w:t>field (list type with 2 options: Equipment and Marketing)</w:t>
        </w:r>
      </w:ins>
      <w:ins w:id="3364" w:author="Alain Komin" w:date="2022-09-07T13:56:00Z">
        <w:r>
          <w:rPr>
            <w:rFonts w:cs="Arial"/>
            <w:sz w:val="21"/>
            <w:szCs w:val="21"/>
            <w:shd w:val="clear" w:color="auto" w:fill="FFFFFF"/>
          </w:rPr>
          <w:t xml:space="preserve"> will be added to the Item record to </w:t>
        </w:r>
      </w:ins>
      <w:ins w:id="3365" w:author="Alain Komin" w:date="2022-09-27T14:50:00Z">
        <w:r w:rsidR="00FF521D">
          <w:rPr>
            <w:rFonts w:cs="Arial"/>
            <w:sz w:val="21"/>
            <w:szCs w:val="21"/>
            <w:shd w:val="clear" w:color="auto" w:fill="FFFFFF"/>
          </w:rPr>
          <w:t>set</w:t>
        </w:r>
      </w:ins>
      <w:ins w:id="3366" w:author="Alain Komin" w:date="2022-09-07T13:56:00Z">
        <w:r>
          <w:rPr>
            <w:rFonts w:cs="Arial"/>
            <w:sz w:val="21"/>
            <w:szCs w:val="21"/>
            <w:shd w:val="clear" w:color="auto" w:fill="FFFFFF"/>
          </w:rPr>
          <w:t xml:space="preserve"> it as Equipment or Marketing</w:t>
        </w:r>
      </w:ins>
      <w:ins w:id="3367" w:author="Alain Komin" w:date="2022-09-27T14:50:00Z">
        <w:r w:rsidR="00FF521D">
          <w:rPr>
            <w:rFonts w:cs="Arial"/>
            <w:sz w:val="21"/>
            <w:szCs w:val="21"/>
            <w:shd w:val="clear" w:color="auto" w:fill="FFFFFF"/>
          </w:rPr>
          <w:t xml:space="preserve"> item</w:t>
        </w:r>
      </w:ins>
      <w:ins w:id="3368" w:author="Alain Komin" w:date="2022-09-07T13:56:00Z">
        <w:r>
          <w:rPr>
            <w:rFonts w:cs="Arial"/>
            <w:sz w:val="21"/>
            <w:szCs w:val="21"/>
            <w:shd w:val="clear" w:color="auto" w:fill="FFFFFF"/>
          </w:rPr>
          <w:t>.</w:t>
        </w:r>
      </w:ins>
      <w:ins w:id="3369" w:author="Alain Komin" w:date="2022-10-26T10:44:00Z">
        <w:r w:rsidR="00306054">
          <w:rPr>
            <w:rFonts w:cs="Arial"/>
            <w:sz w:val="21"/>
            <w:szCs w:val="21"/>
            <w:shd w:val="clear" w:color="auto" w:fill="FFFFFF"/>
          </w:rPr>
          <w:t xml:space="preserve"> This field is mandatory.</w:t>
        </w:r>
      </w:ins>
    </w:p>
    <w:p w14:paraId="3C2E607A" w14:textId="6FF43393" w:rsidR="00FB0E96" w:rsidRDefault="00FB0E96" w:rsidP="00995CEB">
      <w:pPr>
        <w:rPr>
          <w:ins w:id="3370" w:author="Alain Komin" w:date="2022-10-27T10:45:00Z"/>
          <w:rFonts w:cs="Arial"/>
          <w:sz w:val="21"/>
          <w:szCs w:val="21"/>
          <w:shd w:val="clear" w:color="auto" w:fill="FFFFFF"/>
        </w:rPr>
      </w:pPr>
      <w:ins w:id="3371" w:author="Alain Komin" w:date="2022-09-27T12:51:00Z">
        <w:r>
          <w:rPr>
            <w:rFonts w:cs="Arial"/>
            <w:sz w:val="21"/>
            <w:szCs w:val="21"/>
            <w:shd w:val="clear" w:color="auto" w:fill="FFFFFF"/>
          </w:rPr>
          <w:t>This new list in the item record will be used to show the correct fields at checkout, based on the selection in the Configuration record for each field.</w:t>
        </w:r>
      </w:ins>
    </w:p>
    <w:p w14:paraId="066B725C" w14:textId="4043F6CB" w:rsidR="00965015" w:rsidRDefault="00965015" w:rsidP="00995CEB">
      <w:pPr>
        <w:rPr>
          <w:ins w:id="3372" w:author="Alain Komin" w:date="2022-10-27T10:45:00Z"/>
          <w:rFonts w:cs="Arial"/>
          <w:sz w:val="21"/>
          <w:szCs w:val="21"/>
          <w:shd w:val="clear" w:color="auto" w:fill="FFFFFF"/>
        </w:rPr>
      </w:pPr>
      <w:ins w:id="3373" w:author="Alain Komin" w:date="2022-10-27T10:45:00Z">
        <w:r>
          <w:rPr>
            <w:rFonts w:cs="Arial"/>
            <w:sz w:val="21"/>
            <w:szCs w:val="21"/>
            <w:shd w:val="clear" w:color="auto" w:fill="FFFFFF"/>
          </w:rPr>
          <w:t>Some items will have item options configured that will allow the Sales Rep to select and add information for the order.</w:t>
        </w:r>
      </w:ins>
    </w:p>
    <w:p w14:paraId="0A5F937B" w14:textId="4A9FCDE8" w:rsidR="00965015" w:rsidRDefault="00965015" w:rsidP="00995CEB">
      <w:pPr>
        <w:rPr>
          <w:ins w:id="3374" w:author="Alain Komin" w:date="2022-09-27T10:55:00Z"/>
          <w:rFonts w:cs="Arial"/>
          <w:sz w:val="21"/>
          <w:szCs w:val="21"/>
          <w:shd w:val="clear" w:color="auto" w:fill="FFFFFF"/>
        </w:rPr>
      </w:pPr>
      <w:ins w:id="3375" w:author="Alain Komin" w:date="2022-10-27T10:45:00Z">
        <w:r>
          <w:rPr>
            <w:rFonts w:cs="Arial"/>
            <w:sz w:val="21"/>
            <w:szCs w:val="21"/>
            <w:shd w:val="clear" w:color="auto" w:fill="FFFFFF"/>
          </w:rPr>
          <w:t xml:space="preserve">Some </w:t>
        </w:r>
      </w:ins>
      <w:ins w:id="3376" w:author="Alain Komin" w:date="2022-10-27T10:46:00Z">
        <w:r>
          <w:rPr>
            <w:rFonts w:cs="Arial"/>
            <w:sz w:val="21"/>
            <w:szCs w:val="21"/>
            <w:shd w:val="clear" w:color="auto" w:fill="FFFFFF"/>
          </w:rPr>
          <w:t xml:space="preserve">Marketing </w:t>
        </w:r>
      </w:ins>
      <w:ins w:id="3377" w:author="Alain Komin" w:date="2022-10-27T10:45:00Z">
        <w:r>
          <w:rPr>
            <w:rFonts w:cs="Arial"/>
            <w:sz w:val="21"/>
            <w:szCs w:val="21"/>
            <w:shd w:val="clear" w:color="auto" w:fill="FFFFFF"/>
          </w:rPr>
          <w:t xml:space="preserve">items will </w:t>
        </w:r>
      </w:ins>
      <w:ins w:id="3378" w:author="Alain Komin" w:date="2022-10-27T10:46:00Z">
        <w:r>
          <w:rPr>
            <w:rFonts w:cs="Arial"/>
            <w:sz w:val="21"/>
            <w:szCs w:val="21"/>
            <w:shd w:val="clear" w:color="auto" w:fill="FFFFFF"/>
          </w:rPr>
          <w:t>require</w:t>
        </w:r>
      </w:ins>
      <w:ins w:id="3379" w:author="Alain Komin" w:date="2022-10-27T10:45:00Z">
        <w:r>
          <w:rPr>
            <w:rFonts w:cs="Arial"/>
            <w:sz w:val="21"/>
            <w:szCs w:val="21"/>
            <w:shd w:val="clear" w:color="auto" w:fill="FFFFFF"/>
          </w:rPr>
          <w:t xml:space="preserve"> a File Upload</w:t>
        </w:r>
      </w:ins>
      <w:ins w:id="3380" w:author="Alain Komin" w:date="2022-10-27T10:46:00Z">
        <w:r>
          <w:rPr>
            <w:rFonts w:cs="Arial"/>
            <w:sz w:val="21"/>
            <w:szCs w:val="21"/>
            <w:shd w:val="clear" w:color="auto" w:fill="FFFFFF"/>
          </w:rPr>
          <w:t>ed</w:t>
        </w:r>
      </w:ins>
      <w:ins w:id="3381" w:author="Alain Komin" w:date="2022-11-03T13:39:00Z">
        <w:r w:rsidR="001F0867">
          <w:rPr>
            <w:rFonts w:cs="Arial"/>
            <w:sz w:val="21"/>
            <w:szCs w:val="21"/>
            <w:shd w:val="clear" w:color="auto" w:fill="FFFFFF"/>
          </w:rPr>
          <w:t>. This file should be associated to the Sales Order. It is needed to display the o</w:t>
        </w:r>
      </w:ins>
      <w:ins w:id="3382" w:author="Alain Komin" w:date="2022-11-03T13:40:00Z">
        <w:r w:rsidR="001F0867">
          <w:rPr>
            <w:rFonts w:cs="Arial"/>
            <w:sz w:val="21"/>
            <w:szCs w:val="21"/>
            <w:shd w:val="clear" w:color="auto" w:fill="FFFFFF"/>
          </w:rPr>
          <w:t>ption to select the file form the desktop</w:t>
        </w:r>
      </w:ins>
      <w:ins w:id="3383" w:author="Alain Komin" w:date="2022-10-27T10:45:00Z">
        <w:r>
          <w:rPr>
            <w:rFonts w:cs="Arial"/>
            <w:sz w:val="21"/>
            <w:szCs w:val="21"/>
            <w:shd w:val="clear" w:color="auto" w:fill="FFFFFF"/>
          </w:rPr>
          <w:t>.</w:t>
        </w:r>
      </w:ins>
      <w:ins w:id="3384" w:author="Alain Komin" w:date="2022-10-27T10:46:00Z">
        <w:r>
          <w:rPr>
            <w:rFonts w:cs="Arial"/>
            <w:sz w:val="21"/>
            <w:szCs w:val="21"/>
            <w:shd w:val="clear" w:color="auto" w:fill="FFFFFF"/>
          </w:rPr>
          <w:t xml:space="preserve"> </w:t>
        </w:r>
        <w:r w:rsidRPr="00D52A6E">
          <w:rPr>
            <w:rFonts w:cs="Arial"/>
            <w:sz w:val="21"/>
            <w:szCs w:val="21"/>
            <w:highlight w:val="yellow"/>
            <w:shd w:val="clear" w:color="auto" w:fill="FFFFFF"/>
            <w:rPrChange w:id="3385" w:author="Alain Komin" w:date="2022-11-03T14:28:00Z">
              <w:rPr>
                <w:rFonts w:cs="Arial"/>
                <w:sz w:val="21"/>
                <w:szCs w:val="21"/>
                <w:shd w:val="clear" w:color="auto" w:fill="FFFFFF"/>
              </w:rPr>
            </w:rPrChange>
          </w:rPr>
          <w:t>Programmer to determine the best way to achieve this (item option</w:t>
        </w:r>
      </w:ins>
      <w:ins w:id="3386" w:author="Alain Komin" w:date="2022-11-03T13:40:00Z">
        <w:r w:rsidR="001F0867" w:rsidRPr="00D52A6E">
          <w:rPr>
            <w:rFonts w:cs="Arial"/>
            <w:sz w:val="21"/>
            <w:szCs w:val="21"/>
            <w:highlight w:val="yellow"/>
            <w:shd w:val="clear" w:color="auto" w:fill="FFFFFF"/>
            <w:rPrChange w:id="3387" w:author="Alain Komin" w:date="2022-11-03T14:28:00Z">
              <w:rPr>
                <w:rFonts w:cs="Arial"/>
                <w:sz w:val="21"/>
                <w:szCs w:val="21"/>
                <w:shd w:val="clear" w:color="auto" w:fill="FFFFFF"/>
              </w:rPr>
            </w:rPrChange>
          </w:rPr>
          <w:t xml:space="preserve"> with the</w:t>
        </w:r>
      </w:ins>
      <w:ins w:id="3388" w:author="Alain Komin" w:date="2022-10-27T10:46:00Z">
        <w:r w:rsidRPr="00D52A6E">
          <w:rPr>
            <w:rFonts w:cs="Arial"/>
            <w:sz w:val="21"/>
            <w:szCs w:val="21"/>
            <w:highlight w:val="yellow"/>
            <w:shd w:val="clear" w:color="auto" w:fill="FFFFFF"/>
            <w:rPrChange w:id="3389" w:author="Alain Komin" w:date="2022-11-03T14:28:00Z">
              <w:rPr>
                <w:rFonts w:cs="Arial"/>
                <w:sz w:val="21"/>
                <w:szCs w:val="21"/>
                <w:shd w:val="clear" w:color="auto" w:fill="FFFFFF"/>
              </w:rPr>
            </w:rPrChange>
          </w:rPr>
          <w:t xml:space="preserve"> </w:t>
        </w:r>
      </w:ins>
      <w:ins w:id="3390" w:author="Alain Komin" w:date="2022-11-03T13:40:00Z">
        <w:r w:rsidR="001F0867" w:rsidRPr="00D52A6E">
          <w:rPr>
            <w:rFonts w:cs="Arial"/>
            <w:sz w:val="21"/>
            <w:szCs w:val="21"/>
            <w:highlight w:val="yellow"/>
            <w:shd w:val="clear" w:color="auto" w:fill="FFFFFF"/>
            <w:rPrChange w:id="3391" w:author="Alain Komin" w:date="2022-11-03T14:28:00Z">
              <w:rPr>
                <w:rFonts w:cs="Arial"/>
                <w:sz w:val="21"/>
                <w:szCs w:val="21"/>
                <w:shd w:val="clear" w:color="auto" w:fill="FFFFFF"/>
              </w:rPr>
            </w:rPrChange>
          </w:rPr>
          <w:t xml:space="preserve">file selected in the PDP </w:t>
        </w:r>
      </w:ins>
      <w:ins w:id="3392" w:author="Alain Komin" w:date="2022-10-27T10:46:00Z">
        <w:r w:rsidRPr="00D52A6E">
          <w:rPr>
            <w:rFonts w:cs="Arial"/>
            <w:sz w:val="21"/>
            <w:szCs w:val="21"/>
            <w:highlight w:val="yellow"/>
            <w:shd w:val="clear" w:color="auto" w:fill="FFFFFF"/>
            <w:rPrChange w:id="3393" w:author="Alain Komin" w:date="2022-11-03T14:28:00Z">
              <w:rPr>
                <w:rFonts w:cs="Arial"/>
                <w:sz w:val="21"/>
                <w:szCs w:val="21"/>
                <w:shd w:val="clear" w:color="auto" w:fill="FFFFFF"/>
              </w:rPr>
            </w:rPrChange>
          </w:rPr>
          <w:t>or file attachment at checkout).</w:t>
        </w:r>
      </w:ins>
    </w:p>
    <w:p w14:paraId="0811A993" w14:textId="59914661" w:rsidR="00AE6A85" w:rsidRDefault="00AE6A85">
      <w:pPr>
        <w:rPr>
          <w:ins w:id="3394" w:author="Alain Komin" w:date="2022-10-24T14:48:00Z"/>
          <w:rFonts w:asciiTheme="majorHAnsi" w:eastAsiaTheme="majorEastAsia" w:hAnsiTheme="majorHAnsi" w:cstheme="majorBidi"/>
          <w:b/>
          <w:bCs/>
          <w:color w:val="0070C0"/>
          <w:sz w:val="24"/>
          <w:szCs w:val="26"/>
          <w:shd w:val="clear" w:color="auto" w:fill="FFFFFF"/>
        </w:rPr>
      </w:pPr>
    </w:p>
    <w:p w14:paraId="189EA283" w14:textId="4EC21E4F" w:rsidR="008A5D4F" w:rsidRDefault="008A5D4F">
      <w:pPr>
        <w:pStyle w:val="Heading2"/>
        <w:rPr>
          <w:ins w:id="3395" w:author="Alain Komin" w:date="2022-09-08T10:38:00Z"/>
          <w:shd w:val="clear" w:color="auto" w:fill="FFFFFF"/>
        </w:rPr>
        <w:pPrChange w:id="3396" w:author="Alain Komin" w:date="2022-09-27T10:55:00Z">
          <w:pPr/>
        </w:pPrChange>
      </w:pPr>
      <w:bookmarkStart w:id="3397" w:name="_Toc117759721"/>
      <w:ins w:id="3398" w:author="Alain Komin" w:date="2022-09-27T10:55:00Z">
        <w:r>
          <w:rPr>
            <w:shd w:val="clear" w:color="auto" w:fill="FFFFFF"/>
          </w:rPr>
          <w:t>Cart</w:t>
        </w:r>
      </w:ins>
      <w:bookmarkEnd w:id="3397"/>
    </w:p>
    <w:p w14:paraId="3D762291" w14:textId="77777777" w:rsidR="00306054" w:rsidRDefault="006B2695" w:rsidP="00995CEB">
      <w:pPr>
        <w:rPr>
          <w:ins w:id="3399" w:author="Alain Komin" w:date="2022-10-26T10:45:00Z"/>
          <w:rFonts w:cs="Arial"/>
          <w:sz w:val="21"/>
          <w:szCs w:val="21"/>
          <w:shd w:val="clear" w:color="auto" w:fill="FFFFFF"/>
        </w:rPr>
      </w:pPr>
      <w:ins w:id="3400" w:author="Alain Komin" w:date="2022-09-08T10:39:00Z">
        <w:r>
          <w:rPr>
            <w:rFonts w:cs="Arial"/>
            <w:sz w:val="21"/>
            <w:szCs w:val="21"/>
            <w:shd w:val="clear" w:color="auto" w:fill="FFFFFF"/>
          </w:rPr>
          <w:t xml:space="preserve">There will be a new validation that will </w:t>
        </w:r>
      </w:ins>
      <w:ins w:id="3401" w:author="Alain Komin" w:date="2022-09-28T10:13:00Z">
        <w:r w:rsidR="00077E80">
          <w:rPr>
            <w:rFonts w:cs="Arial"/>
            <w:sz w:val="21"/>
            <w:szCs w:val="21"/>
            <w:shd w:val="clear" w:color="auto" w:fill="FFFFFF"/>
          </w:rPr>
          <w:t xml:space="preserve">be </w:t>
        </w:r>
      </w:ins>
      <w:ins w:id="3402" w:author="Alain Komin" w:date="2022-09-08T10:39:00Z">
        <w:r>
          <w:rPr>
            <w:rFonts w:cs="Arial"/>
            <w:sz w:val="21"/>
            <w:szCs w:val="21"/>
            <w:shd w:val="clear" w:color="auto" w:fill="FFFFFF"/>
          </w:rPr>
          <w:t>execute</w:t>
        </w:r>
      </w:ins>
      <w:ins w:id="3403" w:author="Alain Komin" w:date="2022-09-28T10:13:00Z">
        <w:r w:rsidR="00077E80">
          <w:rPr>
            <w:rFonts w:cs="Arial"/>
            <w:sz w:val="21"/>
            <w:szCs w:val="21"/>
            <w:shd w:val="clear" w:color="auto" w:fill="FFFFFF"/>
          </w:rPr>
          <w:t>d</w:t>
        </w:r>
      </w:ins>
      <w:ins w:id="3404" w:author="Alain Komin" w:date="2022-09-08T10:39:00Z">
        <w:r>
          <w:rPr>
            <w:rFonts w:cs="Arial"/>
            <w:sz w:val="21"/>
            <w:szCs w:val="21"/>
            <w:shd w:val="clear" w:color="auto" w:fill="FFFFFF"/>
          </w:rPr>
          <w:t xml:space="preserve"> upon adding each </w:t>
        </w:r>
      </w:ins>
      <w:ins w:id="3405" w:author="Alain Komin" w:date="2022-10-26T10:44:00Z">
        <w:r w:rsidR="00306054">
          <w:rPr>
            <w:rFonts w:cs="Arial"/>
            <w:sz w:val="21"/>
            <w:szCs w:val="21"/>
            <w:shd w:val="clear" w:color="auto" w:fill="FFFFFF"/>
          </w:rPr>
          <w:t>ne</w:t>
        </w:r>
      </w:ins>
      <w:ins w:id="3406" w:author="Alain Komin" w:date="2022-10-26T10:45:00Z">
        <w:r w:rsidR="00306054">
          <w:rPr>
            <w:rFonts w:cs="Arial"/>
            <w:sz w:val="21"/>
            <w:szCs w:val="21"/>
            <w:shd w:val="clear" w:color="auto" w:fill="FFFFFF"/>
          </w:rPr>
          <w:t xml:space="preserve">w </w:t>
        </w:r>
      </w:ins>
      <w:ins w:id="3407" w:author="Alain Komin" w:date="2022-09-08T10:39:00Z">
        <w:r>
          <w:rPr>
            <w:rFonts w:cs="Arial"/>
            <w:sz w:val="21"/>
            <w:szCs w:val="21"/>
            <w:shd w:val="clear" w:color="auto" w:fill="FFFFFF"/>
          </w:rPr>
          <w:t xml:space="preserve">item to the Cart. If there is already an item in the cart, the new item </w:t>
        </w:r>
      </w:ins>
      <w:ins w:id="3408" w:author="Alain Komin" w:date="2022-09-08T10:40:00Z">
        <w:r>
          <w:rPr>
            <w:rFonts w:cs="Arial"/>
            <w:sz w:val="21"/>
            <w:szCs w:val="21"/>
            <w:shd w:val="clear" w:color="auto" w:fill="FFFFFF"/>
          </w:rPr>
          <w:t xml:space="preserve">to be added must have the same option as the existing ones in the cart (Equipment or Marketing). If the item in the cart is Marketing type and the </w:t>
        </w:r>
      </w:ins>
      <w:ins w:id="3409" w:author="Alain Komin" w:date="2022-09-28T10:14:00Z">
        <w:r w:rsidR="00077E80">
          <w:rPr>
            <w:rFonts w:cs="Arial"/>
            <w:sz w:val="21"/>
            <w:szCs w:val="21"/>
            <w:shd w:val="clear" w:color="auto" w:fill="FFFFFF"/>
          </w:rPr>
          <w:t>Sales Rep</w:t>
        </w:r>
      </w:ins>
      <w:ins w:id="3410" w:author="Alain Komin" w:date="2022-09-08T10:40:00Z">
        <w:r>
          <w:rPr>
            <w:rFonts w:cs="Arial"/>
            <w:sz w:val="21"/>
            <w:szCs w:val="21"/>
            <w:shd w:val="clear" w:color="auto" w:fill="FFFFFF"/>
          </w:rPr>
          <w:t xml:space="preserve"> is adding an Equipment one, a</w:t>
        </w:r>
      </w:ins>
      <w:ins w:id="3411" w:author="Alain Komin" w:date="2022-09-27T11:58:00Z">
        <w:r w:rsidR="00E26879">
          <w:rPr>
            <w:rFonts w:cs="Arial"/>
            <w:sz w:val="21"/>
            <w:szCs w:val="21"/>
            <w:shd w:val="clear" w:color="auto" w:fill="FFFFFF"/>
          </w:rPr>
          <w:t xml:space="preserve"> pop-up </w:t>
        </w:r>
      </w:ins>
      <w:ins w:id="3412" w:author="Alain Komin" w:date="2022-09-08T10:40:00Z">
        <w:r>
          <w:rPr>
            <w:rFonts w:cs="Arial"/>
            <w:sz w:val="21"/>
            <w:szCs w:val="21"/>
            <w:shd w:val="clear" w:color="auto" w:fill="FFFFFF"/>
          </w:rPr>
          <w:t xml:space="preserve">error will </w:t>
        </w:r>
      </w:ins>
      <w:ins w:id="3413" w:author="Alain Komin" w:date="2022-09-08T10:41:00Z">
        <w:r>
          <w:rPr>
            <w:rFonts w:cs="Arial"/>
            <w:sz w:val="21"/>
            <w:szCs w:val="21"/>
            <w:shd w:val="clear" w:color="auto" w:fill="FFFFFF"/>
          </w:rPr>
          <w:t>be displayed informing that the items are incompatible</w:t>
        </w:r>
      </w:ins>
      <w:ins w:id="3414" w:author="Alain Komin" w:date="2022-09-28T10:14:00Z">
        <w:r w:rsidR="00077E80">
          <w:rPr>
            <w:rFonts w:cs="Arial"/>
            <w:sz w:val="21"/>
            <w:szCs w:val="21"/>
            <w:shd w:val="clear" w:color="auto" w:fill="FFFFFF"/>
          </w:rPr>
          <w:t>. This new item will not be added to the Cart</w:t>
        </w:r>
      </w:ins>
      <w:ins w:id="3415" w:author="Alain Komin" w:date="2022-09-08T10:41:00Z">
        <w:r>
          <w:rPr>
            <w:rFonts w:cs="Arial"/>
            <w:sz w:val="21"/>
            <w:szCs w:val="21"/>
            <w:shd w:val="clear" w:color="auto" w:fill="FFFFFF"/>
          </w:rPr>
          <w:t>. The same error will be displayed if the item in the cart is Equipment and the item to be added is Marketing type.</w:t>
        </w:r>
      </w:ins>
      <w:ins w:id="3416" w:author="Alain Komin" w:date="2022-09-08T10:42:00Z">
        <w:r>
          <w:rPr>
            <w:rFonts w:cs="Arial"/>
            <w:sz w:val="21"/>
            <w:szCs w:val="21"/>
            <w:shd w:val="clear" w:color="auto" w:fill="FFFFFF"/>
          </w:rPr>
          <w:t xml:space="preserve"> </w:t>
        </w:r>
      </w:ins>
    </w:p>
    <w:p w14:paraId="643E9A81" w14:textId="6768E06A" w:rsidR="006B2695" w:rsidRDefault="006B2695" w:rsidP="00995CEB">
      <w:pPr>
        <w:rPr>
          <w:ins w:id="3417" w:author="Alain Komin" w:date="2022-09-07T13:56:00Z"/>
          <w:rFonts w:cs="Arial"/>
          <w:sz w:val="21"/>
          <w:szCs w:val="21"/>
          <w:shd w:val="clear" w:color="auto" w:fill="FFFFFF"/>
        </w:rPr>
      </w:pPr>
      <w:ins w:id="3418" w:author="Alain Komin" w:date="2022-09-08T10:42:00Z">
        <w:r>
          <w:rPr>
            <w:rFonts w:cs="Arial"/>
            <w:sz w:val="21"/>
            <w:szCs w:val="21"/>
            <w:shd w:val="clear" w:color="auto" w:fill="FFFFFF"/>
          </w:rPr>
          <w:t>This error message will be set in the Configuration record and will be available to be updated</w:t>
        </w:r>
      </w:ins>
      <w:ins w:id="3419" w:author="Alain Komin" w:date="2022-09-28T10:15:00Z">
        <w:r w:rsidR="00077E80">
          <w:rPr>
            <w:rFonts w:cs="Arial"/>
            <w:sz w:val="21"/>
            <w:szCs w:val="21"/>
            <w:shd w:val="clear" w:color="auto" w:fill="FFFFFF"/>
          </w:rPr>
          <w:t xml:space="preserve"> by the Administrator</w:t>
        </w:r>
      </w:ins>
      <w:ins w:id="3420" w:author="Alain Komin" w:date="2022-09-08T10:42:00Z">
        <w:r>
          <w:rPr>
            <w:rFonts w:cs="Arial"/>
            <w:sz w:val="21"/>
            <w:szCs w:val="21"/>
            <w:shd w:val="clear" w:color="auto" w:fill="FFFFFF"/>
          </w:rPr>
          <w:t>.</w:t>
        </w:r>
      </w:ins>
    </w:p>
    <w:p w14:paraId="53331E6D" w14:textId="28A31CF5" w:rsidR="007F68E7" w:rsidRDefault="007F68E7">
      <w:pPr>
        <w:rPr>
          <w:ins w:id="3421" w:author="Alain Komin" w:date="2022-10-18T11:04:00Z"/>
          <w:rFonts w:asciiTheme="majorHAnsi" w:eastAsiaTheme="majorEastAsia" w:hAnsiTheme="majorHAnsi" w:cstheme="majorBidi"/>
          <w:b/>
          <w:bCs/>
          <w:color w:val="0070C0"/>
          <w:sz w:val="24"/>
          <w:szCs w:val="26"/>
          <w:lang w:val="en-US"/>
        </w:rPr>
      </w:pPr>
    </w:p>
    <w:p w14:paraId="1270ECCD" w14:textId="6D222D5C" w:rsidR="000443E1" w:rsidRDefault="00517DC5">
      <w:pPr>
        <w:pStyle w:val="Heading2"/>
        <w:rPr>
          <w:ins w:id="3422" w:author="Alain Komin" w:date="2022-09-07T14:46:00Z"/>
          <w:shd w:val="clear" w:color="auto" w:fill="FFFFFF"/>
        </w:rPr>
        <w:pPrChange w:id="3423" w:author="Alain Komin" w:date="2022-09-27T10:58:00Z">
          <w:pPr/>
        </w:pPrChange>
      </w:pPr>
      <w:ins w:id="3424" w:author="Sebastian Gonzalez" w:date="2022-05-18T11:42:00Z">
        <w:del w:id="3425" w:author="Alain Komin" w:date="2022-08-29T15:41:00Z">
          <w:r w:rsidRPr="00CC5B34" w:rsidDel="009E59C4">
            <w:rPr>
              <w:lang w:val="en-US"/>
            </w:rPr>
            <w:delText>(DELETE TEXT ABOVE ONCE THIS SECTION IS COMPLETED)</w:delText>
          </w:r>
        </w:del>
      </w:ins>
      <w:bookmarkStart w:id="3426" w:name="_Toc117759722"/>
      <w:ins w:id="3427" w:author="Alain Komin" w:date="2022-09-27T10:58:00Z">
        <w:r w:rsidR="00402701">
          <w:rPr>
            <w:shd w:val="clear" w:color="auto" w:fill="FFFFFF"/>
          </w:rPr>
          <w:t>Checkout</w:t>
        </w:r>
      </w:ins>
      <w:bookmarkEnd w:id="3426"/>
    </w:p>
    <w:p w14:paraId="693BABB8" w14:textId="52E3E81A" w:rsidR="00FB0E96" w:rsidRDefault="006B2695" w:rsidP="00517DC5">
      <w:pPr>
        <w:rPr>
          <w:ins w:id="3428" w:author="Alain Komin" w:date="2022-09-27T12:48:00Z"/>
          <w:rFonts w:cs="Arial"/>
          <w:sz w:val="21"/>
          <w:szCs w:val="21"/>
          <w:shd w:val="clear" w:color="auto" w:fill="FFFFFF"/>
        </w:rPr>
      </w:pPr>
      <w:ins w:id="3429" w:author="Alain Komin" w:date="2022-09-08T10:44:00Z">
        <w:r>
          <w:rPr>
            <w:rFonts w:cs="Arial"/>
            <w:sz w:val="21"/>
            <w:szCs w:val="21"/>
            <w:shd w:val="clear" w:color="auto" w:fill="FFFFFF"/>
          </w:rPr>
          <w:t xml:space="preserve">As the checkout process will be totally custom and there </w:t>
        </w:r>
      </w:ins>
      <w:ins w:id="3430" w:author="Alain Komin" w:date="2022-10-25T10:35:00Z">
        <w:r w:rsidR="004A36B9">
          <w:rPr>
            <w:rFonts w:cs="Arial"/>
            <w:sz w:val="21"/>
            <w:szCs w:val="21"/>
            <w:shd w:val="clear" w:color="auto" w:fill="FFFFFF"/>
          </w:rPr>
          <w:t>is</w:t>
        </w:r>
      </w:ins>
      <w:ins w:id="3431" w:author="Alain Komin" w:date="2022-09-08T10:44:00Z">
        <w:r>
          <w:rPr>
            <w:rFonts w:cs="Arial"/>
            <w:sz w:val="21"/>
            <w:szCs w:val="21"/>
            <w:shd w:val="clear" w:color="auto" w:fill="FFFFFF"/>
          </w:rPr>
          <w:t xml:space="preserve"> no shipping information or </w:t>
        </w:r>
      </w:ins>
      <w:ins w:id="3432" w:author="Alain Komin" w:date="2022-09-27T12:48:00Z">
        <w:r w:rsidR="00FB0E96">
          <w:rPr>
            <w:rFonts w:cs="Arial"/>
            <w:sz w:val="21"/>
            <w:szCs w:val="21"/>
            <w:shd w:val="clear" w:color="auto" w:fill="FFFFFF"/>
          </w:rPr>
          <w:t>payment</w:t>
        </w:r>
      </w:ins>
      <w:ins w:id="3433" w:author="Alain Komin" w:date="2022-09-08T10:44:00Z">
        <w:r>
          <w:rPr>
            <w:rFonts w:cs="Arial"/>
            <w:sz w:val="21"/>
            <w:szCs w:val="21"/>
            <w:shd w:val="clear" w:color="auto" w:fill="FFFFFF"/>
          </w:rPr>
          <w:t xml:space="preserve"> information, it will be necessary to </w:t>
        </w:r>
        <w:r w:rsidRPr="006B2695">
          <w:rPr>
            <w:rFonts w:cs="Arial"/>
            <w:sz w:val="21"/>
            <w:szCs w:val="21"/>
            <w:shd w:val="clear" w:color="auto" w:fill="FFFFFF"/>
          </w:rPr>
          <w:t>r</w:t>
        </w:r>
      </w:ins>
      <w:ins w:id="3434" w:author="Alain Komin" w:date="2022-09-07T15:52:00Z">
        <w:r w:rsidR="008B37A5" w:rsidRPr="006B2695">
          <w:rPr>
            <w:rFonts w:cs="Arial"/>
            <w:sz w:val="21"/>
            <w:szCs w:val="21"/>
            <w:shd w:val="clear" w:color="auto" w:fill="FFFFFF"/>
            <w:rPrChange w:id="3435" w:author="Alain Komin" w:date="2022-09-08T10:45:00Z">
              <w:rPr>
                <w:rFonts w:cs="Arial"/>
                <w:color w:val="FF0000"/>
                <w:sz w:val="21"/>
                <w:szCs w:val="21"/>
                <w:shd w:val="clear" w:color="auto" w:fill="FFFFFF"/>
              </w:rPr>
            </w:rPrChange>
          </w:rPr>
          <w:t>emove all</w:t>
        </w:r>
      </w:ins>
      <w:ins w:id="3436" w:author="Alain Komin" w:date="2022-09-07T15:53:00Z">
        <w:r w:rsidR="008B37A5" w:rsidRPr="006B2695">
          <w:rPr>
            <w:rFonts w:cs="Arial"/>
            <w:sz w:val="21"/>
            <w:szCs w:val="21"/>
            <w:shd w:val="clear" w:color="auto" w:fill="FFFFFF"/>
            <w:rPrChange w:id="3437" w:author="Alain Komin" w:date="2022-09-08T10:45:00Z">
              <w:rPr>
                <w:rFonts w:cs="Arial"/>
                <w:color w:val="FF0000"/>
                <w:sz w:val="21"/>
                <w:szCs w:val="21"/>
                <w:shd w:val="clear" w:color="auto" w:fill="FFFFFF"/>
              </w:rPr>
            </w:rPrChange>
          </w:rPr>
          <w:t xml:space="preserve"> native checkout sections</w:t>
        </w:r>
      </w:ins>
      <w:ins w:id="3438" w:author="Alain Komin" w:date="2022-09-08T10:44:00Z">
        <w:r w:rsidRPr="006B2695">
          <w:rPr>
            <w:rFonts w:cs="Arial"/>
            <w:sz w:val="21"/>
            <w:szCs w:val="21"/>
            <w:shd w:val="clear" w:color="auto" w:fill="FFFFFF"/>
            <w:rPrChange w:id="3439" w:author="Alain Komin" w:date="2022-09-08T10:45:00Z">
              <w:rPr>
                <w:rFonts w:cs="Arial"/>
                <w:color w:val="FF0000"/>
                <w:sz w:val="21"/>
                <w:szCs w:val="21"/>
                <w:shd w:val="clear" w:color="auto" w:fill="FFFFFF"/>
              </w:rPr>
            </w:rPrChange>
          </w:rPr>
          <w:t xml:space="preserve"> and just display the </w:t>
        </w:r>
        <w:r w:rsidRPr="001F0867">
          <w:rPr>
            <w:rFonts w:cs="Arial"/>
            <w:b/>
            <w:bCs/>
            <w:sz w:val="21"/>
            <w:szCs w:val="21"/>
            <w:shd w:val="clear" w:color="auto" w:fill="FFFFFF"/>
            <w:rPrChange w:id="3440" w:author="Alain Komin" w:date="2022-11-03T13:49:00Z">
              <w:rPr>
                <w:rFonts w:cs="Arial"/>
                <w:color w:val="FF0000"/>
                <w:sz w:val="21"/>
                <w:szCs w:val="21"/>
                <w:shd w:val="clear" w:color="auto" w:fill="FFFFFF"/>
              </w:rPr>
            </w:rPrChange>
          </w:rPr>
          <w:t>fields configured</w:t>
        </w:r>
      </w:ins>
      <w:ins w:id="3441" w:author="Alain Komin" w:date="2022-11-03T13:49:00Z">
        <w:r w:rsidR="001F0867" w:rsidRPr="001F0867">
          <w:rPr>
            <w:rFonts w:cs="Arial"/>
            <w:b/>
            <w:bCs/>
            <w:sz w:val="21"/>
            <w:szCs w:val="21"/>
            <w:shd w:val="clear" w:color="auto" w:fill="FFFFFF"/>
            <w:rPrChange w:id="3442" w:author="Alain Komin" w:date="2022-11-03T13:49:00Z">
              <w:rPr>
                <w:rFonts w:cs="Arial"/>
                <w:sz w:val="21"/>
                <w:szCs w:val="21"/>
                <w:shd w:val="clear" w:color="auto" w:fill="FFFFFF"/>
              </w:rPr>
            </w:rPrChange>
          </w:rPr>
          <w:t xml:space="preserve"> in point 4.1</w:t>
        </w:r>
      </w:ins>
      <w:ins w:id="3443" w:author="Alain Komin" w:date="2022-09-08T10:44:00Z">
        <w:r w:rsidRPr="006B2695">
          <w:rPr>
            <w:rFonts w:cs="Arial"/>
            <w:sz w:val="21"/>
            <w:szCs w:val="21"/>
            <w:shd w:val="clear" w:color="auto" w:fill="FFFFFF"/>
            <w:rPrChange w:id="3444" w:author="Alain Komin" w:date="2022-09-08T10:45:00Z">
              <w:rPr>
                <w:rFonts w:cs="Arial"/>
                <w:color w:val="FF0000"/>
                <w:sz w:val="21"/>
                <w:szCs w:val="21"/>
                <w:shd w:val="clear" w:color="auto" w:fill="FFFFFF"/>
              </w:rPr>
            </w:rPrChange>
          </w:rPr>
          <w:t>.</w:t>
        </w:r>
      </w:ins>
    </w:p>
    <w:p w14:paraId="3ECD9E04" w14:textId="469C260E" w:rsidR="00FB0E96" w:rsidRDefault="00FB0E96" w:rsidP="00517DC5">
      <w:pPr>
        <w:rPr>
          <w:ins w:id="3445" w:author="Alain Komin" w:date="2022-09-27T12:49:00Z"/>
          <w:rFonts w:cs="Arial"/>
          <w:sz w:val="21"/>
          <w:szCs w:val="21"/>
          <w:shd w:val="clear" w:color="auto" w:fill="FFFFFF"/>
        </w:rPr>
      </w:pPr>
      <w:ins w:id="3446" w:author="Alain Komin" w:date="2022-09-27T12:48:00Z">
        <w:r>
          <w:rPr>
            <w:rFonts w:cs="Arial"/>
            <w:sz w:val="21"/>
            <w:szCs w:val="21"/>
            <w:shd w:val="clear" w:color="auto" w:fill="FFFFFF"/>
          </w:rPr>
          <w:t xml:space="preserve">Shipping </w:t>
        </w:r>
      </w:ins>
      <w:ins w:id="3447" w:author="Alain Komin" w:date="2022-09-27T12:49:00Z">
        <w:r>
          <w:rPr>
            <w:rFonts w:cs="Arial"/>
            <w:sz w:val="21"/>
            <w:szCs w:val="21"/>
            <w:shd w:val="clear" w:color="auto" w:fill="FFFFFF"/>
          </w:rPr>
          <w:t xml:space="preserve">and Payment </w:t>
        </w:r>
      </w:ins>
      <w:ins w:id="3448" w:author="Alain Komin" w:date="2022-09-27T12:48:00Z">
        <w:r>
          <w:rPr>
            <w:rFonts w:cs="Arial"/>
            <w:sz w:val="21"/>
            <w:szCs w:val="21"/>
            <w:shd w:val="clear" w:color="auto" w:fill="FFFFFF"/>
          </w:rPr>
          <w:t>information will be turned off from the Website Record.</w:t>
        </w:r>
      </w:ins>
    </w:p>
    <w:p w14:paraId="5794791B" w14:textId="2D277138" w:rsidR="007F68E7" w:rsidRDefault="00306054" w:rsidP="00517DC5">
      <w:pPr>
        <w:rPr>
          <w:ins w:id="3449" w:author="Alain Komin" w:date="2022-10-24T10:59:00Z"/>
          <w:rFonts w:cs="Arial"/>
          <w:color w:val="FF0000"/>
          <w:sz w:val="21"/>
          <w:szCs w:val="21"/>
          <w:shd w:val="clear" w:color="auto" w:fill="FFFFFF"/>
        </w:rPr>
      </w:pPr>
      <w:ins w:id="3450" w:author="Alain Komin" w:date="2022-10-26T10:46:00Z">
        <w:r>
          <w:rPr>
            <w:rFonts w:cs="Arial"/>
            <w:sz w:val="21"/>
            <w:szCs w:val="21"/>
            <w:shd w:val="clear" w:color="auto" w:fill="FFFFFF"/>
          </w:rPr>
          <w:t>The checkout page will be configured as a One Page C</w:t>
        </w:r>
      </w:ins>
      <w:ins w:id="3451" w:author="Alain Komin" w:date="2022-10-26T10:47:00Z">
        <w:r>
          <w:rPr>
            <w:rFonts w:cs="Arial"/>
            <w:sz w:val="21"/>
            <w:szCs w:val="21"/>
            <w:shd w:val="clear" w:color="auto" w:fill="FFFFFF"/>
          </w:rPr>
          <w:t>heckout (OPC).</w:t>
        </w:r>
      </w:ins>
    </w:p>
    <w:p w14:paraId="6D2E1462" w14:textId="04641FBC" w:rsidR="002F7080" w:rsidRDefault="002F7080" w:rsidP="00517DC5">
      <w:pPr>
        <w:rPr>
          <w:ins w:id="3452" w:author="Alain Komin" w:date="2022-11-03T13:58:00Z"/>
          <w:rFonts w:cs="Arial"/>
          <w:sz w:val="21"/>
          <w:szCs w:val="21"/>
          <w:shd w:val="clear" w:color="auto" w:fill="FFFFFF"/>
        </w:rPr>
      </w:pPr>
      <w:ins w:id="3453" w:author="Alain Komin" w:date="2022-10-24T15:24:00Z">
        <w:r>
          <w:rPr>
            <w:rFonts w:cs="Arial"/>
            <w:sz w:val="21"/>
            <w:szCs w:val="21"/>
            <w:shd w:val="clear" w:color="auto" w:fill="FFFFFF"/>
          </w:rPr>
          <w:lastRenderedPageBreak/>
          <w:t>T</w:t>
        </w:r>
      </w:ins>
      <w:ins w:id="3454" w:author="Alain Komin" w:date="2022-10-25T10:36:00Z">
        <w:r w:rsidR="004A36B9">
          <w:rPr>
            <w:rFonts w:cs="Arial"/>
            <w:sz w:val="21"/>
            <w:szCs w:val="21"/>
            <w:shd w:val="clear" w:color="auto" w:fill="FFFFFF"/>
          </w:rPr>
          <w:t>o print the fields in the screen, t</w:t>
        </w:r>
      </w:ins>
      <w:ins w:id="3455" w:author="Alain Komin" w:date="2022-10-24T15:22:00Z">
        <w:r>
          <w:rPr>
            <w:rFonts w:cs="Arial"/>
            <w:sz w:val="21"/>
            <w:szCs w:val="21"/>
            <w:shd w:val="clear" w:color="auto" w:fill="FFFFFF"/>
          </w:rPr>
          <w:t>h</w:t>
        </w:r>
      </w:ins>
      <w:ins w:id="3456" w:author="Alain Komin" w:date="2022-10-24T15:23:00Z">
        <w:r>
          <w:rPr>
            <w:rFonts w:cs="Arial"/>
            <w:sz w:val="21"/>
            <w:szCs w:val="21"/>
            <w:shd w:val="clear" w:color="auto" w:fill="FFFFFF"/>
          </w:rPr>
          <w:t xml:space="preserve">e Order Type </w:t>
        </w:r>
      </w:ins>
      <w:ins w:id="3457" w:author="Alain Komin" w:date="2022-10-24T15:24:00Z">
        <w:r>
          <w:rPr>
            <w:rFonts w:cs="Arial"/>
            <w:sz w:val="21"/>
            <w:szCs w:val="21"/>
            <w:shd w:val="clear" w:color="auto" w:fill="FFFFFF"/>
          </w:rPr>
          <w:t xml:space="preserve">will be determined by </w:t>
        </w:r>
      </w:ins>
      <w:ins w:id="3458" w:author="Alain Komin" w:date="2022-10-24T15:23:00Z">
        <w:r>
          <w:rPr>
            <w:rFonts w:cs="Arial"/>
            <w:sz w:val="21"/>
            <w:szCs w:val="21"/>
            <w:shd w:val="clear" w:color="auto" w:fill="FFFFFF"/>
          </w:rPr>
          <w:t>the items in the Cart</w:t>
        </w:r>
      </w:ins>
      <w:ins w:id="3459" w:author="Alain Komin" w:date="2022-10-24T15:24:00Z">
        <w:r>
          <w:rPr>
            <w:rFonts w:cs="Arial"/>
            <w:sz w:val="21"/>
            <w:szCs w:val="21"/>
            <w:shd w:val="clear" w:color="auto" w:fill="FFFFFF"/>
          </w:rPr>
          <w:t xml:space="preserve">. </w:t>
        </w:r>
      </w:ins>
      <w:ins w:id="3460" w:author="Alain Komin" w:date="2022-10-24T15:20:00Z">
        <w:r>
          <w:rPr>
            <w:rFonts w:cs="Arial"/>
            <w:sz w:val="21"/>
            <w:szCs w:val="21"/>
            <w:shd w:val="clear" w:color="auto" w:fill="FFFFFF"/>
          </w:rPr>
          <w:t>All transaction b</w:t>
        </w:r>
      </w:ins>
      <w:ins w:id="3461" w:author="Alain Komin" w:date="2022-10-24T15:21:00Z">
        <w:r>
          <w:rPr>
            <w:rFonts w:cs="Arial"/>
            <w:sz w:val="21"/>
            <w:szCs w:val="21"/>
            <w:shd w:val="clear" w:color="auto" w:fill="FFFFFF"/>
          </w:rPr>
          <w:t>ody fields configured for th</w:t>
        </w:r>
      </w:ins>
      <w:ins w:id="3462" w:author="Alain Komin" w:date="2022-10-25T10:37:00Z">
        <w:r w:rsidR="004A36B9">
          <w:rPr>
            <w:rFonts w:cs="Arial"/>
            <w:sz w:val="21"/>
            <w:szCs w:val="21"/>
            <w:shd w:val="clear" w:color="auto" w:fill="FFFFFF"/>
          </w:rPr>
          <w:t>at</w:t>
        </w:r>
      </w:ins>
      <w:ins w:id="3463" w:author="Alain Komin" w:date="2022-10-24T15:21:00Z">
        <w:r>
          <w:rPr>
            <w:rFonts w:cs="Arial"/>
            <w:sz w:val="21"/>
            <w:szCs w:val="21"/>
            <w:shd w:val="clear" w:color="auto" w:fill="FFFFFF"/>
          </w:rPr>
          <w:t xml:space="preserve"> order type will be displayed in the checkout page. O</w:t>
        </w:r>
      </w:ins>
      <w:ins w:id="3464" w:author="Alain Komin" w:date="2022-10-25T10:37:00Z">
        <w:r w:rsidR="004A36B9">
          <w:rPr>
            <w:rFonts w:cs="Arial"/>
            <w:sz w:val="21"/>
            <w:szCs w:val="21"/>
            <w:shd w:val="clear" w:color="auto" w:fill="FFFFFF"/>
          </w:rPr>
          <w:t>nly o</w:t>
        </w:r>
      </w:ins>
      <w:ins w:id="3465" w:author="Alain Komin" w:date="2022-10-24T15:21:00Z">
        <w:r>
          <w:rPr>
            <w:rFonts w:cs="Arial"/>
            <w:sz w:val="21"/>
            <w:szCs w:val="21"/>
            <w:shd w:val="clear" w:color="auto" w:fill="FFFFFF"/>
          </w:rPr>
          <w:t xml:space="preserve">ne field </w:t>
        </w:r>
      </w:ins>
      <w:ins w:id="3466" w:author="Alain Komin" w:date="2022-10-24T15:24:00Z">
        <w:r>
          <w:rPr>
            <w:rFonts w:cs="Arial"/>
            <w:sz w:val="21"/>
            <w:szCs w:val="21"/>
            <w:shd w:val="clear" w:color="auto" w:fill="FFFFFF"/>
          </w:rPr>
          <w:t xml:space="preserve">will be displayed </w:t>
        </w:r>
      </w:ins>
      <w:ins w:id="3467" w:author="Alain Komin" w:date="2022-10-24T15:21:00Z">
        <w:r>
          <w:rPr>
            <w:rFonts w:cs="Arial"/>
            <w:sz w:val="21"/>
            <w:szCs w:val="21"/>
            <w:shd w:val="clear" w:color="auto" w:fill="FFFFFF"/>
          </w:rPr>
          <w:t>per row following the order specified</w:t>
        </w:r>
      </w:ins>
      <w:ins w:id="3468" w:author="Alain Komin" w:date="2022-10-25T10:37:00Z">
        <w:r w:rsidR="004A36B9">
          <w:rPr>
            <w:rFonts w:cs="Arial"/>
            <w:sz w:val="21"/>
            <w:szCs w:val="21"/>
            <w:shd w:val="clear" w:color="auto" w:fill="FFFFFF"/>
          </w:rPr>
          <w:t xml:space="preserve"> during configuration</w:t>
        </w:r>
      </w:ins>
      <w:ins w:id="3469" w:author="Alain Komin" w:date="2022-10-24T15:21:00Z">
        <w:r>
          <w:rPr>
            <w:rFonts w:cs="Arial"/>
            <w:sz w:val="21"/>
            <w:szCs w:val="21"/>
            <w:shd w:val="clear" w:color="auto" w:fill="FFFFFF"/>
          </w:rPr>
          <w:t xml:space="preserve">. </w:t>
        </w:r>
      </w:ins>
      <w:ins w:id="3470" w:author="Alain Komin" w:date="2022-10-24T15:22:00Z">
        <w:r>
          <w:rPr>
            <w:rFonts w:cs="Arial"/>
            <w:sz w:val="21"/>
            <w:szCs w:val="21"/>
            <w:shd w:val="clear" w:color="auto" w:fill="FFFFFF"/>
          </w:rPr>
          <w:t xml:space="preserve">First field will be the </w:t>
        </w:r>
      </w:ins>
      <w:ins w:id="3471" w:author="Alain Komin" w:date="2022-10-26T10:47:00Z">
        <w:r w:rsidR="00306054">
          <w:rPr>
            <w:rFonts w:cs="Arial"/>
            <w:sz w:val="21"/>
            <w:szCs w:val="21"/>
            <w:shd w:val="clear" w:color="auto" w:fill="FFFFFF"/>
          </w:rPr>
          <w:t xml:space="preserve">one with </w:t>
        </w:r>
      </w:ins>
      <w:ins w:id="3472" w:author="Alain Komin" w:date="2022-10-24T15:22:00Z">
        <w:r>
          <w:rPr>
            <w:rFonts w:cs="Arial"/>
            <w:sz w:val="21"/>
            <w:szCs w:val="21"/>
            <w:shd w:val="clear" w:color="auto" w:fill="FFFFFF"/>
          </w:rPr>
          <w:t xml:space="preserve">smaller position. Last field will be the one with </w:t>
        </w:r>
      </w:ins>
      <w:ins w:id="3473" w:author="Alain Komin" w:date="2022-10-26T10:47:00Z">
        <w:r w:rsidR="00306054">
          <w:rPr>
            <w:rFonts w:cs="Arial"/>
            <w:sz w:val="21"/>
            <w:szCs w:val="21"/>
            <w:shd w:val="clear" w:color="auto" w:fill="FFFFFF"/>
          </w:rPr>
          <w:t xml:space="preserve">the </w:t>
        </w:r>
      </w:ins>
      <w:ins w:id="3474" w:author="Alain Komin" w:date="2022-10-24T15:22:00Z">
        <w:r>
          <w:rPr>
            <w:rFonts w:cs="Arial"/>
            <w:sz w:val="21"/>
            <w:szCs w:val="21"/>
            <w:shd w:val="clear" w:color="auto" w:fill="FFFFFF"/>
          </w:rPr>
          <w:t>largest position.</w:t>
        </w:r>
      </w:ins>
    </w:p>
    <w:p w14:paraId="1022167D" w14:textId="1F256544" w:rsidR="00B324E8" w:rsidRDefault="00FC7C78" w:rsidP="00517DC5">
      <w:pPr>
        <w:rPr>
          <w:ins w:id="3475" w:author="Alain Komin" w:date="2022-11-03T14:01:00Z"/>
          <w:rFonts w:cs="Arial"/>
          <w:sz w:val="21"/>
          <w:szCs w:val="21"/>
          <w:shd w:val="clear" w:color="auto" w:fill="FFFFFF"/>
        </w:rPr>
      </w:pPr>
      <w:ins w:id="3476" w:author="Alain Komin" w:date="2022-11-03T14:01:00Z">
        <w:r>
          <w:rPr>
            <w:rFonts w:cs="Arial"/>
            <w:sz w:val="21"/>
            <w:szCs w:val="21"/>
            <w:shd w:val="clear" w:color="auto" w:fill="FFFFFF"/>
          </w:rPr>
          <w:t>This is an example of checkout page for Equipment:</w:t>
        </w:r>
      </w:ins>
    </w:p>
    <w:p w14:paraId="78AA9241" w14:textId="183220AD" w:rsidR="00FC7C78" w:rsidRDefault="00FC7C78" w:rsidP="00517DC5">
      <w:pPr>
        <w:rPr>
          <w:ins w:id="3477" w:author="Alain Komin" w:date="2022-11-03T14:01:00Z"/>
          <w:rFonts w:cs="Arial"/>
          <w:sz w:val="21"/>
          <w:szCs w:val="21"/>
          <w:shd w:val="clear" w:color="auto" w:fill="FFFFFF"/>
        </w:rPr>
      </w:pPr>
      <w:ins w:id="3478" w:author="Alain Komin" w:date="2022-11-03T14:01:00Z">
        <w:r>
          <w:rPr>
            <w:noProof/>
          </w:rPr>
          <w:drawing>
            <wp:inline distT="0" distB="0" distL="0" distR="0" wp14:anchorId="6A7E8254" wp14:editId="2A8FBE7E">
              <wp:extent cx="4575621" cy="3408048"/>
              <wp:effectExtent l="19050" t="19050" r="15875" b="209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4022" cy="3436650"/>
                      </a:xfrm>
                      <a:prstGeom prst="rect">
                        <a:avLst/>
                      </a:prstGeom>
                      <a:ln>
                        <a:solidFill>
                          <a:schemeClr val="accent1"/>
                        </a:solidFill>
                      </a:ln>
                    </pic:spPr>
                  </pic:pic>
                </a:graphicData>
              </a:graphic>
            </wp:inline>
          </w:drawing>
        </w:r>
      </w:ins>
    </w:p>
    <w:p w14:paraId="562B13CE" w14:textId="5FA93925" w:rsidR="00FC7C78" w:rsidRDefault="00FC7C78" w:rsidP="00FC7C78">
      <w:pPr>
        <w:rPr>
          <w:ins w:id="3479" w:author="Alain Komin" w:date="2022-11-03T14:01:00Z"/>
          <w:rFonts w:cs="Arial"/>
          <w:sz w:val="21"/>
          <w:szCs w:val="21"/>
          <w:shd w:val="clear" w:color="auto" w:fill="FFFFFF"/>
        </w:rPr>
      </w:pPr>
      <w:ins w:id="3480" w:author="Alain Komin" w:date="2022-11-03T14:01:00Z">
        <w:r>
          <w:rPr>
            <w:rFonts w:cs="Arial"/>
            <w:sz w:val="21"/>
            <w:szCs w:val="21"/>
            <w:shd w:val="clear" w:color="auto" w:fill="FFFFFF"/>
          </w:rPr>
          <w:t xml:space="preserve">This is an example of checkout page for </w:t>
        </w:r>
        <w:r>
          <w:rPr>
            <w:rFonts w:cs="Arial"/>
            <w:sz w:val="21"/>
            <w:szCs w:val="21"/>
            <w:shd w:val="clear" w:color="auto" w:fill="FFFFFF"/>
          </w:rPr>
          <w:t>Marketing</w:t>
        </w:r>
        <w:r>
          <w:rPr>
            <w:rFonts w:cs="Arial"/>
            <w:sz w:val="21"/>
            <w:szCs w:val="21"/>
            <w:shd w:val="clear" w:color="auto" w:fill="FFFFFF"/>
          </w:rPr>
          <w:t>:</w:t>
        </w:r>
      </w:ins>
    </w:p>
    <w:p w14:paraId="561C51DB" w14:textId="44C66BA7" w:rsidR="00FC7C78" w:rsidRDefault="00FC7C78" w:rsidP="00517DC5">
      <w:pPr>
        <w:rPr>
          <w:ins w:id="3481" w:author="Alain Komin" w:date="2022-11-03T13:58:00Z"/>
          <w:rFonts w:cs="Arial"/>
          <w:sz w:val="21"/>
          <w:szCs w:val="21"/>
          <w:shd w:val="clear" w:color="auto" w:fill="FFFFFF"/>
        </w:rPr>
      </w:pPr>
      <w:ins w:id="3482" w:author="Alain Komin" w:date="2022-11-03T14:02:00Z">
        <w:r>
          <w:rPr>
            <w:noProof/>
          </w:rPr>
          <w:drawing>
            <wp:inline distT="0" distB="0" distL="0" distR="0" wp14:anchorId="0B1CBCF7" wp14:editId="16BD6D70">
              <wp:extent cx="4575175" cy="3084139"/>
              <wp:effectExtent l="19050" t="19050" r="15875"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3004" cy="3096157"/>
                      </a:xfrm>
                      <a:prstGeom prst="rect">
                        <a:avLst/>
                      </a:prstGeom>
                      <a:ln>
                        <a:solidFill>
                          <a:schemeClr val="accent1"/>
                        </a:solidFill>
                      </a:ln>
                    </pic:spPr>
                  </pic:pic>
                </a:graphicData>
              </a:graphic>
            </wp:inline>
          </w:drawing>
        </w:r>
      </w:ins>
    </w:p>
    <w:p w14:paraId="26513837" w14:textId="1A39BCEF" w:rsidR="00B324E8" w:rsidRDefault="00B324E8" w:rsidP="00B324E8">
      <w:pPr>
        <w:rPr>
          <w:ins w:id="3483" w:author="Alain Komin" w:date="2022-11-03T13:58:00Z"/>
        </w:rPr>
      </w:pPr>
      <w:ins w:id="3484" w:author="Alain Komin" w:date="2022-11-03T13:58:00Z">
        <w:r>
          <w:lastRenderedPageBreak/>
          <w:t>Orders can be for My Self (Sales Rep) or An Agency. Agency field must be mandatory if An Agency was selected.</w:t>
        </w:r>
      </w:ins>
    </w:p>
    <w:p w14:paraId="1137DD8D" w14:textId="3939351F" w:rsidR="007F68E7" w:rsidRDefault="00B324E8" w:rsidP="00517DC5">
      <w:pPr>
        <w:rPr>
          <w:ins w:id="3485" w:author="Alain Komin" w:date="2022-11-03T13:53:00Z"/>
          <w:rFonts w:cs="Arial"/>
          <w:sz w:val="21"/>
          <w:szCs w:val="21"/>
          <w:shd w:val="clear" w:color="auto" w:fill="FFFFFF"/>
        </w:rPr>
      </w:pPr>
      <w:ins w:id="3486" w:author="Alain Komin" w:date="2022-11-03T13:54:00Z">
        <w:r>
          <w:rPr>
            <w:rFonts w:cs="Arial"/>
            <w:sz w:val="21"/>
            <w:szCs w:val="21"/>
            <w:shd w:val="clear" w:color="auto" w:fill="FFFFFF"/>
          </w:rPr>
          <w:t>Before</w:t>
        </w:r>
      </w:ins>
      <w:ins w:id="3487" w:author="Alain Komin" w:date="2022-10-24T15:25:00Z">
        <w:r w:rsidR="002F7080">
          <w:rPr>
            <w:rFonts w:cs="Arial"/>
            <w:sz w:val="21"/>
            <w:szCs w:val="21"/>
            <w:shd w:val="clear" w:color="auto" w:fill="FFFFFF"/>
          </w:rPr>
          <w:t xml:space="preserve"> submitting the Order</w:t>
        </w:r>
      </w:ins>
      <w:ins w:id="3488" w:author="Alain Komin" w:date="2022-10-24T10:59:00Z">
        <w:r w:rsidR="00E020E3" w:rsidRPr="00E020E3">
          <w:rPr>
            <w:rFonts w:cs="Arial"/>
            <w:sz w:val="21"/>
            <w:szCs w:val="21"/>
            <w:shd w:val="clear" w:color="auto" w:fill="FFFFFF"/>
            <w:rPrChange w:id="3489" w:author="Alain Komin" w:date="2022-10-24T11:00:00Z">
              <w:rPr>
                <w:rFonts w:cs="Arial"/>
                <w:color w:val="FF0000"/>
                <w:sz w:val="21"/>
                <w:szCs w:val="21"/>
                <w:shd w:val="clear" w:color="auto" w:fill="FFFFFF"/>
              </w:rPr>
            </w:rPrChange>
          </w:rPr>
          <w:t xml:space="preserve">, </w:t>
        </w:r>
      </w:ins>
      <w:ins w:id="3490" w:author="Alain Komin" w:date="2022-11-03T14:40:00Z">
        <w:r w:rsidR="00042CB8">
          <w:rPr>
            <w:rFonts w:cs="Arial"/>
            <w:sz w:val="21"/>
            <w:szCs w:val="21"/>
            <w:shd w:val="clear" w:color="auto" w:fill="FFFFFF"/>
          </w:rPr>
          <w:t xml:space="preserve">on a script, </w:t>
        </w:r>
      </w:ins>
      <w:ins w:id="3491" w:author="Alain Komin" w:date="2022-10-24T10:59:00Z">
        <w:r w:rsidR="00E020E3" w:rsidRPr="00E020E3">
          <w:rPr>
            <w:rFonts w:cs="Arial"/>
            <w:sz w:val="21"/>
            <w:szCs w:val="21"/>
            <w:shd w:val="clear" w:color="auto" w:fill="FFFFFF"/>
            <w:rPrChange w:id="3492" w:author="Alain Komin" w:date="2022-10-24T11:00:00Z">
              <w:rPr>
                <w:rFonts w:cs="Arial"/>
                <w:color w:val="FF0000"/>
                <w:sz w:val="21"/>
                <w:szCs w:val="21"/>
                <w:shd w:val="clear" w:color="auto" w:fill="FFFFFF"/>
              </w:rPr>
            </w:rPrChange>
          </w:rPr>
          <w:t>a validation will be triggered to determ</w:t>
        </w:r>
      </w:ins>
      <w:ins w:id="3493" w:author="Alain Komin" w:date="2022-10-24T11:00:00Z">
        <w:r w:rsidR="00E020E3" w:rsidRPr="00E020E3">
          <w:rPr>
            <w:rFonts w:cs="Arial"/>
            <w:sz w:val="21"/>
            <w:szCs w:val="21"/>
            <w:shd w:val="clear" w:color="auto" w:fill="FFFFFF"/>
            <w:rPrChange w:id="3494" w:author="Alain Komin" w:date="2022-10-24T11:00:00Z">
              <w:rPr>
                <w:rFonts w:cs="Arial"/>
                <w:color w:val="FF0000"/>
                <w:sz w:val="21"/>
                <w:szCs w:val="21"/>
                <w:shd w:val="clear" w:color="auto" w:fill="FFFFFF"/>
              </w:rPr>
            </w:rPrChange>
          </w:rPr>
          <w:t xml:space="preserve">ine that the </w:t>
        </w:r>
      </w:ins>
      <w:ins w:id="3495" w:author="Alain Komin" w:date="2022-11-03T14:40:00Z">
        <w:r w:rsidR="00042CB8">
          <w:rPr>
            <w:rFonts w:cs="Arial"/>
            <w:sz w:val="21"/>
            <w:szCs w:val="21"/>
            <w:shd w:val="clear" w:color="auto" w:fill="FFFFFF"/>
          </w:rPr>
          <w:t>Agency ID set at checkout</w:t>
        </w:r>
      </w:ins>
      <w:ins w:id="3496" w:author="Alain Komin" w:date="2022-10-24T11:00:00Z">
        <w:r w:rsidR="00E020E3" w:rsidRPr="00E020E3">
          <w:rPr>
            <w:rFonts w:cs="Arial"/>
            <w:sz w:val="21"/>
            <w:szCs w:val="21"/>
            <w:shd w:val="clear" w:color="auto" w:fill="FFFFFF"/>
            <w:rPrChange w:id="3497" w:author="Alain Komin" w:date="2022-10-24T11:00:00Z">
              <w:rPr>
                <w:rFonts w:cs="Arial"/>
                <w:color w:val="FF0000"/>
                <w:sz w:val="21"/>
                <w:szCs w:val="21"/>
                <w:shd w:val="clear" w:color="auto" w:fill="FFFFFF"/>
              </w:rPr>
            </w:rPrChange>
          </w:rPr>
          <w:t xml:space="preserve"> </w:t>
        </w:r>
      </w:ins>
      <w:ins w:id="3498" w:author="Alain Komin" w:date="2022-11-03T14:41:00Z">
        <w:r w:rsidR="00042CB8">
          <w:rPr>
            <w:rFonts w:cs="Arial"/>
            <w:sz w:val="21"/>
            <w:szCs w:val="21"/>
            <w:shd w:val="clear" w:color="auto" w:fill="FFFFFF"/>
          </w:rPr>
          <w:t>(</w:t>
        </w:r>
        <w:proofErr w:type="spellStart"/>
        <w:r w:rsidR="00042CB8" w:rsidRPr="00152668">
          <w:rPr>
            <w:rFonts w:cs="Arial"/>
            <w:i/>
            <w:iCs/>
            <w:sz w:val="21"/>
            <w:szCs w:val="21"/>
            <w:shd w:val="clear" w:color="auto" w:fill="FFFFFF"/>
            <w:rPrChange w:id="3499" w:author="Alain Komin" w:date="2022-11-03T14:41:00Z">
              <w:rPr>
                <w:rFonts w:ascii="Open Sans" w:hAnsi="Open Sans" w:cs="Open Sans"/>
                <w:color w:val="333333"/>
                <w:sz w:val="18"/>
                <w:szCs w:val="18"/>
                <w:shd w:val="clear" w:color="auto" w:fill="FEFEEE"/>
              </w:rPr>
            </w:rPrChange>
          </w:rPr>
          <w:t>custbody_agency_code</w:t>
        </w:r>
        <w:proofErr w:type="spellEnd"/>
        <w:r w:rsidR="00042CB8">
          <w:rPr>
            <w:rFonts w:cs="Arial"/>
            <w:sz w:val="21"/>
            <w:szCs w:val="21"/>
            <w:shd w:val="clear" w:color="auto" w:fill="FFFFFF"/>
          </w:rPr>
          <w:t xml:space="preserve">) </w:t>
        </w:r>
      </w:ins>
      <w:ins w:id="3500" w:author="Alain Komin" w:date="2022-10-24T11:00:00Z">
        <w:r w:rsidR="00E020E3" w:rsidRPr="00E020E3">
          <w:rPr>
            <w:rFonts w:cs="Arial"/>
            <w:sz w:val="21"/>
            <w:szCs w:val="21"/>
            <w:shd w:val="clear" w:color="auto" w:fill="FFFFFF"/>
            <w:rPrChange w:id="3501" w:author="Alain Komin" w:date="2022-10-24T11:00:00Z">
              <w:rPr>
                <w:rFonts w:cs="Arial"/>
                <w:color w:val="FF0000"/>
                <w:sz w:val="21"/>
                <w:szCs w:val="21"/>
                <w:shd w:val="clear" w:color="auto" w:fill="FFFFFF"/>
              </w:rPr>
            </w:rPrChange>
          </w:rPr>
          <w:t>exists</w:t>
        </w:r>
      </w:ins>
      <w:ins w:id="3502" w:author="Alain Komin" w:date="2022-10-26T10:48:00Z">
        <w:r w:rsidR="00306054">
          <w:rPr>
            <w:rFonts w:cs="Arial"/>
            <w:sz w:val="21"/>
            <w:szCs w:val="21"/>
            <w:shd w:val="clear" w:color="auto" w:fill="FFFFFF"/>
          </w:rPr>
          <w:t xml:space="preserve"> in a </w:t>
        </w:r>
        <w:proofErr w:type="gramStart"/>
        <w:r w:rsidR="00306054">
          <w:rPr>
            <w:rFonts w:cs="Arial"/>
            <w:sz w:val="21"/>
            <w:szCs w:val="21"/>
            <w:shd w:val="clear" w:color="auto" w:fill="FFFFFF"/>
          </w:rPr>
          <w:t>Customer</w:t>
        </w:r>
        <w:proofErr w:type="gramEnd"/>
        <w:r w:rsidR="00306054">
          <w:rPr>
            <w:rFonts w:cs="Arial"/>
            <w:sz w:val="21"/>
            <w:szCs w:val="21"/>
            <w:shd w:val="clear" w:color="auto" w:fill="FFFFFF"/>
          </w:rPr>
          <w:t xml:space="preserve"> record and</w:t>
        </w:r>
      </w:ins>
      <w:ins w:id="3503" w:author="Alain Komin" w:date="2022-11-03T14:41:00Z">
        <w:r w:rsidR="00042CB8">
          <w:rPr>
            <w:rFonts w:cs="Arial"/>
            <w:sz w:val="21"/>
            <w:szCs w:val="21"/>
            <w:shd w:val="clear" w:color="auto" w:fill="FFFFFF"/>
          </w:rPr>
          <w:t xml:space="preserve"> the</w:t>
        </w:r>
      </w:ins>
      <w:ins w:id="3504" w:author="Alain Komin" w:date="2022-10-26T10:48:00Z">
        <w:r w:rsidR="00306054">
          <w:rPr>
            <w:rFonts w:cs="Arial"/>
            <w:sz w:val="21"/>
            <w:szCs w:val="21"/>
            <w:shd w:val="clear" w:color="auto" w:fill="FFFFFF"/>
          </w:rPr>
          <w:t xml:space="preserve"> </w:t>
        </w:r>
        <w:r w:rsidR="00306054" w:rsidRPr="00306054">
          <w:rPr>
            <w:rFonts w:cs="Arial"/>
            <w:sz w:val="21"/>
            <w:szCs w:val="21"/>
            <w:shd w:val="clear" w:color="auto" w:fill="FFFFFF"/>
            <w:rPrChange w:id="3505" w:author="Alain Komin" w:date="2022-10-26T10:48:00Z">
              <w:rPr>
                <w:rFonts w:ascii="Times New Roman" w:eastAsia="Times New Roman" w:hAnsi="Times New Roman" w:cs="Times New Roman"/>
                <w:color w:val="333333"/>
                <w:sz w:val="24"/>
                <w:szCs w:val="24"/>
                <w:lang w:val="en-US"/>
              </w:rPr>
            </w:rPrChange>
          </w:rPr>
          <w:t>GLOBAL CASH STATUS is not Terminated</w:t>
        </w:r>
      </w:ins>
      <w:ins w:id="3506" w:author="Alain Komin" w:date="2022-10-24T11:00:00Z">
        <w:r w:rsidR="00E020E3" w:rsidRPr="00E020E3">
          <w:rPr>
            <w:rFonts w:cs="Arial"/>
            <w:sz w:val="21"/>
            <w:szCs w:val="21"/>
            <w:shd w:val="clear" w:color="auto" w:fill="FFFFFF"/>
            <w:rPrChange w:id="3507" w:author="Alain Komin" w:date="2022-10-24T11:00:00Z">
              <w:rPr>
                <w:rFonts w:cs="Arial"/>
                <w:color w:val="FF0000"/>
                <w:sz w:val="21"/>
                <w:szCs w:val="21"/>
                <w:shd w:val="clear" w:color="auto" w:fill="FFFFFF"/>
              </w:rPr>
            </w:rPrChange>
          </w:rPr>
          <w:t>.</w:t>
        </w:r>
      </w:ins>
      <w:ins w:id="3508" w:author="Alain Komin" w:date="2022-10-24T15:25:00Z">
        <w:r w:rsidR="002F7080">
          <w:rPr>
            <w:rFonts w:cs="Arial"/>
            <w:sz w:val="21"/>
            <w:szCs w:val="21"/>
            <w:shd w:val="clear" w:color="auto" w:fill="FFFFFF"/>
          </w:rPr>
          <w:t xml:space="preserve"> If it doesn’t</w:t>
        </w:r>
      </w:ins>
      <w:ins w:id="3509" w:author="Alain Komin" w:date="2022-10-26T10:49:00Z">
        <w:r w:rsidR="00E157ED">
          <w:rPr>
            <w:rFonts w:cs="Arial"/>
            <w:sz w:val="21"/>
            <w:szCs w:val="21"/>
            <w:shd w:val="clear" w:color="auto" w:fill="FFFFFF"/>
          </w:rPr>
          <w:t xml:space="preserve"> exist or the status is Terminated</w:t>
        </w:r>
      </w:ins>
      <w:ins w:id="3510" w:author="Alain Komin" w:date="2022-10-24T15:25:00Z">
        <w:r w:rsidR="002F7080">
          <w:rPr>
            <w:rFonts w:cs="Arial"/>
            <w:sz w:val="21"/>
            <w:szCs w:val="21"/>
            <w:shd w:val="clear" w:color="auto" w:fill="FFFFFF"/>
          </w:rPr>
          <w:t xml:space="preserve">, an error will be </w:t>
        </w:r>
      </w:ins>
      <w:ins w:id="3511" w:author="Alain Komin" w:date="2022-10-26T10:49:00Z">
        <w:r w:rsidR="00E157ED">
          <w:rPr>
            <w:rFonts w:cs="Arial"/>
            <w:sz w:val="21"/>
            <w:szCs w:val="21"/>
            <w:shd w:val="clear" w:color="auto" w:fill="FFFFFF"/>
          </w:rPr>
          <w:t>displayed,</w:t>
        </w:r>
      </w:ins>
      <w:ins w:id="3512" w:author="Alain Komin" w:date="2022-10-24T15:25:00Z">
        <w:r w:rsidR="002F7080">
          <w:rPr>
            <w:rFonts w:cs="Arial"/>
            <w:sz w:val="21"/>
            <w:szCs w:val="21"/>
            <w:shd w:val="clear" w:color="auto" w:fill="FFFFFF"/>
          </w:rPr>
          <w:t xml:space="preserve"> and the order will not be saved. The Sales Rep will need to </w:t>
        </w:r>
      </w:ins>
      <w:ins w:id="3513" w:author="Alain Komin" w:date="2022-10-24T15:26:00Z">
        <w:r w:rsidR="002F7080">
          <w:rPr>
            <w:rFonts w:cs="Arial"/>
            <w:sz w:val="21"/>
            <w:szCs w:val="21"/>
            <w:shd w:val="clear" w:color="auto" w:fill="FFFFFF"/>
          </w:rPr>
          <w:t xml:space="preserve">fix the </w:t>
        </w:r>
      </w:ins>
      <w:ins w:id="3514" w:author="Alain Komin" w:date="2022-11-03T13:54:00Z">
        <w:r>
          <w:rPr>
            <w:rFonts w:cs="Arial"/>
            <w:sz w:val="21"/>
            <w:szCs w:val="21"/>
            <w:shd w:val="clear" w:color="auto" w:fill="FFFFFF"/>
          </w:rPr>
          <w:t>A</w:t>
        </w:r>
      </w:ins>
      <w:ins w:id="3515" w:author="Alain Komin" w:date="2022-10-24T15:26:00Z">
        <w:r w:rsidR="002F7080">
          <w:rPr>
            <w:rFonts w:cs="Arial"/>
            <w:sz w:val="21"/>
            <w:szCs w:val="21"/>
            <w:shd w:val="clear" w:color="auto" w:fill="FFFFFF"/>
          </w:rPr>
          <w:t>gency ID</w:t>
        </w:r>
      </w:ins>
      <w:ins w:id="3516" w:author="Alain Komin" w:date="2022-10-25T10:41:00Z">
        <w:r w:rsidR="004A36B9">
          <w:rPr>
            <w:rFonts w:cs="Arial"/>
            <w:sz w:val="21"/>
            <w:szCs w:val="21"/>
            <w:shd w:val="clear" w:color="auto" w:fill="FFFFFF"/>
          </w:rPr>
          <w:t xml:space="preserve"> and submit the order again</w:t>
        </w:r>
      </w:ins>
      <w:ins w:id="3517" w:author="Alain Komin" w:date="2022-10-24T15:26:00Z">
        <w:r w:rsidR="002F7080">
          <w:rPr>
            <w:rFonts w:cs="Arial"/>
            <w:sz w:val="21"/>
            <w:szCs w:val="21"/>
            <w:shd w:val="clear" w:color="auto" w:fill="FFFFFF"/>
          </w:rPr>
          <w:t>.</w:t>
        </w:r>
      </w:ins>
    </w:p>
    <w:p w14:paraId="714BF3A3" w14:textId="46B3ECE1" w:rsidR="00B324E8" w:rsidRDefault="00B324E8" w:rsidP="00517DC5">
      <w:pPr>
        <w:rPr>
          <w:ins w:id="3518" w:author="Alain Komin" w:date="2022-10-26T10:50:00Z"/>
          <w:rFonts w:cs="Arial"/>
          <w:sz w:val="21"/>
          <w:szCs w:val="21"/>
          <w:shd w:val="clear" w:color="auto" w:fill="FFFFFF"/>
        </w:rPr>
      </w:pPr>
      <w:ins w:id="3519" w:author="Alain Komin" w:date="2022-11-03T13:53:00Z">
        <w:r>
          <w:rPr>
            <w:noProof/>
          </w:rPr>
          <w:drawing>
            <wp:inline distT="0" distB="0" distL="0" distR="0" wp14:anchorId="7F9340E9" wp14:editId="19E54E9C">
              <wp:extent cx="6583680" cy="1442720"/>
              <wp:effectExtent l="19050" t="19050" r="2667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83680" cy="1442720"/>
                      </a:xfrm>
                      <a:prstGeom prst="rect">
                        <a:avLst/>
                      </a:prstGeom>
                      <a:ln>
                        <a:solidFill>
                          <a:schemeClr val="accent1"/>
                        </a:solidFill>
                      </a:ln>
                    </pic:spPr>
                  </pic:pic>
                </a:graphicData>
              </a:graphic>
            </wp:inline>
          </w:drawing>
        </w:r>
      </w:ins>
    </w:p>
    <w:p w14:paraId="3B59A242" w14:textId="064E0AFF" w:rsidR="00242AEC" w:rsidRDefault="00242AEC" w:rsidP="00517DC5">
      <w:pPr>
        <w:rPr>
          <w:ins w:id="3520" w:author="Alain Komin" w:date="2022-10-26T10:51:00Z"/>
          <w:rFonts w:cs="Arial"/>
          <w:sz w:val="21"/>
          <w:szCs w:val="21"/>
          <w:shd w:val="clear" w:color="auto" w:fill="FFFFFF"/>
        </w:rPr>
      </w:pPr>
      <w:ins w:id="3521" w:author="Alain Komin" w:date="2022-11-01T13:04:00Z">
        <w:r>
          <w:t xml:space="preserve">Branding Opportunities items require a </w:t>
        </w:r>
        <w:r w:rsidRPr="00242AEC">
          <w:rPr>
            <w:b/>
            <w:bCs/>
          </w:rPr>
          <w:t xml:space="preserve">file </w:t>
        </w:r>
      </w:ins>
      <w:ins w:id="3522" w:author="Alain Komin" w:date="2022-11-01T13:05:00Z">
        <w:r w:rsidRPr="00242AEC">
          <w:rPr>
            <w:b/>
            <w:bCs/>
            <w:rPrChange w:id="3523" w:author="Alain Komin" w:date="2022-11-01T13:06:00Z">
              <w:rPr/>
            </w:rPrChange>
          </w:rPr>
          <w:t xml:space="preserve">to be </w:t>
        </w:r>
      </w:ins>
      <w:ins w:id="3524" w:author="Alain Komin" w:date="2022-11-01T13:04:00Z">
        <w:r w:rsidRPr="00242AEC">
          <w:rPr>
            <w:b/>
            <w:bCs/>
          </w:rPr>
          <w:t>upload</w:t>
        </w:r>
      </w:ins>
      <w:ins w:id="3525" w:author="Alain Komin" w:date="2022-11-01T13:05:00Z">
        <w:r w:rsidRPr="00242AEC">
          <w:rPr>
            <w:b/>
            <w:bCs/>
            <w:rPrChange w:id="3526" w:author="Alain Komin" w:date="2022-11-01T13:06:00Z">
              <w:rPr/>
            </w:rPrChange>
          </w:rPr>
          <w:t>ed</w:t>
        </w:r>
        <w:r>
          <w:t xml:space="preserve">. </w:t>
        </w:r>
        <w:r w:rsidRPr="00D52A6E">
          <w:rPr>
            <w:highlight w:val="yellow"/>
            <w:rPrChange w:id="3527" w:author="Alain Komin" w:date="2022-11-03T14:28:00Z">
              <w:rPr/>
            </w:rPrChange>
          </w:rPr>
          <w:t>The programmer will decide if the file upload will be added as an item option or as a transaction option.</w:t>
        </w:r>
      </w:ins>
    </w:p>
    <w:p w14:paraId="5D127FB4" w14:textId="77777777" w:rsidR="00E157ED" w:rsidRDefault="00E157ED" w:rsidP="00517DC5">
      <w:pPr>
        <w:rPr>
          <w:ins w:id="3528" w:author="Alain Komin" w:date="2022-10-26T10:51:00Z"/>
          <w:rFonts w:cs="Arial"/>
          <w:sz w:val="21"/>
          <w:szCs w:val="21"/>
          <w:shd w:val="clear" w:color="auto" w:fill="FFFFFF"/>
        </w:rPr>
      </w:pPr>
    </w:p>
    <w:p w14:paraId="1DC41419" w14:textId="724F0A41" w:rsidR="00FB0E96" w:rsidDel="00E157ED" w:rsidRDefault="00FB0E96">
      <w:pPr>
        <w:rPr>
          <w:del w:id="3529" w:author="Alain Komin" w:date="2022-09-28T10:18:00Z"/>
          <w:rFonts w:cs="Arial"/>
          <w:sz w:val="21"/>
          <w:szCs w:val="21"/>
          <w:shd w:val="clear" w:color="auto" w:fill="FFFFFF"/>
        </w:rPr>
      </w:pPr>
    </w:p>
    <w:p w14:paraId="4BE0F115" w14:textId="0F8DA366" w:rsidR="00E157ED" w:rsidRDefault="00E157ED" w:rsidP="00517DC5">
      <w:pPr>
        <w:rPr>
          <w:ins w:id="3530" w:author="Alain Komin" w:date="2022-10-26T10:52:00Z"/>
          <w:rFonts w:cs="Arial"/>
          <w:sz w:val="21"/>
          <w:szCs w:val="21"/>
          <w:shd w:val="clear" w:color="auto" w:fill="FFFFFF"/>
        </w:rPr>
      </w:pPr>
    </w:p>
    <w:p w14:paraId="72D49D5B" w14:textId="26518BDE" w:rsidR="00FC6850" w:rsidRDefault="00FC6850">
      <w:pPr>
        <w:rPr>
          <w:ins w:id="3531" w:author="Alain Komin" w:date="2022-10-18T11:10:00Z"/>
          <w:rFonts w:eastAsia="Times New Roman" w:cs="Arial"/>
          <w:color w:val="F96A1B" w:themeColor="accent2"/>
          <w:kern w:val="28"/>
          <w:sz w:val="36"/>
          <w:szCs w:val="36"/>
          <w:lang w:val="en-US"/>
        </w:rPr>
      </w:pPr>
    </w:p>
    <w:p w14:paraId="75F6FDBE" w14:textId="77777777" w:rsidR="00D52A6E" w:rsidRDefault="00D52A6E">
      <w:pPr>
        <w:rPr>
          <w:ins w:id="3532" w:author="Alain Komin" w:date="2022-11-03T14:29:00Z"/>
          <w:rFonts w:eastAsia="Times New Roman" w:cs="Arial"/>
          <w:color w:val="F96A1B" w:themeColor="accent2"/>
          <w:kern w:val="28"/>
          <w:sz w:val="36"/>
          <w:szCs w:val="36"/>
          <w:lang w:val="en-US"/>
        </w:rPr>
      </w:pPr>
      <w:bookmarkStart w:id="3533" w:name="_Toc117759724"/>
      <w:ins w:id="3534" w:author="Alain Komin" w:date="2022-11-03T14:29:00Z">
        <w:r>
          <w:br w:type="page"/>
        </w:r>
      </w:ins>
    </w:p>
    <w:p w14:paraId="22C2891F" w14:textId="7AFA78BE" w:rsidR="0071121C" w:rsidRDefault="00F44063">
      <w:pPr>
        <w:pStyle w:val="Heading1"/>
        <w:rPr>
          <w:ins w:id="3535" w:author="Sebastian Gonzalez" w:date="2022-05-18T12:05:00Z"/>
        </w:rPr>
      </w:pPr>
      <w:ins w:id="3536" w:author="Villaverde, Alfredo" w:date="2022-03-10T13:15:00Z">
        <w:r>
          <w:lastRenderedPageBreak/>
          <w:t>Prerequisites</w:t>
        </w:r>
      </w:ins>
      <w:bookmarkEnd w:id="3533"/>
    </w:p>
    <w:p w14:paraId="3B45B95C" w14:textId="61A5AC1C" w:rsidR="00582DF6" w:rsidRPr="00FC6850" w:rsidDel="00FC6850" w:rsidRDefault="00582DF6" w:rsidP="00582DF6">
      <w:pPr>
        <w:rPr>
          <w:del w:id="3537" w:author="Alain Komin" w:date="2022-08-29T15:46:00Z"/>
          <w:color w:val="FF0000"/>
          <w:sz w:val="21"/>
          <w:szCs w:val="21"/>
          <w:lang w:val="en-US"/>
          <w:rPrChange w:id="3538" w:author="Alain Komin" w:date="2022-10-18T11:11:00Z">
            <w:rPr>
              <w:del w:id="3539" w:author="Alain Komin" w:date="2022-08-29T15:46:00Z"/>
              <w:b/>
              <w:bCs/>
              <w:color w:val="0070C0"/>
              <w:sz w:val="21"/>
              <w:szCs w:val="21"/>
              <w:lang w:val="en-US"/>
            </w:rPr>
          </w:rPrChange>
        </w:rPr>
      </w:pPr>
      <w:ins w:id="3540" w:author="Sebastian Gonzalez" w:date="2022-05-18T12:05:00Z">
        <w:del w:id="3541" w:author="Alain Komin" w:date="2022-08-29T15:46:00Z">
          <w:r w:rsidRPr="00FC6850" w:rsidDel="00F006BD">
            <w:rPr>
              <w:color w:val="FF0000"/>
              <w:sz w:val="21"/>
              <w:szCs w:val="21"/>
              <w:lang w:val="en-US"/>
              <w:rPrChange w:id="3542" w:author="Alain Komin" w:date="2022-10-18T11:11:00Z">
                <w:rPr>
                  <w:b/>
                  <w:bCs/>
                  <w:color w:val="0070C0"/>
                  <w:lang w:val="en-US"/>
                </w:rPr>
              </w:rPrChange>
            </w:rPr>
            <w:delText>GUIDELINE FOR THIS SECTION (DELETE TEXT BELOW ONCE THIS SECTION IS COMPLETED)</w:delText>
          </w:r>
        </w:del>
      </w:ins>
    </w:p>
    <w:p w14:paraId="3ECD4B54" w14:textId="34F95B4E" w:rsidR="00B4463E" w:rsidRDefault="00B4463E" w:rsidP="00582DF6">
      <w:pPr>
        <w:rPr>
          <w:ins w:id="3543" w:author="Alain Komin" w:date="2022-09-27T11:23:00Z"/>
          <w:sz w:val="21"/>
          <w:szCs w:val="21"/>
          <w:lang w:val="en-US"/>
        </w:rPr>
      </w:pPr>
      <w:ins w:id="3544" w:author="Alain Komin" w:date="2022-09-27T11:15:00Z">
        <w:r w:rsidRPr="00B4463E">
          <w:rPr>
            <w:sz w:val="21"/>
            <w:szCs w:val="21"/>
            <w:lang w:val="en-US"/>
            <w:rPrChange w:id="3545" w:author="Alain Komin" w:date="2022-09-27T11:17:00Z">
              <w:rPr>
                <w:lang w:val="en-US"/>
              </w:rPr>
            </w:rPrChange>
          </w:rPr>
          <w:t xml:space="preserve">All necessary </w:t>
        </w:r>
      </w:ins>
      <w:ins w:id="3546" w:author="Alain Komin" w:date="2022-09-27T11:23:00Z">
        <w:r w:rsidR="00BB7F55" w:rsidRPr="00BB7F55">
          <w:rPr>
            <w:b/>
            <w:bCs/>
            <w:sz w:val="21"/>
            <w:szCs w:val="21"/>
            <w:lang w:val="en-US"/>
            <w:rPrChange w:id="3547" w:author="Alain Komin" w:date="2022-09-27T11:23:00Z">
              <w:rPr>
                <w:sz w:val="21"/>
                <w:szCs w:val="21"/>
                <w:lang w:val="en-US"/>
              </w:rPr>
            </w:rPrChange>
          </w:rPr>
          <w:t>standalone</w:t>
        </w:r>
        <w:r w:rsidR="00BB7F55">
          <w:rPr>
            <w:sz w:val="21"/>
            <w:szCs w:val="21"/>
            <w:lang w:val="en-US"/>
          </w:rPr>
          <w:t xml:space="preserve"> </w:t>
        </w:r>
      </w:ins>
      <w:ins w:id="3548" w:author="Alain Komin" w:date="2022-09-27T11:15:00Z">
        <w:r w:rsidRPr="00B4463E">
          <w:rPr>
            <w:sz w:val="21"/>
            <w:szCs w:val="21"/>
            <w:lang w:val="en-US"/>
            <w:rPrChange w:id="3549" w:author="Alain Komin" w:date="2022-09-27T11:17:00Z">
              <w:rPr>
                <w:lang w:val="en-US"/>
              </w:rPr>
            </w:rPrChange>
          </w:rPr>
          <w:t xml:space="preserve">Items </w:t>
        </w:r>
      </w:ins>
      <w:ins w:id="3550" w:author="Alain Komin" w:date="2022-09-28T10:27:00Z">
        <w:r w:rsidR="00816970">
          <w:rPr>
            <w:sz w:val="21"/>
            <w:szCs w:val="21"/>
            <w:lang w:val="en-US"/>
          </w:rPr>
          <w:t>exist</w:t>
        </w:r>
      </w:ins>
      <w:ins w:id="3551" w:author="Alain Komin" w:date="2022-09-27T11:15:00Z">
        <w:r w:rsidRPr="00B4463E">
          <w:rPr>
            <w:sz w:val="21"/>
            <w:szCs w:val="21"/>
            <w:lang w:val="en-US"/>
            <w:rPrChange w:id="3552" w:author="Alain Komin" w:date="2022-09-27T11:17:00Z">
              <w:rPr>
                <w:lang w:val="en-US"/>
              </w:rPr>
            </w:rPrChange>
          </w:rPr>
          <w:t xml:space="preserve"> and </w:t>
        </w:r>
      </w:ins>
      <w:ins w:id="3553" w:author="Alain Komin" w:date="2022-09-28T10:27:00Z">
        <w:r w:rsidR="00816970">
          <w:rPr>
            <w:sz w:val="21"/>
            <w:szCs w:val="21"/>
            <w:lang w:val="en-US"/>
          </w:rPr>
          <w:t xml:space="preserve">were </w:t>
        </w:r>
      </w:ins>
      <w:ins w:id="3554" w:author="Alain Komin" w:date="2022-09-27T11:15:00Z">
        <w:r w:rsidRPr="00B4463E">
          <w:rPr>
            <w:sz w:val="21"/>
            <w:szCs w:val="21"/>
            <w:lang w:val="en-US"/>
            <w:rPrChange w:id="3555" w:author="Alain Komin" w:date="2022-09-27T11:17:00Z">
              <w:rPr>
                <w:lang w:val="en-US"/>
              </w:rPr>
            </w:rPrChange>
          </w:rPr>
          <w:t>flagged to be displayed in the webstore.</w:t>
        </w:r>
      </w:ins>
    </w:p>
    <w:p w14:paraId="2B644DE8" w14:textId="5A106AD7" w:rsidR="00BB7F55" w:rsidRDefault="00BB7F55" w:rsidP="00BB7F55">
      <w:pPr>
        <w:rPr>
          <w:ins w:id="3556" w:author="Alain Komin" w:date="2022-10-26T10:53:00Z"/>
          <w:sz w:val="21"/>
          <w:szCs w:val="21"/>
          <w:lang w:val="en-US"/>
        </w:rPr>
      </w:pPr>
      <w:ins w:id="3557" w:author="Alain Komin" w:date="2022-09-27T11:23:00Z">
        <w:r w:rsidRPr="00FF4282">
          <w:rPr>
            <w:sz w:val="21"/>
            <w:szCs w:val="21"/>
            <w:lang w:val="en-US"/>
          </w:rPr>
          <w:t xml:space="preserve">All necessary </w:t>
        </w:r>
        <w:r w:rsidRPr="00BB7F55">
          <w:rPr>
            <w:b/>
            <w:bCs/>
            <w:sz w:val="21"/>
            <w:szCs w:val="21"/>
            <w:lang w:val="en-US"/>
            <w:rPrChange w:id="3558" w:author="Alain Komin" w:date="2022-09-27T11:23:00Z">
              <w:rPr>
                <w:sz w:val="21"/>
                <w:szCs w:val="21"/>
                <w:lang w:val="en-US"/>
              </w:rPr>
            </w:rPrChange>
          </w:rPr>
          <w:t xml:space="preserve">kit </w:t>
        </w:r>
      </w:ins>
      <w:ins w:id="3559" w:author="Alain Komin" w:date="2022-10-26T10:53:00Z">
        <w:r w:rsidR="00121930">
          <w:rPr>
            <w:b/>
            <w:bCs/>
            <w:sz w:val="21"/>
            <w:szCs w:val="21"/>
            <w:lang w:val="en-US"/>
          </w:rPr>
          <w:t>i</w:t>
        </w:r>
      </w:ins>
      <w:ins w:id="3560" w:author="Alain Komin" w:date="2022-09-27T11:23:00Z">
        <w:r w:rsidRPr="00BB7F55">
          <w:rPr>
            <w:b/>
            <w:bCs/>
            <w:sz w:val="21"/>
            <w:szCs w:val="21"/>
            <w:lang w:val="en-US"/>
            <w:rPrChange w:id="3561" w:author="Alain Komin" w:date="2022-09-27T11:23:00Z">
              <w:rPr>
                <w:sz w:val="21"/>
                <w:szCs w:val="21"/>
                <w:lang w:val="en-US"/>
              </w:rPr>
            </w:rPrChange>
          </w:rPr>
          <w:t>tems</w:t>
        </w:r>
        <w:r w:rsidRPr="00FF4282">
          <w:rPr>
            <w:sz w:val="21"/>
            <w:szCs w:val="21"/>
            <w:lang w:val="en-US"/>
          </w:rPr>
          <w:t xml:space="preserve"> </w:t>
        </w:r>
      </w:ins>
      <w:ins w:id="3562" w:author="Alain Komin" w:date="2022-09-28T10:27:00Z">
        <w:r w:rsidR="00816970">
          <w:rPr>
            <w:sz w:val="21"/>
            <w:szCs w:val="21"/>
            <w:lang w:val="en-US"/>
          </w:rPr>
          <w:t>exist</w:t>
        </w:r>
        <w:r w:rsidR="00816970" w:rsidRPr="00FF4282">
          <w:rPr>
            <w:sz w:val="21"/>
            <w:szCs w:val="21"/>
            <w:lang w:val="en-US"/>
          </w:rPr>
          <w:t xml:space="preserve"> and </w:t>
        </w:r>
        <w:r w:rsidR="00816970">
          <w:rPr>
            <w:sz w:val="21"/>
            <w:szCs w:val="21"/>
            <w:lang w:val="en-US"/>
          </w:rPr>
          <w:t xml:space="preserve">were </w:t>
        </w:r>
      </w:ins>
      <w:ins w:id="3563" w:author="Alain Komin" w:date="2022-09-27T11:23:00Z">
        <w:r w:rsidRPr="00FF4282">
          <w:rPr>
            <w:sz w:val="21"/>
            <w:szCs w:val="21"/>
            <w:lang w:val="en-US"/>
          </w:rPr>
          <w:t>flagged to be displayed in the webstore.</w:t>
        </w:r>
      </w:ins>
    </w:p>
    <w:p w14:paraId="5651DC40" w14:textId="1704B389" w:rsidR="00121930" w:rsidRPr="00FF4282" w:rsidRDefault="00121930" w:rsidP="00121930">
      <w:pPr>
        <w:rPr>
          <w:ins w:id="3564" w:author="Alain Komin" w:date="2022-10-26T10:53:00Z"/>
          <w:sz w:val="21"/>
          <w:szCs w:val="21"/>
          <w:lang w:val="en-US"/>
        </w:rPr>
      </w:pPr>
      <w:ins w:id="3565" w:author="Alain Komin" w:date="2022-10-26T10:53:00Z">
        <w:r w:rsidRPr="00FF4282">
          <w:rPr>
            <w:sz w:val="21"/>
            <w:szCs w:val="21"/>
            <w:lang w:val="en-US"/>
          </w:rPr>
          <w:t xml:space="preserve">All necessary </w:t>
        </w:r>
        <w:r>
          <w:rPr>
            <w:b/>
            <w:bCs/>
            <w:sz w:val="21"/>
            <w:szCs w:val="21"/>
            <w:lang w:val="en-US"/>
          </w:rPr>
          <w:t xml:space="preserve">drop ship </w:t>
        </w:r>
        <w:r w:rsidRPr="00121930">
          <w:rPr>
            <w:sz w:val="21"/>
            <w:szCs w:val="21"/>
            <w:lang w:val="en-US"/>
            <w:rPrChange w:id="3566" w:author="Alain Komin" w:date="2022-10-26T10:54:00Z">
              <w:rPr>
                <w:b/>
                <w:bCs/>
                <w:sz w:val="21"/>
                <w:szCs w:val="21"/>
                <w:lang w:val="en-US"/>
              </w:rPr>
            </w:rPrChange>
          </w:rPr>
          <w:t>and</w:t>
        </w:r>
        <w:r>
          <w:rPr>
            <w:b/>
            <w:bCs/>
            <w:sz w:val="21"/>
            <w:szCs w:val="21"/>
            <w:lang w:val="en-US"/>
          </w:rPr>
          <w:t xml:space="preserve"> </w:t>
        </w:r>
      </w:ins>
      <w:ins w:id="3567" w:author="Alain Komin" w:date="2022-10-26T10:54:00Z">
        <w:r>
          <w:rPr>
            <w:b/>
            <w:bCs/>
            <w:sz w:val="21"/>
            <w:szCs w:val="21"/>
            <w:lang w:val="en-US"/>
          </w:rPr>
          <w:t>special-order</w:t>
        </w:r>
      </w:ins>
      <w:ins w:id="3568" w:author="Alain Komin" w:date="2022-10-26T10:53:00Z">
        <w:r>
          <w:rPr>
            <w:b/>
            <w:bCs/>
            <w:sz w:val="21"/>
            <w:szCs w:val="21"/>
            <w:lang w:val="en-US"/>
          </w:rPr>
          <w:t xml:space="preserve"> i</w:t>
        </w:r>
        <w:r w:rsidRPr="00460EF4">
          <w:rPr>
            <w:b/>
            <w:bCs/>
            <w:sz w:val="21"/>
            <w:szCs w:val="21"/>
            <w:lang w:val="en-US"/>
          </w:rPr>
          <w:t>tems</w:t>
        </w:r>
        <w:r w:rsidRPr="00FF4282">
          <w:rPr>
            <w:sz w:val="21"/>
            <w:szCs w:val="21"/>
            <w:lang w:val="en-US"/>
          </w:rPr>
          <w:t xml:space="preserve"> </w:t>
        </w:r>
        <w:r>
          <w:rPr>
            <w:sz w:val="21"/>
            <w:szCs w:val="21"/>
            <w:lang w:val="en-US"/>
          </w:rPr>
          <w:t>exist</w:t>
        </w:r>
        <w:r w:rsidRPr="00FF4282">
          <w:rPr>
            <w:sz w:val="21"/>
            <w:szCs w:val="21"/>
            <w:lang w:val="en-US"/>
          </w:rPr>
          <w:t xml:space="preserve"> and </w:t>
        </w:r>
        <w:r>
          <w:rPr>
            <w:sz w:val="21"/>
            <w:szCs w:val="21"/>
            <w:lang w:val="en-US"/>
          </w:rPr>
          <w:t xml:space="preserve">were </w:t>
        </w:r>
        <w:r w:rsidRPr="00FF4282">
          <w:rPr>
            <w:sz w:val="21"/>
            <w:szCs w:val="21"/>
            <w:lang w:val="en-US"/>
          </w:rPr>
          <w:t>flagged to be displayed in the webstore.</w:t>
        </w:r>
      </w:ins>
    </w:p>
    <w:p w14:paraId="53578F19" w14:textId="08AB6091" w:rsidR="00BB7F55" w:rsidRPr="00B4463E" w:rsidRDefault="00BB7F55" w:rsidP="00582DF6">
      <w:pPr>
        <w:rPr>
          <w:ins w:id="3569" w:author="Alain Komin" w:date="2022-09-27T11:15:00Z"/>
          <w:sz w:val="21"/>
          <w:szCs w:val="21"/>
          <w:lang w:val="en-US"/>
          <w:rPrChange w:id="3570" w:author="Alain Komin" w:date="2022-09-27T11:17:00Z">
            <w:rPr>
              <w:ins w:id="3571" w:author="Alain Komin" w:date="2022-09-27T11:15:00Z"/>
              <w:lang w:val="en-US"/>
            </w:rPr>
          </w:rPrChange>
        </w:rPr>
      </w:pPr>
      <w:ins w:id="3572" w:author="Alain Komin" w:date="2022-09-27T11:24:00Z">
        <w:r w:rsidRPr="00FF4282">
          <w:rPr>
            <w:sz w:val="21"/>
            <w:szCs w:val="21"/>
            <w:lang w:val="en-US"/>
          </w:rPr>
          <w:t xml:space="preserve">All necessary </w:t>
        </w:r>
      </w:ins>
      <w:ins w:id="3573" w:author="Alain Komin" w:date="2022-09-28T10:28:00Z">
        <w:r w:rsidR="00816970">
          <w:rPr>
            <w:b/>
            <w:bCs/>
            <w:sz w:val="21"/>
            <w:szCs w:val="21"/>
            <w:lang w:val="en-US"/>
          </w:rPr>
          <w:t>i</w:t>
        </w:r>
      </w:ins>
      <w:ins w:id="3574" w:author="Alain Komin" w:date="2022-09-27T11:24:00Z">
        <w:r w:rsidRPr="00816970">
          <w:rPr>
            <w:b/>
            <w:bCs/>
            <w:sz w:val="21"/>
            <w:szCs w:val="21"/>
            <w:lang w:val="en-US"/>
            <w:rPrChange w:id="3575" w:author="Alain Komin" w:date="2022-09-28T10:28:00Z">
              <w:rPr>
                <w:sz w:val="21"/>
                <w:szCs w:val="21"/>
                <w:lang w:val="en-US"/>
              </w:rPr>
            </w:rPrChange>
          </w:rPr>
          <w:t xml:space="preserve">tem </w:t>
        </w:r>
      </w:ins>
      <w:ins w:id="3576" w:author="Alain Komin" w:date="2022-09-28T10:28:00Z">
        <w:r w:rsidR="00816970">
          <w:rPr>
            <w:b/>
            <w:bCs/>
            <w:sz w:val="21"/>
            <w:szCs w:val="21"/>
            <w:lang w:val="en-US"/>
          </w:rPr>
          <w:t>o</w:t>
        </w:r>
      </w:ins>
      <w:ins w:id="3577" w:author="Alain Komin" w:date="2022-09-27T11:24:00Z">
        <w:r w:rsidRPr="00BB7F55">
          <w:rPr>
            <w:b/>
            <w:bCs/>
            <w:sz w:val="21"/>
            <w:szCs w:val="21"/>
            <w:lang w:val="en-US"/>
            <w:rPrChange w:id="3578" w:author="Alain Komin" w:date="2022-09-27T11:24:00Z">
              <w:rPr>
                <w:sz w:val="21"/>
                <w:szCs w:val="21"/>
                <w:lang w:val="en-US"/>
              </w:rPr>
            </w:rPrChange>
          </w:rPr>
          <w:t>ptions</w:t>
        </w:r>
        <w:r w:rsidRPr="00FF4282">
          <w:rPr>
            <w:sz w:val="21"/>
            <w:szCs w:val="21"/>
            <w:lang w:val="en-US"/>
          </w:rPr>
          <w:t xml:space="preserve"> </w:t>
        </w:r>
        <w:r>
          <w:rPr>
            <w:sz w:val="21"/>
            <w:szCs w:val="21"/>
            <w:lang w:val="en-US"/>
          </w:rPr>
          <w:t>(</w:t>
        </w:r>
      </w:ins>
      <w:ins w:id="3579" w:author="Alain Komin" w:date="2022-09-27T11:25:00Z">
        <w:r>
          <w:rPr>
            <w:sz w:val="21"/>
            <w:szCs w:val="21"/>
            <w:lang w:val="en-US"/>
          </w:rPr>
          <w:t>e.g.: Additional Notes for Supplies</w:t>
        </w:r>
      </w:ins>
      <w:ins w:id="3580" w:author="Alain Komin" w:date="2022-09-27T11:24:00Z">
        <w:r>
          <w:rPr>
            <w:sz w:val="21"/>
            <w:szCs w:val="21"/>
            <w:lang w:val="en-US"/>
          </w:rPr>
          <w:t xml:space="preserve">) </w:t>
        </w:r>
      </w:ins>
      <w:ins w:id="3581" w:author="Alain Komin" w:date="2022-09-28T10:27:00Z">
        <w:r w:rsidR="00816970">
          <w:rPr>
            <w:sz w:val="21"/>
            <w:szCs w:val="21"/>
            <w:lang w:val="en-US"/>
          </w:rPr>
          <w:t>exist</w:t>
        </w:r>
      </w:ins>
      <w:ins w:id="3582" w:author="Alain Komin" w:date="2022-09-27T11:24:00Z">
        <w:r w:rsidRPr="00FF4282">
          <w:rPr>
            <w:sz w:val="21"/>
            <w:szCs w:val="21"/>
            <w:lang w:val="en-US"/>
          </w:rPr>
          <w:t>.</w:t>
        </w:r>
      </w:ins>
    </w:p>
    <w:p w14:paraId="267BCEB6" w14:textId="7F741D84" w:rsidR="00B4463E" w:rsidRPr="00B4463E" w:rsidRDefault="00B4463E" w:rsidP="00582DF6">
      <w:pPr>
        <w:rPr>
          <w:ins w:id="3583" w:author="Alain Komin" w:date="2022-09-27T11:15:00Z"/>
          <w:b/>
          <w:bCs/>
          <w:color w:val="0070C0"/>
          <w:sz w:val="21"/>
          <w:szCs w:val="21"/>
          <w:lang w:val="en-US"/>
          <w:rPrChange w:id="3584" w:author="Alain Komin" w:date="2022-09-27T11:17:00Z">
            <w:rPr>
              <w:ins w:id="3585" w:author="Alain Komin" w:date="2022-09-27T11:15:00Z"/>
              <w:b/>
              <w:bCs/>
              <w:color w:val="0070C0"/>
              <w:lang w:val="en-US"/>
            </w:rPr>
          </w:rPrChange>
        </w:rPr>
      </w:pPr>
      <w:ins w:id="3586" w:author="Alain Komin" w:date="2022-09-27T11:15:00Z">
        <w:r w:rsidRPr="00B4463E">
          <w:rPr>
            <w:sz w:val="21"/>
            <w:szCs w:val="21"/>
            <w:lang w:val="en-US"/>
            <w:rPrChange w:id="3587" w:author="Alain Komin" w:date="2022-09-27T11:17:00Z">
              <w:rPr>
                <w:lang w:val="en-US"/>
              </w:rPr>
            </w:rPrChange>
          </w:rPr>
          <w:t xml:space="preserve">All necessary </w:t>
        </w:r>
      </w:ins>
      <w:ins w:id="3588" w:author="Alain Komin" w:date="2022-10-26T10:54:00Z">
        <w:r w:rsidR="00121930">
          <w:rPr>
            <w:sz w:val="21"/>
            <w:szCs w:val="21"/>
            <w:lang w:val="en-US"/>
          </w:rPr>
          <w:t>i</w:t>
        </w:r>
      </w:ins>
      <w:ins w:id="3589" w:author="Alain Komin" w:date="2022-09-27T11:15:00Z">
        <w:r w:rsidRPr="00B4463E">
          <w:rPr>
            <w:sz w:val="21"/>
            <w:szCs w:val="21"/>
            <w:lang w:val="en-US"/>
            <w:rPrChange w:id="3590" w:author="Alain Komin" w:date="2022-09-27T11:17:00Z">
              <w:rPr>
                <w:lang w:val="en-US"/>
              </w:rPr>
            </w:rPrChange>
          </w:rPr>
          <w:t xml:space="preserve">tems </w:t>
        </w:r>
      </w:ins>
      <w:ins w:id="3591" w:author="Alain Komin" w:date="2022-09-28T10:28:00Z">
        <w:r w:rsidR="00816970">
          <w:rPr>
            <w:sz w:val="21"/>
            <w:szCs w:val="21"/>
            <w:lang w:val="en-US"/>
          </w:rPr>
          <w:t>were</w:t>
        </w:r>
      </w:ins>
      <w:ins w:id="3592" w:author="Alain Komin" w:date="2022-09-27T11:15:00Z">
        <w:r w:rsidRPr="00B4463E">
          <w:rPr>
            <w:sz w:val="21"/>
            <w:szCs w:val="21"/>
            <w:lang w:val="en-US"/>
            <w:rPrChange w:id="3593" w:author="Alain Komin" w:date="2022-09-27T11:17:00Z">
              <w:rPr>
                <w:lang w:val="en-US"/>
              </w:rPr>
            </w:rPrChange>
          </w:rPr>
          <w:t xml:space="preserve"> added to a Commerc</w:t>
        </w:r>
      </w:ins>
      <w:ins w:id="3594" w:author="Alain Komin" w:date="2022-09-27T11:16:00Z">
        <w:r w:rsidRPr="00B4463E">
          <w:rPr>
            <w:sz w:val="21"/>
            <w:szCs w:val="21"/>
            <w:lang w:val="en-US"/>
            <w:rPrChange w:id="3595" w:author="Alain Komin" w:date="2022-09-27T11:17:00Z">
              <w:rPr>
                <w:lang w:val="en-US"/>
              </w:rPr>
            </w:rPrChange>
          </w:rPr>
          <w:t>e Category.</w:t>
        </w:r>
      </w:ins>
    </w:p>
    <w:p w14:paraId="0E368587" w14:textId="436FEF92" w:rsidR="007313B0" w:rsidRPr="00B4463E" w:rsidRDefault="007313B0" w:rsidP="00582DF6">
      <w:pPr>
        <w:rPr>
          <w:ins w:id="3596" w:author="Alain Komin" w:date="2022-09-07T14:01:00Z"/>
          <w:b/>
          <w:bCs/>
          <w:color w:val="0070C0"/>
          <w:sz w:val="21"/>
          <w:szCs w:val="21"/>
          <w:lang w:val="en-US"/>
          <w:rPrChange w:id="3597" w:author="Alain Komin" w:date="2022-09-27T11:17:00Z">
            <w:rPr>
              <w:ins w:id="3598" w:author="Alain Komin" w:date="2022-09-07T14:01:00Z"/>
              <w:b/>
              <w:bCs/>
              <w:color w:val="0070C0"/>
              <w:lang w:val="en-US"/>
            </w:rPr>
          </w:rPrChange>
        </w:rPr>
      </w:pPr>
      <w:ins w:id="3599" w:author="Alain Komin" w:date="2022-09-07T14:01:00Z">
        <w:r w:rsidRPr="00B4463E">
          <w:rPr>
            <w:sz w:val="21"/>
            <w:szCs w:val="21"/>
            <w:lang w:val="en-US"/>
            <w:rPrChange w:id="3600" w:author="Alain Komin" w:date="2022-09-27T11:17:00Z">
              <w:rPr>
                <w:lang w:val="en-US"/>
              </w:rPr>
            </w:rPrChange>
          </w:rPr>
          <w:t xml:space="preserve">All necessary </w:t>
        </w:r>
      </w:ins>
      <w:ins w:id="3601" w:author="Alain Komin" w:date="2022-10-26T10:54:00Z">
        <w:r w:rsidR="00121930">
          <w:rPr>
            <w:sz w:val="21"/>
            <w:szCs w:val="21"/>
            <w:lang w:val="en-US"/>
          </w:rPr>
          <w:t>i</w:t>
        </w:r>
      </w:ins>
      <w:ins w:id="3602" w:author="Alain Komin" w:date="2022-09-07T14:01:00Z">
        <w:r w:rsidRPr="00B4463E">
          <w:rPr>
            <w:sz w:val="21"/>
            <w:szCs w:val="21"/>
            <w:lang w:val="en-US"/>
            <w:rPrChange w:id="3603" w:author="Alain Komin" w:date="2022-09-27T11:17:00Z">
              <w:rPr>
                <w:lang w:val="en-US"/>
              </w:rPr>
            </w:rPrChange>
          </w:rPr>
          <w:t xml:space="preserve">tems </w:t>
        </w:r>
      </w:ins>
      <w:ins w:id="3604" w:author="Alain Komin" w:date="2022-09-28T10:28:00Z">
        <w:r w:rsidR="00816970">
          <w:rPr>
            <w:sz w:val="21"/>
            <w:szCs w:val="21"/>
            <w:lang w:val="en-US"/>
          </w:rPr>
          <w:t>were</w:t>
        </w:r>
      </w:ins>
      <w:ins w:id="3605" w:author="Alain Komin" w:date="2022-09-07T14:01:00Z">
        <w:r w:rsidRPr="00B4463E">
          <w:rPr>
            <w:sz w:val="21"/>
            <w:szCs w:val="21"/>
            <w:lang w:val="en-US"/>
            <w:rPrChange w:id="3606" w:author="Alain Komin" w:date="2022-09-27T11:17:00Z">
              <w:rPr>
                <w:lang w:val="en-US"/>
              </w:rPr>
            </w:rPrChange>
          </w:rPr>
          <w:t xml:space="preserve"> flagged as Marketing or </w:t>
        </w:r>
      </w:ins>
      <w:ins w:id="3607" w:author="Alain Komin" w:date="2022-09-28T10:28:00Z">
        <w:r w:rsidR="00816970">
          <w:rPr>
            <w:sz w:val="21"/>
            <w:szCs w:val="21"/>
            <w:lang w:val="en-US"/>
          </w:rPr>
          <w:t>E</w:t>
        </w:r>
      </w:ins>
      <w:ins w:id="3608" w:author="Alain Komin" w:date="2022-09-07T14:01:00Z">
        <w:r w:rsidRPr="00B4463E">
          <w:rPr>
            <w:sz w:val="21"/>
            <w:szCs w:val="21"/>
            <w:lang w:val="en-US"/>
            <w:rPrChange w:id="3609" w:author="Alain Komin" w:date="2022-09-27T11:17:00Z">
              <w:rPr>
                <w:lang w:val="en-US"/>
              </w:rPr>
            </w:rPrChange>
          </w:rPr>
          <w:t>quipment for this customization to work properly and for the checkout to look and behave as needed.</w:t>
        </w:r>
      </w:ins>
    </w:p>
    <w:p w14:paraId="7B991597" w14:textId="0250338A" w:rsidR="009E59C4" w:rsidRPr="00B4463E" w:rsidRDefault="009E59C4" w:rsidP="00582DF6">
      <w:pPr>
        <w:rPr>
          <w:ins w:id="3610" w:author="Alain Komin" w:date="2022-08-29T15:43:00Z"/>
          <w:sz w:val="21"/>
          <w:szCs w:val="21"/>
          <w:lang w:val="en-US"/>
          <w:rPrChange w:id="3611" w:author="Alain Komin" w:date="2022-09-27T11:17:00Z">
            <w:rPr>
              <w:ins w:id="3612" w:author="Alain Komin" w:date="2022-08-29T15:43:00Z"/>
              <w:lang w:val="en-US"/>
            </w:rPr>
          </w:rPrChange>
        </w:rPr>
      </w:pPr>
      <w:ins w:id="3613" w:author="Alain Komin" w:date="2022-08-29T15:41:00Z">
        <w:r w:rsidRPr="00B4463E">
          <w:rPr>
            <w:sz w:val="21"/>
            <w:szCs w:val="21"/>
            <w:lang w:val="en-US"/>
            <w:rPrChange w:id="3614" w:author="Alain Komin" w:date="2022-09-27T11:17:00Z">
              <w:rPr>
                <w:lang w:val="en-US"/>
              </w:rPr>
            </w:rPrChange>
          </w:rPr>
          <w:t>A</w:t>
        </w:r>
      </w:ins>
      <w:ins w:id="3615" w:author="Alain Komin" w:date="2022-08-29T15:42:00Z">
        <w:r w:rsidRPr="00B4463E">
          <w:rPr>
            <w:sz w:val="21"/>
            <w:szCs w:val="21"/>
            <w:lang w:val="en-US"/>
            <w:rPrChange w:id="3616" w:author="Alain Komin" w:date="2022-09-27T11:17:00Z">
              <w:rPr>
                <w:lang w:val="en-US"/>
              </w:rPr>
            </w:rPrChange>
          </w:rPr>
          <w:t xml:space="preserve">ll necessary Transaction Body fields and lists </w:t>
        </w:r>
      </w:ins>
      <w:ins w:id="3617" w:author="Alain Komin" w:date="2022-09-28T10:28:00Z">
        <w:r w:rsidR="00816970">
          <w:rPr>
            <w:sz w:val="21"/>
            <w:szCs w:val="21"/>
            <w:lang w:val="en-US"/>
          </w:rPr>
          <w:t>were</w:t>
        </w:r>
      </w:ins>
      <w:ins w:id="3618" w:author="Alain Komin" w:date="2022-08-29T15:42:00Z">
        <w:r w:rsidRPr="00B4463E">
          <w:rPr>
            <w:sz w:val="21"/>
            <w:szCs w:val="21"/>
            <w:lang w:val="en-US"/>
            <w:rPrChange w:id="3619" w:author="Alain Komin" w:date="2022-09-27T11:17:00Z">
              <w:rPr>
                <w:lang w:val="en-US"/>
              </w:rPr>
            </w:rPrChange>
          </w:rPr>
          <w:t xml:space="preserve"> created </w:t>
        </w:r>
      </w:ins>
      <w:ins w:id="3620" w:author="Alain Komin" w:date="2022-08-29T15:46:00Z">
        <w:r w:rsidR="00F006BD" w:rsidRPr="00B4463E">
          <w:rPr>
            <w:sz w:val="21"/>
            <w:szCs w:val="21"/>
            <w:lang w:val="en-US"/>
            <w:rPrChange w:id="3621" w:author="Alain Komin" w:date="2022-09-27T11:17:00Z">
              <w:rPr>
                <w:lang w:val="en-US"/>
              </w:rPr>
            </w:rPrChange>
          </w:rPr>
          <w:t>for</w:t>
        </w:r>
      </w:ins>
      <w:ins w:id="3622" w:author="Alain Komin" w:date="2022-08-29T15:42:00Z">
        <w:r w:rsidRPr="00B4463E">
          <w:rPr>
            <w:sz w:val="21"/>
            <w:szCs w:val="21"/>
            <w:lang w:val="en-US"/>
            <w:rPrChange w:id="3623" w:author="Alain Komin" w:date="2022-09-27T11:17:00Z">
              <w:rPr>
                <w:lang w:val="en-US"/>
              </w:rPr>
            </w:rPrChange>
          </w:rPr>
          <w:t xml:space="preserve"> this customization to work properly and for the checkout to look and behave as neede</w:t>
        </w:r>
      </w:ins>
      <w:ins w:id="3624" w:author="Alain Komin" w:date="2022-08-29T15:43:00Z">
        <w:r w:rsidRPr="00B4463E">
          <w:rPr>
            <w:sz w:val="21"/>
            <w:szCs w:val="21"/>
            <w:lang w:val="en-US"/>
            <w:rPrChange w:id="3625" w:author="Alain Komin" w:date="2022-09-27T11:17:00Z">
              <w:rPr>
                <w:lang w:val="en-US"/>
              </w:rPr>
            </w:rPrChange>
          </w:rPr>
          <w:t>d</w:t>
        </w:r>
      </w:ins>
      <w:ins w:id="3626" w:author="Alain Komin" w:date="2022-08-29T15:42:00Z">
        <w:r w:rsidRPr="00B4463E">
          <w:rPr>
            <w:sz w:val="21"/>
            <w:szCs w:val="21"/>
            <w:lang w:val="en-US"/>
            <w:rPrChange w:id="3627" w:author="Alain Komin" w:date="2022-09-27T11:17:00Z">
              <w:rPr>
                <w:lang w:val="en-US"/>
              </w:rPr>
            </w:rPrChange>
          </w:rPr>
          <w:t>.</w:t>
        </w:r>
      </w:ins>
    </w:p>
    <w:p w14:paraId="4A9B7B28" w14:textId="2DA7CD08" w:rsidR="009E59C4" w:rsidRDefault="009E59C4" w:rsidP="00582DF6">
      <w:pPr>
        <w:rPr>
          <w:ins w:id="3628" w:author="Alain Komin" w:date="2022-10-26T10:54:00Z"/>
          <w:sz w:val="21"/>
          <w:szCs w:val="21"/>
          <w:lang w:val="en-US"/>
        </w:rPr>
      </w:pPr>
      <w:ins w:id="3629" w:author="Alain Komin" w:date="2022-08-29T15:43:00Z">
        <w:r w:rsidRPr="00B4463E">
          <w:rPr>
            <w:sz w:val="21"/>
            <w:szCs w:val="21"/>
            <w:lang w:val="en-US"/>
            <w:rPrChange w:id="3630" w:author="Alain Komin" w:date="2022-09-27T11:17:00Z">
              <w:rPr>
                <w:lang w:val="en-US"/>
              </w:rPr>
            </w:rPrChange>
          </w:rPr>
          <w:t>Complete list of fields needed</w:t>
        </w:r>
      </w:ins>
      <w:ins w:id="3631" w:author="Alain Komin" w:date="2022-09-07T14:02:00Z">
        <w:r w:rsidR="007313B0" w:rsidRPr="00B4463E">
          <w:rPr>
            <w:sz w:val="21"/>
            <w:szCs w:val="21"/>
            <w:lang w:val="en-US"/>
            <w:rPrChange w:id="3632" w:author="Alain Komin" w:date="2022-09-27T11:17:00Z">
              <w:rPr>
                <w:lang w:val="en-US"/>
              </w:rPr>
            </w:rPrChange>
          </w:rPr>
          <w:t xml:space="preserve"> at checkout</w:t>
        </w:r>
      </w:ins>
      <w:ins w:id="3633" w:author="Alain Komin" w:date="2022-10-26T10:54:00Z">
        <w:r w:rsidR="00121930">
          <w:rPr>
            <w:sz w:val="21"/>
            <w:szCs w:val="21"/>
            <w:lang w:val="en-US"/>
          </w:rPr>
          <w:t xml:space="preserve"> will be determined by Intermex.</w:t>
        </w:r>
      </w:ins>
    </w:p>
    <w:p w14:paraId="197164B4" w14:textId="45497014" w:rsidR="00121930" w:rsidRPr="00B4463E" w:rsidRDefault="00121930" w:rsidP="00582DF6">
      <w:pPr>
        <w:rPr>
          <w:ins w:id="3634" w:author="Alain Komin" w:date="2022-08-29T15:43:00Z"/>
          <w:sz w:val="21"/>
          <w:szCs w:val="21"/>
          <w:lang w:val="en-US"/>
          <w:rPrChange w:id="3635" w:author="Alain Komin" w:date="2022-09-27T11:17:00Z">
            <w:rPr>
              <w:ins w:id="3636" w:author="Alain Komin" w:date="2022-08-29T15:43:00Z"/>
              <w:lang w:val="en-US"/>
            </w:rPr>
          </w:rPrChange>
        </w:rPr>
      </w:pPr>
      <w:ins w:id="3637" w:author="Alain Komin" w:date="2022-10-26T10:54:00Z">
        <w:r>
          <w:rPr>
            <w:sz w:val="21"/>
            <w:szCs w:val="21"/>
            <w:lang w:val="en-US"/>
          </w:rPr>
          <w:t xml:space="preserve">Some of the </w:t>
        </w:r>
      </w:ins>
      <w:ins w:id="3638" w:author="Alain Komin" w:date="2022-10-26T10:55:00Z">
        <w:r>
          <w:rPr>
            <w:sz w:val="21"/>
            <w:szCs w:val="21"/>
            <w:lang w:val="en-US"/>
          </w:rPr>
          <w:t xml:space="preserve">current site </w:t>
        </w:r>
      </w:ins>
      <w:ins w:id="3639" w:author="Alain Komin" w:date="2022-10-26T10:54:00Z">
        <w:r>
          <w:rPr>
            <w:sz w:val="21"/>
            <w:szCs w:val="21"/>
            <w:lang w:val="en-US"/>
          </w:rPr>
          <w:t>lists</w:t>
        </w:r>
      </w:ins>
      <w:ins w:id="3640" w:author="Alain Komin" w:date="2022-10-26T10:55:00Z">
        <w:r>
          <w:rPr>
            <w:sz w:val="21"/>
            <w:szCs w:val="21"/>
            <w:lang w:val="en-US"/>
          </w:rPr>
          <w:t xml:space="preserve"> are:</w:t>
        </w:r>
      </w:ins>
    </w:p>
    <w:p w14:paraId="496DF90E" w14:textId="6D5CE1B7" w:rsidR="009E59C4" w:rsidRDefault="009E59C4" w:rsidP="009E59C4">
      <w:pPr>
        <w:pStyle w:val="ListParagraph"/>
        <w:numPr>
          <w:ilvl w:val="0"/>
          <w:numId w:val="12"/>
        </w:numPr>
        <w:rPr>
          <w:ins w:id="3641" w:author="Alain Komin" w:date="2022-08-29T15:43:00Z"/>
          <w:rFonts w:cs="Arial"/>
          <w:sz w:val="21"/>
          <w:szCs w:val="21"/>
          <w:shd w:val="clear" w:color="auto" w:fill="FFFFFF"/>
        </w:rPr>
      </w:pPr>
      <w:ins w:id="3642" w:author="Alain Komin" w:date="2022-08-29T15:43:00Z">
        <w:r>
          <w:rPr>
            <w:rFonts w:cs="Arial"/>
            <w:sz w:val="21"/>
            <w:szCs w:val="21"/>
            <w:shd w:val="clear" w:color="auto" w:fill="FFFFFF"/>
          </w:rPr>
          <w:t>Order Type (list)</w:t>
        </w:r>
      </w:ins>
    </w:p>
    <w:p w14:paraId="1AF8665B" w14:textId="1B61A1C2" w:rsidR="009E59C4" w:rsidRDefault="009E59C4" w:rsidP="009E59C4">
      <w:pPr>
        <w:pStyle w:val="ListParagraph"/>
        <w:numPr>
          <w:ilvl w:val="0"/>
          <w:numId w:val="12"/>
        </w:numPr>
        <w:rPr>
          <w:ins w:id="3643" w:author="Alain Komin" w:date="2022-08-29T15:43:00Z"/>
          <w:rFonts w:cs="Arial"/>
          <w:sz w:val="21"/>
          <w:szCs w:val="21"/>
          <w:shd w:val="clear" w:color="auto" w:fill="FFFFFF"/>
        </w:rPr>
      </w:pPr>
      <w:ins w:id="3644" w:author="Alain Komin" w:date="2022-08-29T15:43:00Z">
        <w:r>
          <w:rPr>
            <w:rFonts w:cs="Arial"/>
            <w:sz w:val="21"/>
            <w:szCs w:val="21"/>
            <w:shd w:val="clear" w:color="auto" w:fill="FFFFFF"/>
          </w:rPr>
          <w:t>Priority (list)</w:t>
        </w:r>
      </w:ins>
    </w:p>
    <w:p w14:paraId="467B637C" w14:textId="3F70EA30" w:rsidR="009E59C4" w:rsidRDefault="009E59C4" w:rsidP="009E59C4">
      <w:pPr>
        <w:pStyle w:val="ListParagraph"/>
        <w:numPr>
          <w:ilvl w:val="0"/>
          <w:numId w:val="12"/>
        </w:numPr>
        <w:rPr>
          <w:ins w:id="3645" w:author="Alain Komin" w:date="2022-08-29T15:43:00Z"/>
          <w:rFonts w:cs="Arial"/>
          <w:sz w:val="21"/>
          <w:szCs w:val="21"/>
          <w:shd w:val="clear" w:color="auto" w:fill="FFFFFF"/>
        </w:rPr>
      </w:pPr>
      <w:ins w:id="3646" w:author="Alain Komin" w:date="2022-08-29T15:43:00Z">
        <w:r>
          <w:rPr>
            <w:rFonts w:cs="Arial"/>
            <w:sz w:val="21"/>
            <w:szCs w:val="21"/>
            <w:shd w:val="clear" w:color="auto" w:fill="FFFFFF"/>
          </w:rPr>
          <w:t>System (list)</w:t>
        </w:r>
      </w:ins>
    </w:p>
    <w:p w14:paraId="06A46F41" w14:textId="0890C573" w:rsidR="009E59C4" w:rsidRPr="009E59C4" w:rsidRDefault="009E59C4" w:rsidP="009E59C4">
      <w:pPr>
        <w:pStyle w:val="ListParagraph"/>
        <w:numPr>
          <w:ilvl w:val="0"/>
          <w:numId w:val="12"/>
        </w:numPr>
        <w:rPr>
          <w:ins w:id="3647" w:author="Alain Komin" w:date="2022-08-29T15:43:00Z"/>
          <w:rFonts w:cs="Arial"/>
          <w:sz w:val="21"/>
          <w:szCs w:val="21"/>
          <w:shd w:val="clear" w:color="auto" w:fill="FFFFFF"/>
          <w:lang w:val="es-AR"/>
          <w:rPrChange w:id="3648" w:author="Alain Komin" w:date="2022-08-29T15:43:00Z">
            <w:rPr>
              <w:ins w:id="3649" w:author="Alain Komin" w:date="2022-08-29T15:43:00Z"/>
              <w:rFonts w:cs="Arial"/>
              <w:sz w:val="21"/>
              <w:szCs w:val="21"/>
              <w:shd w:val="clear" w:color="auto" w:fill="FFFFFF"/>
            </w:rPr>
          </w:rPrChange>
        </w:rPr>
      </w:pPr>
      <w:ins w:id="3650" w:author="Alain Komin" w:date="2022-08-29T15:43:00Z">
        <w:r w:rsidRPr="009E59C4">
          <w:rPr>
            <w:rFonts w:cs="Arial"/>
            <w:sz w:val="21"/>
            <w:szCs w:val="21"/>
            <w:shd w:val="clear" w:color="auto" w:fill="FFFFFF"/>
            <w:lang w:val="es-AR"/>
            <w:rPrChange w:id="3651" w:author="Alain Komin" w:date="2022-08-29T15:43:00Z">
              <w:rPr>
                <w:rFonts w:cs="Arial"/>
                <w:sz w:val="21"/>
                <w:szCs w:val="21"/>
                <w:shd w:val="clear" w:color="auto" w:fill="FFFFFF"/>
              </w:rPr>
            </w:rPrChange>
          </w:rPr>
          <w:t xml:space="preserve">Fiesta Van / </w:t>
        </w:r>
        <w:proofErr w:type="spellStart"/>
        <w:r w:rsidRPr="009E59C4">
          <w:rPr>
            <w:rFonts w:cs="Arial"/>
            <w:sz w:val="21"/>
            <w:szCs w:val="21"/>
            <w:shd w:val="clear" w:color="auto" w:fill="FFFFFF"/>
            <w:lang w:val="es-AR"/>
            <w:rPrChange w:id="3652" w:author="Alain Komin" w:date="2022-08-29T15:43:00Z">
              <w:rPr>
                <w:rFonts w:cs="Arial"/>
                <w:sz w:val="21"/>
                <w:szCs w:val="21"/>
                <w:shd w:val="clear" w:color="auto" w:fill="FFFFFF"/>
              </w:rPr>
            </w:rPrChange>
          </w:rPr>
          <w:t>Canopy</w:t>
        </w:r>
        <w:proofErr w:type="spellEnd"/>
        <w:r w:rsidRPr="009E59C4">
          <w:rPr>
            <w:rFonts w:cs="Arial"/>
            <w:sz w:val="21"/>
            <w:szCs w:val="21"/>
            <w:shd w:val="clear" w:color="auto" w:fill="FFFFFF"/>
            <w:lang w:val="es-AR"/>
            <w:rPrChange w:id="3653" w:author="Alain Komin" w:date="2022-08-29T15:43:00Z">
              <w:rPr>
                <w:rFonts w:cs="Arial"/>
                <w:sz w:val="21"/>
                <w:szCs w:val="21"/>
                <w:shd w:val="clear" w:color="auto" w:fill="FFFFFF"/>
              </w:rPr>
            </w:rPrChange>
          </w:rPr>
          <w:t xml:space="preserve"> </w:t>
        </w:r>
        <w:proofErr w:type="spellStart"/>
        <w:r w:rsidRPr="009E59C4">
          <w:rPr>
            <w:rFonts w:cs="Arial"/>
            <w:sz w:val="21"/>
            <w:szCs w:val="21"/>
            <w:shd w:val="clear" w:color="auto" w:fill="FFFFFF"/>
            <w:lang w:val="es-AR"/>
            <w:rPrChange w:id="3654" w:author="Alain Komin" w:date="2022-08-29T15:43:00Z">
              <w:rPr>
                <w:rFonts w:cs="Arial"/>
                <w:sz w:val="21"/>
                <w:szCs w:val="21"/>
                <w:shd w:val="clear" w:color="auto" w:fill="FFFFFF"/>
              </w:rPr>
            </w:rPrChange>
          </w:rPr>
          <w:t>Event</w:t>
        </w:r>
        <w:proofErr w:type="spellEnd"/>
        <w:r w:rsidRPr="009E59C4">
          <w:rPr>
            <w:rFonts w:cs="Arial"/>
            <w:sz w:val="21"/>
            <w:szCs w:val="21"/>
            <w:shd w:val="clear" w:color="auto" w:fill="FFFFFF"/>
            <w:lang w:val="es-AR"/>
            <w:rPrChange w:id="3655" w:author="Alain Komin" w:date="2022-08-29T15:43:00Z">
              <w:rPr>
                <w:rFonts w:cs="Arial"/>
                <w:sz w:val="21"/>
                <w:szCs w:val="21"/>
                <w:shd w:val="clear" w:color="auto" w:fill="FFFFFF"/>
              </w:rPr>
            </w:rPrChange>
          </w:rPr>
          <w:t xml:space="preserve"> (</w:t>
        </w:r>
        <w:proofErr w:type="spellStart"/>
        <w:r w:rsidRPr="009E59C4">
          <w:rPr>
            <w:rFonts w:cs="Arial"/>
            <w:sz w:val="21"/>
            <w:szCs w:val="21"/>
            <w:shd w:val="clear" w:color="auto" w:fill="FFFFFF"/>
            <w:lang w:val="es-AR"/>
            <w:rPrChange w:id="3656" w:author="Alain Komin" w:date="2022-08-29T15:43:00Z">
              <w:rPr>
                <w:rFonts w:cs="Arial"/>
                <w:sz w:val="21"/>
                <w:szCs w:val="21"/>
                <w:shd w:val="clear" w:color="auto" w:fill="FFFFFF"/>
              </w:rPr>
            </w:rPrChange>
          </w:rPr>
          <w:t>list</w:t>
        </w:r>
        <w:proofErr w:type="spellEnd"/>
        <w:r w:rsidRPr="009E59C4">
          <w:rPr>
            <w:rFonts w:cs="Arial"/>
            <w:sz w:val="21"/>
            <w:szCs w:val="21"/>
            <w:shd w:val="clear" w:color="auto" w:fill="FFFFFF"/>
            <w:lang w:val="es-AR"/>
            <w:rPrChange w:id="3657" w:author="Alain Komin" w:date="2022-08-29T15:43:00Z">
              <w:rPr>
                <w:rFonts w:cs="Arial"/>
                <w:sz w:val="21"/>
                <w:szCs w:val="21"/>
                <w:shd w:val="clear" w:color="auto" w:fill="FFFFFF"/>
              </w:rPr>
            </w:rPrChange>
          </w:rPr>
          <w:t>)</w:t>
        </w:r>
      </w:ins>
    </w:p>
    <w:p w14:paraId="6D4CD6F8" w14:textId="0520CE00" w:rsidR="009E59C4" w:rsidRDefault="009E59C4" w:rsidP="009E59C4">
      <w:pPr>
        <w:pStyle w:val="ListParagraph"/>
        <w:numPr>
          <w:ilvl w:val="0"/>
          <w:numId w:val="12"/>
        </w:numPr>
        <w:rPr>
          <w:ins w:id="3658" w:author="Alain Komin" w:date="2022-08-29T15:43:00Z"/>
          <w:rFonts w:cs="Arial"/>
          <w:sz w:val="21"/>
          <w:szCs w:val="21"/>
          <w:shd w:val="clear" w:color="auto" w:fill="FFFFFF"/>
        </w:rPr>
      </w:pPr>
      <w:ins w:id="3659" w:author="Alain Komin" w:date="2022-08-29T15:43:00Z">
        <w:r>
          <w:rPr>
            <w:rFonts w:cs="Arial"/>
            <w:sz w:val="21"/>
            <w:szCs w:val="21"/>
            <w:shd w:val="clear" w:color="auto" w:fill="FFFFFF"/>
          </w:rPr>
          <w:t>Agent Classification (list)</w:t>
        </w:r>
      </w:ins>
    </w:p>
    <w:p w14:paraId="37DFD770" w14:textId="6552F252" w:rsidR="009E59C4" w:rsidRDefault="009E59C4" w:rsidP="009E59C4">
      <w:pPr>
        <w:pStyle w:val="ListParagraph"/>
        <w:numPr>
          <w:ilvl w:val="0"/>
          <w:numId w:val="12"/>
        </w:numPr>
        <w:rPr>
          <w:ins w:id="3660" w:author="Alain Komin" w:date="2022-08-29T15:43:00Z"/>
          <w:rFonts w:cs="Arial"/>
          <w:sz w:val="21"/>
          <w:szCs w:val="21"/>
          <w:shd w:val="clear" w:color="auto" w:fill="FFFFFF"/>
        </w:rPr>
      </w:pPr>
      <w:ins w:id="3661" w:author="Alain Komin" w:date="2022-08-29T15:43:00Z">
        <w:r>
          <w:rPr>
            <w:rFonts w:cs="Arial"/>
            <w:sz w:val="21"/>
            <w:szCs w:val="21"/>
            <w:shd w:val="clear" w:color="auto" w:fill="FFFFFF"/>
          </w:rPr>
          <w:t>Region (list)</w:t>
        </w:r>
      </w:ins>
    </w:p>
    <w:p w14:paraId="3FCC88AD" w14:textId="622FEA9C" w:rsidR="009E59C4" w:rsidRDefault="00F006BD">
      <w:pPr>
        <w:pStyle w:val="Heading1"/>
        <w:rPr>
          <w:ins w:id="3662" w:author="Alain Komin" w:date="2022-08-29T15:41:00Z"/>
        </w:rPr>
        <w:pPrChange w:id="3663" w:author="Alain Komin" w:date="2022-08-29T15:47:00Z">
          <w:pPr/>
        </w:pPrChange>
      </w:pPr>
      <w:bookmarkStart w:id="3664" w:name="_Toc117759725"/>
      <w:ins w:id="3665" w:author="Alain Komin" w:date="2022-08-29T15:47:00Z">
        <w:r>
          <w:t>Assumptions</w:t>
        </w:r>
        <w:bookmarkEnd w:id="3664"/>
        <w:r>
          <w:t xml:space="preserve"> </w:t>
        </w:r>
      </w:ins>
    </w:p>
    <w:p w14:paraId="36D01EBF" w14:textId="4CDB503D" w:rsidR="008E78C5" w:rsidRPr="00121930" w:rsidDel="009E59C4" w:rsidRDefault="008E78C5" w:rsidP="00582DF6">
      <w:pPr>
        <w:rPr>
          <w:ins w:id="3666" w:author="Sebastian Gonzalez" w:date="2022-05-18T12:05:00Z"/>
          <w:del w:id="3667" w:author="Alain Komin" w:date="2022-08-29T15:43:00Z"/>
          <w:rFonts w:cs="Arial"/>
          <w:sz w:val="21"/>
          <w:szCs w:val="21"/>
          <w:shd w:val="clear" w:color="auto" w:fill="FFFFFF"/>
          <w:rPrChange w:id="3668" w:author="Alain Komin" w:date="2022-10-26T10:56:00Z">
            <w:rPr>
              <w:ins w:id="3669" w:author="Sebastian Gonzalez" w:date="2022-05-18T12:05:00Z"/>
              <w:del w:id="3670" w:author="Alain Komin" w:date="2022-08-29T15:43:00Z"/>
              <w:b/>
              <w:bCs/>
              <w:color w:val="0070C0"/>
              <w:lang w:val="en-US"/>
            </w:rPr>
          </w:rPrChange>
        </w:rPr>
      </w:pPr>
      <w:ins w:id="3671" w:author="Sebastian Gonzalez" w:date="2022-05-18T12:36:00Z">
        <w:del w:id="3672" w:author="Alain Komin" w:date="2022-08-29T15:43:00Z">
          <w:r w:rsidRPr="00121930" w:rsidDel="009E59C4">
            <w:rPr>
              <w:rFonts w:cs="Arial"/>
              <w:sz w:val="21"/>
              <w:szCs w:val="21"/>
              <w:shd w:val="clear" w:color="auto" w:fill="FFFFFF"/>
              <w:rPrChange w:id="3673" w:author="Alain Komin" w:date="2022-10-26T10:56:00Z">
                <w:rPr>
                  <w:lang w:val="en-US"/>
                </w:rPr>
              </w:rPrChange>
            </w:rPr>
            <w:delText xml:space="preserve">This section should list any prerequisite needed by the solution. </w:delText>
          </w:r>
        </w:del>
      </w:ins>
    </w:p>
    <w:p w14:paraId="7CE4E42C" w14:textId="468361DE" w:rsidR="00582DF6" w:rsidRPr="00121930" w:rsidDel="009E59C4" w:rsidRDefault="00582DF6" w:rsidP="00582DF6">
      <w:pPr>
        <w:rPr>
          <w:ins w:id="3674" w:author="Sebastian Gonzalez" w:date="2022-05-18T12:31:00Z"/>
          <w:del w:id="3675" w:author="Alain Komin" w:date="2022-08-29T15:43:00Z"/>
          <w:rFonts w:cs="Arial"/>
          <w:sz w:val="21"/>
          <w:szCs w:val="21"/>
          <w:shd w:val="clear" w:color="auto" w:fill="FFFFFF"/>
          <w:rPrChange w:id="3676" w:author="Alain Komin" w:date="2022-10-26T10:56:00Z">
            <w:rPr>
              <w:ins w:id="3677" w:author="Sebastian Gonzalez" w:date="2022-05-18T12:31:00Z"/>
              <w:del w:id="3678" w:author="Alain Komin" w:date="2022-08-29T15:43:00Z"/>
              <w:b/>
              <w:bCs/>
              <w:i/>
              <w:iCs/>
              <w:lang w:val="en-US"/>
            </w:rPr>
          </w:rPrChange>
        </w:rPr>
      </w:pPr>
      <w:ins w:id="3679" w:author="Sebastian Gonzalez" w:date="2022-05-18T12:05:00Z">
        <w:del w:id="3680" w:author="Alain Komin" w:date="2022-08-29T15:43:00Z">
          <w:r w:rsidRPr="00121930" w:rsidDel="009E59C4">
            <w:rPr>
              <w:rFonts w:cs="Arial"/>
              <w:sz w:val="21"/>
              <w:szCs w:val="21"/>
              <w:shd w:val="clear" w:color="auto" w:fill="FFFFFF"/>
              <w:rPrChange w:id="3681" w:author="Alain Komin" w:date="2022-10-26T10:56:00Z">
                <w:rPr>
                  <w:b/>
                  <w:bCs/>
                  <w:i/>
                  <w:iCs/>
                  <w:lang w:val="en-US"/>
                </w:rPr>
              </w:rPrChange>
            </w:rPr>
            <w:delText xml:space="preserve">[This section is optional as </w:delText>
          </w:r>
        </w:del>
      </w:ins>
      <w:ins w:id="3682" w:author="Sebastian Gonzalez" w:date="2022-05-18T12:06:00Z">
        <w:del w:id="3683" w:author="Alain Komin" w:date="2022-08-29T15:43:00Z">
          <w:r w:rsidRPr="00121930" w:rsidDel="009E59C4">
            <w:rPr>
              <w:rFonts w:cs="Arial"/>
              <w:sz w:val="21"/>
              <w:szCs w:val="21"/>
              <w:shd w:val="clear" w:color="auto" w:fill="FFFFFF"/>
              <w:rPrChange w:id="3684" w:author="Alain Komin" w:date="2022-10-26T10:56:00Z">
                <w:rPr>
                  <w:b/>
                  <w:bCs/>
                  <w:i/>
                  <w:iCs/>
                  <w:lang w:val="en-US"/>
                </w:rPr>
              </w:rPrChange>
            </w:rPr>
            <w:delText xml:space="preserve">final </w:delText>
          </w:r>
        </w:del>
      </w:ins>
      <w:ins w:id="3685" w:author="Sebastian Gonzalez" w:date="2022-05-18T12:05:00Z">
        <w:del w:id="3686" w:author="Alain Komin" w:date="2022-08-29T15:43:00Z">
          <w:r w:rsidRPr="00121930" w:rsidDel="009E59C4">
            <w:rPr>
              <w:rFonts w:cs="Arial"/>
              <w:sz w:val="21"/>
              <w:szCs w:val="21"/>
              <w:shd w:val="clear" w:color="auto" w:fill="FFFFFF"/>
              <w:rPrChange w:id="3687" w:author="Alain Komin" w:date="2022-10-26T10:56:00Z">
                <w:rPr>
                  <w:b/>
                  <w:bCs/>
                  <w:i/>
                  <w:iCs/>
                  <w:lang w:val="en-US"/>
                </w:rPr>
              </w:rPrChange>
            </w:rPr>
            <w:delText>output</w:delText>
          </w:r>
        </w:del>
      </w:ins>
      <w:ins w:id="3688" w:author="Sebastian Gonzalez" w:date="2022-05-18T12:06:00Z">
        <w:del w:id="3689" w:author="Alain Komin" w:date="2022-08-29T15:43:00Z">
          <w:r w:rsidRPr="00121930" w:rsidDel="009E59C4">
            <w:rPr>
              <w:rFonts w:cs="Arial"/>
              <w:sz w:val="21"/>
              <w:szCs w:val="21"/>
              <w:shd w:val="clear" w:color="auto" w:fill="FFFFFF"/>
              <w:rPrChange w:id="3690" w:author="Alain Komin" w:date="2022-10-26T10:56:00Z">
                <w:rPr>
                  <w:b/>
                  <w:bCs/>
                  <w:i/>
                  <w:iCs/>
                  <w:lang w:val="en-US"/>
                </w:rPr>
              </w:rPrChange>
            </w:rPr>
            <w:delText xml:space="preserve"> on the document</w:delText>
          </w:r>
        </w:del>
      </w:ins>
      <w:ins w:id="3691" w:author="Sebastian Gonzalez" w:date="2022-05-18T12:05:00Z">
        <w:del w:id="3692" w:author="Alain Komin" w:date="2022-08-29T15:43:00Z">
          <w:r w:rsidRPr="00121930" w:rsidDel="009E59C4">
            <w:rPr>
              <w:rFonts w:cs="Arial"/>
              <w:sz w:val="21"/>
              <w:szCs w:val="21"/>
              <w:shd w:val="clear" w:color="auto" w:fill="FFFFFF"/>
              <w:rPrChange w:id="3693" w:author="Alain Komin" w:date="2022-10-26T10:56:00Z">
                <w:rPr>
                  <w:b/>
                  <w:bCs/>
                  <w:i/>
                  <w:iCs/>
                  <w:lang w:val="en-US"/>
                </w:rPr>
              </w:rPrChange>
            </w:rPr>
            <w:delText xml:space="preserve">. </w:delText>
          </w:r>
        </w:del>
      </w:ins>
      <w:ins w:id="3694" w:author="Sebastian Gonzalez" w:date="2022-05-18T12:06:00Z">
        <w:del w:id="3695" w:author="Alain Komin" w:date="2022-08-29T15:43:00Z">
          <w:r w:rsidRPr="00121930" w:rsidDel="009E59C4">
            <w:rPr>
              <w:rFonts w:cs="Arial"/>
              <w:sz w:val="21"/>
              <w:szCs w:val="21"/>
              <w:shd w:val="clear" w:color="auto" w:fill="FFFFFF"/>
              <w:rPrChange w:id="3696" w:author="Alain Komin" w:date="2022-10-26T10:56:00Z">
                <w:rPr>
                  <w:b/>
                  <w:bCs/>
                  <w:i/>
                  <w:iCs/>
                  <w:lang w:val="en-US"/>
                </w:rPr>
              </w:rPrChange>
            </w:rPr>
            <w:delText xml:space="preserve">The contents of this section will depend on if a </w:delText>
          </w:r>
        </w:del>
      </w:ins>
      <w:ins w:id="3697" w:author="Sebastian Gonzalez" w:date="2022-05-18T12:07:00Z">
        <w:del w:id="3698" w:author="Alain Komin" w:date="2022-08-29T15:43:00Z">
          <w:r w:rsidRPr="00121930" w:rsidDel="009E59C4">
            <w:rPr>
              <w:rFonts w:cs="Arial"/>
              <w:sz w:val="21"/>
              <w:szCs w:val="21"/>
              <w:shd w:val="clear" w:color="auto" w:fill="FFFFFF"/>
              <w:rPrChange w:id="3699" w:author="Alain Komin" w:date="2022-10-26T10:56:00Z">
                <w:rPr>
                  <w:b/>
                  <w:bCs/>
                  <w:i/>
                  <w:iCs/>
                  <w:lang w:val="en-US"/>
                </w:rPr>
              </w:rPrChange>
            </w:rPr>
            <w:delText>prerequisite</w:delText>
          </w:r>
        </w:del>
      </w:ins>
      <w:ins w:id="3700" w:author="Sebastian Gonzalez" w:date="2022-05-18T12:06:00Z">
        <w:del w:id="3701" w:author="Alain Komin" w:date="2022-08-29T15:43:00Z">
          <w:r w:rsidRPr="00121930" w:rsidDel="009E59C4">
            <w:rPr>
              <w:rFonts w:cs="Arial"/>
              <w:sz w:val="21"/>
              <w:szCs w:val="21"/>
              <w:shd w:val="clear" w:color="auto" w:fill="FFFFFF"/>
              <w:rPrChange w:id="3702" w:author="Alain Komin" w:date="2022-10-26T10:56:00Z">
                <w:rPr>
                  <w:b/>
                  <w:bCs/>
                  <w:i/>
                  <w:iCs/>
                  <w:lang w:val="en-US"/>
                </w:rPr>
              </w:rPrChange>
            </w:rPr>
            <w:delText xml:space="preserve"> exists or not. Although the section is optional it must </w:delText>
          </w:r>
        </w:del>
      </w:ins>
      <w:ins w:id="3703" w:author="Sebastian Gonzalez" w:date="2022-05-18T12:07:00Z">
        <w:del w:id="3704" w:author="Alain Komin" w:date="2022-08-29T15:43:00Z">
          <w:r w:rsidRPr="00121930" w:rsidDel="009E59C4">
            <w:rPr>
              <w:rFonts w:cs="Arial"/>
              <w:sz w:val="21"/>
              <w:szCs w:val="21"/>
              <w:shd w:val="clear" w:color="auto" w:fill="FFFFFF"/>
              <w:rPrChange w:id="3705" w:author="Alain Komin" w:date="2022-10-26T10:56:00Z">
                <w:rPr>
                  <w:b/>
                  <w:bCs/>
                  <w:i/>
                  <w:iCs/>
                  <w:lang w:val="en-US"/>
                </w:rPr>
              </w:rPrChange>
            </w:rPr>
            <w:delText>be part of the analysis process to determine if it is needed or not.</w:delText>
          </w:r>
        </w:del>
      </w:ins>
      <w:ins w:id="3706" w:author="Sebastian Gonzalez" w:date="2022-05-18T12:06:00Z">
        <w:del w:id="3707" w:author="Alain Komin" w:date="2022-08-29T15:43:00Z">
          <w:r w:rsidRPr="00121930" w:rsidDel="009E59C4">
            <w:rPr>
              <w:rFonts w:cs="Arial"/>
              <w:sz w:val="21"/>
              <w:szCs w:val="21"/>
              <w:shd w:val="clear" w:color="auto" w:fill="FFFFFF"/>
              <w:rPrChange w:id="3708" w:author="Alain Komin" w:date="2022-10-26T10:56:00Z">
                <w:rPr>
                  <w:b/>
                  <w:bCs/>
                  <w:i/>
                  <w:iCs/>
                  <w:lang w:val="en-US"/>
                </w:rPr>
              </w:rPrChange>
            </w:rPr>
            <w:delText>]</w:delText>
          </w:r>
        </w:del>
      </w:ins>
    </w:p>
    <w:p w14:paraId="7B9073A6" w14:textId="0D07885F" w:rsidR="00DF1214" w:rsidRPr="00121930" w:rsidDel="009E59C4" w:rsidRDefault="00DF1214" w:rsidP="00582DF6">
      <w:pPr>
        <w:rPr>
          <w:ins w:id="3709" w:author="Sebastian Gonzalez" w:date="2022-05-18T12:05:00Z"/>
          <w:del w:id="3710" w:author="Alain Komin" w:date="2022-08-29T15:43:00Z"/>
          <w:rFonts w:cs="Arial"/>
          <w:sz w:val="21"/>
          <w:szCs w:val="21"/>
          <w:shd w:val="clear" w:color="auto" w:fill="FFFFFF"/>
          <w:rPrChange w:id="3711" w:author="Alain Komin" w:date="2022-10-26T10:56:00Z">
            <w:rPr>
              <w:ins w:id="3712" w:author="Sebastian Gonzalez" w:date="2022-05-18T12:05:00Z"/>
              <w:del w:id="3713" w:author="Alain Komin" w:date="2022-08-29T15:43:00Z"/>
              <w:b/>
              <w:bCs/>
              <w:i/>
              <w:iCs/>
              <w:lang w:val="en-US"/>
            </w:rPr>
          </w:rPrChange>
        </w:rPr>
      </w:pPr>
      <w:ins w:id="3714" w:author="Sebastian Gonzalez" w:date="2022-05-18T12:31:00Z">
        <w:del w:id="3715" w:author="Alain Komin" w:date="2022-08-29T15:43:00Z">
          <w:r w:rsidRPr="00121930" w:rsidDel="009E59C4">
            <w:rPr>
              <w:rFonts w:cs="Arial"/>
              <w:sz w:val="21"/>
              <w:szCs w:val="21"/>
              <w:shd w:val="clear" w:color="auto" w:fill="FFFFFF"/>
              <w:rPrChange w:id="3716" w:author="Alain Komin" w:date="2022-10-26T10:56:00Z">
                <w:rPr>
                  <w:b/>
                  <w:bCs/>
                  <w:i/>
                  <w:iCs/>
                  <w:lang w:val="en-US"/>
                </w:rPr>
              </w:rPrChange>
            </w:rPr>
            <w:delText>For example:</w:delText>
          </w:r>
        </w:del>
      </w:ins>
    </w:p>
    <w:p w14:paraId="0AA4BED7" w14:textId="36E3E9C8" w:rsidR="00582DF6" w:rsidRPr="00121930" w:rsidDel="009E59C4" w:rsidRDefault="00582DF6" w:rsidP="00582DF6">
      <w:pPr>
        <w:pStyle w:val="ListParagraph"/>
        <w:numPr>
          <w:ilvl w:val="0"/>
          <w:numId w:val="13"/>
        </w:numPr>
        <w:rPr>
          <w:ins w:id="3717" w:author="Sebastian Gonzalez" w:date="2022-05-18T12:07:00Z"/>
          <w:del w:id="3718" w:author="Alain Komin" w:date="2022-08-29T15:43:00Z"/>
          <w:rFonts w:cs="Arial"/>
          <w:sz w:val="21"/>
          <w:szCs w:val="21"/>
          <w:shd w:val="clear" w:color="auto" w:fill="FFFFFF"/>
          <w:rPrChange w:id="3719" w:author="Alain Komin" w:date="2022-10-26T10:56:00Z">
            <w:rPr>
              <w:ins w:id="3720" w:author="Sebastian Gonzalez" w:date="2022-05-18T12:07:00Z"/>
              <w:del w:id="3721" w:author="Alain Komin" w:date="2022-08-29T15:43:00Z"/>
              <w:rFonts w:cs="Arial"/>
              <w:i/>
              <w:iCs/>
              <w:sz w:val="21"/>
              <w:szCs w:val="21"/>
              <w:shd w:val="clear" w:color="auto" w:fill="FFFFFF"/>
            </w:rPr>
          </w:rPrChange>
        </w:rPr>
      </w:pPr>
      <w:ins w:id="3722" w:author="Sebastian Gonzalez" w:date="2022-05-18T12:07:00Z">
        <w:del w:id="3723" w:author="Alain Komin" w:date="2022-08-29T15:43:00Z">
          <w:r w:rsidRPr="00121930" w:rsidDel="009E59C4">
            <w:rPr>
              <w:rFonts w:cs="Arial"/>
              <w:sz w:val="21"/>
              <w:szCs w:val="21"/>
              <w:shd w:val="clear" w:color="auto" w:fill="FFFFFF"/>
              <w:rPrChange w:id="3724" w:author="Alain Komin" w:date="2022-10-26T10:56:00Z">
                <w:rPr>
                  <w:rFonts w:cs="Arial"/>
                  <w:i/>
                  <w:iCs/>
                  <w:sz w:val="21"/>
                  <w:szCs w:val="21"/>
                  <w:shd w:val="clear" w:color="auto" w:fill="FFFFFF"/>
                </w:rPr>
              </w:rPrChange>
            </w:rPr>
            <w:delText>The Payment Instruments feature must be enabled.</w:delText>
          </w:r>
        </w:del>
      </w:ins>
    </w:p>
    <w:p w14:paraId="6977299F" w14:textId="041C7F7D" w:rsidR="00582DF6" w:rsidRPr="00121930" w:rsidDel="009E59C4" w:rsidRDefault="00582DF6" w:rsidP="00582DF6">
      <w:pPr>
        <w:pStyle w:val="ListParagraph"/>
        <w:numPr>
          <w:ilvl w:val="0"/>
          <w:numId w:val="13"/>
        </w:numPr>
        <w:rPr>
          <w:ins w:id="3725" w:author="Sebastian Gonzalez" w:date="2022-05-18T12:28:00Z"/>
          <w:del w:id="3726" w:author="Alain Komin" w:date="2022-08-29T15:43:00Z"/>
          <w:rFonts w:cs="Arial"/>
          <w:sz w:val="21"/>
          <w:szCs w:val="21"/>
          <w:shd w:val="clear" w:color="auto" w:fill="FFFFFF"/>
          <w:rPrChange w:id="3727" w:author="Alain Komin" w:date="2022-10-26T10:56:00Z">
            <w:rPr>
              <w:ins w:id="3728" w:author="Sebastian Gonzalez" w:date="2022-05-18T12:28:00Z"/>
              <w:del w:id="3729" w:author="Alain Komin" w:date="2022-08-29T15:43:00Z"/>
              <w:rFonts w:cs="Arial"/>
              <w:i/>
              <w:iCs/>
              <w:sz w:val="21"/>
              <w:szCs w:val="21"/>
              <w:shd w:val="clear" w:color="auto" w:fill="FFFFFF"/>
            </w:rPr>
          </w:rPrChange>
        </w:rPr>
      </w:pPr>
      <w:ins w:id="3730" w:author="Sebastian Gonzalez" w:date="2022-05-18T12:08:00Z">
        <w:del w:id="3731" w:author="Alain Komin" w:date="2022-08-29T15:43:00Z">
          <w:r w:rsidRPr="00121930" w:rsidDel="009E59C4">
            <w:rPr>
              <w:rFonts w:cs="Arial"/>
              <w:sz w:val="21"/>
              <w:szCs w:val="21"/>
              <w:shd w:val="clear" w:color="auto" w:fill="FFFFFF"/>
              <w:rPrChange w:id="3732" w:author="Alain Komin" w:date="2022-10-26T10:56:00Z">
                <w:rPr>
                  <w:rFonts w:cs="Arial"/>
                  <w:i/>
                  <w:iCs/>
                  <w:sz w:val="21"/>
                  <w:szCs w:val="21"/>
                  <w:shd w:val="clear" w:color="auto" w:fill="FFFFFF"/>
                </w:rPr>
              </w:rPrChange>
            </w:rPr>
            <w:delText>The payment gateway has been configured.</w:delText>
          </w:r>
        </w:del>
      </w:ins>
    </w:p>
    <w:p w14:paraId="7A838130" w14:textId="2794662B" w:rsidR="00DF1214" w:rsidRPr="00121930" w:rsidDel="009E59C4" w:rsidRDefault="00DF1214">
      <w:pPr>
        <w:pStyle w:val="ListParagraph"/>
        <w:numPr>
          <w:ilvl w:val="0"/>
          <w:numId w:val="13"/>
        </w:numPr>
        <w:rPr>
          <w:ins w:id="3733" w:author="Sebastian Gonzalez" w:date="2022-05-18T12:05:00Z"/>
          <w:del w:id="3734" w:author="Alain Komin" w:date="2022-08-29T15:43:00Z"/>
          <w:rFonts w:cs="Arial"/>
          <w:sz w:val="21"/>
          <w:szCs w:val="21"/>
          <w:shd w:val="clear" w:color="auto" w:fill="FFFFFF"/>
          <w:rPrChange w:id="3735" w:author="Alain Komin" w:date="2022-10-26T10:56:00Z">
            <w:rPr>
              <w:ins w:id="3736" w:author="Sebastian Gonzalez" w:date="2022-05-18T12:05:00Z"/>
              <w:del w:id="3737" w:author="Alain Komin" w:date="2022-08-29T15:43:00Z"/>
              <w:shd w:val="clear" w:color="auto" w:fill="FFFFFF"/>
            </w:rPr>
          </w:rPrChange>
        </w:rPr>
        <w:pPrChange w:id="3738" w:author="Sebastian Gonzalez" w:date="2022-05-18T12:07:00Z">
          <w:pPr/>
        </w:pPrChange>
      </w:pPr>
      <w:ins w:id="3739" w:author="Sebastian Gonzalez" w:date="2022-05-18T12:28:00Z">
        <w:del w:id="3740" w:author="Alain Komin" w:date="2022-08-29T15:43:00Z">
          <w:r w:rsidRPr="00121930" w:rsidDel="009E59C4">
            <w:rPr>
              <w:rFonts w:cs="Arial"/>
              <w:sz w:val="21"/>
              <w:szCs w:val="21"/>
              <w:shd w:val="clear" w:color="auto" w:fill="FFFFFF"/>
              <w:rPrChange w:id="3741" w:author="Alain Komin" w:date="2022-10-26T10:56:00Z">
                <w:rPr>
                  <w:rFonts w:cs="Arial"/>
                  <w:i/>
                  <w:iCs/>
                  <w:sz w:val="21"/>
                  <w:szCs w:val="21"/>
                  <w:shd w:val="clear" w:color="auto" w:fill="FFFFFF"/>
                </w:rPr>
              </w:rPrChange>
            </w:rPr>
            <w:delText>Etc.</w:delText>
          </w:r>
        </w:del>
      </w:ins>
    </w:p>
    <w:p w14:paraId="0212186D" w14:textId="5ADD30AE" w:rsidR="009D54F5" w:rsidRPr="00121930" w:rsidDel="009E59C4" w:rsidRDefault="00582DF6">
      <w:pPr>
        <w:rPr>
          <w:ins w:id="3742" w:author="Villaverde, Alfredo" w:date="2022-03-10T13:15:00Z"/>
          <w:del w:id="3743" w:author="Alain Komin" w:date="2022-08-29T15:43:00Z"/>
          <w:sz w:val="21"/>
          <w:szCs w:val="21"/>
          <w:shd w:val="clear" w:color="auto" w:fill="FFFFFF"/>
          <w:rPrChange w:id="3744" w:author="Alain Komin" w:date="2022-10-26T10:56:00Z">
            <w:rPr>
              <w:ins w:id="3745" w:author="Villaverde, Alfredo" w:date="2022-03-10T13:15:00Z"/>
              <w:del w:id="3746" w:author="Alain Komin" w:date="2022-08-29T15:43:00Z"/>
            </w:rPr>
          </w:rPrChange>
        </w:rPr>
        <w:pPrChange w:id="3747" w:author="Sebastian Gonzalez" w:date="2022-05-18T12:05:00Z">
          <w:pPr>
            <w:pStyle w:val="Heading1"/>
          </w:pPr>
        </w:pPrChange>
      </w:pPr>
      <w:ins w:id="3748" w:author="Sebastian Gonzalez" w:date="2022-05-18T12:05:00Z">
        <w:del w:id="3749" w:author="Alain Komin" w:date="2022-08-29T15:43:00Z">
          <w:r w:rsidRPr="00121930" w:rsidDel="009E59C4">
            <w:rPr>
              <w:rFonts w:cs="Arial"/>
              <w:sz w:val="21"/>
              <w:szCs w:val="21"/>
              <w:shd w:val="clear" w:color="auto" w:fill="FFFFFF"/>
              <w:rPrChange w:id="3750" w:author="Alain Komin" w:date="2022-10-26T10:56:00Z">
                <w:rPr>
                  <w:b/>
                  <w:bCs/>
                  <w:color w:val="0070C0"/>
                </w:rPr>
              </w:rPrChange>
            </w:rPr>
            <w:delText>(DELETE TEXT ABOVE ONCE THIS SECTION IS COMPLETED)</w:delText>
          </w:r>
        </w:del>
      </w:ins>
    </w:p>
    <w:p w14:paraId="27DE4A0D" w14:textId="16DDD64B" w:rsidR="00F44063" w:rsidRPr="00121930" w:rsidDel="00F006BD" w:rsidRDefault="00F44063">
      <w:pPr>
        <w:pStyle w:val="Heading1"/>
        <w:rPr>
          <w:ins w:id="3751" w:author="Villaverde, Alfredo" w:date="2022-03-10T14:32:00Z"/>
          <w:del w:id="3752" w:author="Alain Komin" w:date="2022-08-29T15:47:00Z"/>
          <w:color w:val="auto"/>
          <w:sz w:val="21"/>
          <w:szCs w:val="21"/>
          <w:shd w:val="clear" w:color="auto" w:fill="FFFFFF"/>
          <w:rPrChange w:id="3753" w:author="Alain Komin" w:date="2022-10-26T10:56:00Z">
            <w:rPr>
              <w:ins w:id="3754" w:author="Villaverde, Alfredo" w:date="2022-03-10T14:32:00Z"/>
              <w:del w:id="3755" w:author="Alain Komin" w:date="2022-08-29T15:47:00Z"/>
            </w:rPr>
          </w:rPrChange>
        </w:rPr>
      </w:pPr>
      <w:ins w:id="3756" w:author="Villaverde, Alfredo" w:date="2022-03-10T13:15:00Z">
        <w:del w:id="3757" w:author="Alain Komin" w:date="2022-08-29T15:47:00Z">
          <w:r w:rsidRPr="00121930" w:rsidDel="00F006BD">
            <w:rPr>
              <w:color w:val="auto"/>
              <w:sz w:val="21"/>
              <w:szCs w:val="21"/>
              <w:shd w:val="clear" w:color="auto" w:fill="FFFFFF"/>
              <w:rPrChange w:id="3758" w:author="Alain Komin" w:date="2022-10-26T10:56:00Z">
                <w:rPr/>
              </w:rPrChange>
            </w:rPr>
            <w:delText>Assumptions</w:delText>
          </w:r>
        </w:del>
      </w:ins>
    </w:p>
    <w:p w14:paraId="6CEE249C" w14:textId="5CE893B5" w:rsidR="00DF1214" w:rsidRPr="00121930" w:rsidDel="00F006BD" w:rsidRDefault="00DF1214">
      <w:pPr>
        <w:pStyle w:val="Heading1"/>
        <w:rPr>
          <w:ins w:id="3759" w:author="Sebastian Gonzalez" w:date="2022-05-18T12:28:00Z"/>
          <w:del w:id="3760" w:author="Alain Komin" w:date="2022-08-29T15:47:00Z"/>
          <w:sz w:val="21"/>
          <w:szCs w:val="21"/>
          <w:shd w:val="clear" w:color="auto" w:fill="FFFFFF"/>
          <w:rPrChange w:id="3761" w:author="Alain Komin" w:date="2022-10-26T10:56:00Z">
            <w:rPr>
              <w:ins w:id="3762" w:author="Sebastian Gonzalez" w:date="2022-05-18T12:28:00Z"/>
              <w:del w:id="3763" w:author="Alain Komin" w:date="2022-08-29T15:47:00Z"/>
            </w:rPr>
          </w:rPrChange>
        </w:rPr>
        <w:pPrChange w:id="3764" w:author="Alain Komin" w:date="2022-08-29T15:47:00Z">
          <w:pPr/>
        </w:pPrChange>
      </w:pPr>
    </w:p>
    <w:p w14:paraId="06FF7225" w14:textId="0A2485B0" w:rsidR="00DF1214" w:rsidRPr="00121930" w:rsidDel="00C85F49" w:rsidRDefault="00DF1214" w:rsidP="00DF1214">
      <w:pPr>
        <w:rPr>
          <w:ins w:id="3765" w:author="Sebastian Gonzalez" w:date="2022-05-18T12:35:00Z"/>
          <w:del w:id="3766" w:author="Alain Komin" w:date="2022-09-05T11:22:00Z"/>
          <w:rFonts w:cs="Arial"/>
          <w:sz w:val="21"/>
          <w:szCs w:val="21"/>
          <w:shd w:val="clear" w:color="auto" w:fill="FFFFFF"/>
          <w:rPrChange w:id="3767" w:author="Alain Komin" w:date="2022-10-26T10:56:00Z">
            <w:rPr>
              <w:ins w:id="3768" w:author="Sebastian Gonzalez" w:date="2022-05-18T12:35:00Z"/>
              <w:del w:id="3769" w:author="Alain Komin" w:date="2022-09-05T11:22:00Z"/>
              <w:b/>
              <w:bCs/>
              <w:color w:val="0070C0"/>
              <w:lang w:val="en-US"/>
            </w:rPr>
          </w:rPrChange>
        </w:rPr>
      </w:pPr>
      <w:ins w:id="3770" w:author="Sebastian Gonzalez" w:date="2022-05-18T12:28:00Z">
        <w:del w:id="3771" w:author="Alain Komin" w:date="2022-09-05T11:22:00Z">
          <w:r w:rsidRPr="00121930" w:rsidDel="00C85F49">
            <w:rPr>
              <w:rFonts w:cs="Arial"/>
              <w:sz w:val="21"/>
              <w:szCs w:val="21"/>
              <w:shd w:val="clear" w:color="auto" w:fill="FFFFFF"/>
              <w:rPrChange w:id="3772" w:author="Alain Komin" w:date="2022-10-26T10:56:00Z">
                <w:rPr>
                  <w:b/>
                  <w:bCs/>
                  <w:color w:val="0070C0"/>
                  <w:lang w:val="en-US"/>
                </w:rPr>
              </w:rPrChange>
            </w:rPr>
            <w:delText>GUIDELINE FOR THIS SECTION (DELETE TEXT BELOW ONCE THIS SECTION IS COMPLETED)</w:delText>
          </w:r>
        </w:del>
      </w:ins>
    </w:p>
    <w:p w14:paraId="70485805" w14:textId="4AAC7F5E" w:rsidR="008E78C5" w:rsidRPr="00121930" w:rsidDel="00C85F49" w:rsidRDefault="008E78C5" w:rsidP="00DF1214">
      <w:pPr>
        <w:rPr>
          <w:ins w:id="3773" w:author="Sebastian Gonzalez" w:date="2022-05-18T12:28:00Z"/>
          <w:del w:id="3774" w:author="Alain Komin" w:date="2022-09-05T11:22:00Z"/>
          <w:rFonts w:cs="Arial"/>
          <w:sz w:val="21"/>
          <w:szCs w:val="21"/>
          <w:shd w:val="clear" w:color="auto" w:fill="FFFFFF"/>
          <w:rPrChange w:id="3775" w:author="Alain Komin" w:date="2022-10-26T10:56:00Z">
            <w:rPr>
              <w:ins w:id="3776" w:author="Sebastian Gonzalez" w:date="2022-05-18T12:28:00Z"/>
              <w:del w:id="3777" w:author="Alain Komin" w:date="2022-09-05T11:22:00Z"/>
              <w:b/>
              <w:bCs/>
              <w:color w:val="0070C0"/>
              <w:lang w:val="en-US"/>
            </w:rPr>
          </w:rPrChange>
        </w:rPr>
      </w:pPr>
      <w:ins w:id="3778" w:author="Sebastian Gonzalez" w:date="2022-05-18T12:35:00Z">
        <w:del w:id="3779" w:author="Alain Komin" w:date="2022-09-05T11:22:00Z">
          <w:r w:rsidRPr="00121930" w:rsidDel="00C85F49">
            <w:rPr>
              <w:rFonts w:cs="Arial"/>
              <w:sz w:val="21"/>
              <w:szCs w:val="21"/>
              <w:shd w:val="clear" w:color="auto" w:fill="FFFFFF"/>
              <w:rPrChange w:id="3780" w:author="Alain Komin" w:date="2022-10-26T10:56:00Z">
                <w:rPr>
                  <w:lang w:val="en-US"/>
                </w:rPr>
              </w:rPrChange>
            </w:rPr>
            <w:delText xml:space="preserve">This section should list all the things that can be assumed will/are happening </w:delText>
          </w:r>
          <w:r w:rsidRPr="00121930" w:rsidDel="00C85F49">
            <w:rPr>
              <w:rFonts w:cs="Arial"/>
              <w:sz w:val="21"/>
              <w:szCs w:val="21"/>
              <w:shd w:val="clear" w:color="auto" w:fill="FFFFFF"/>
              <w:rPrChange w:id="3781" w:author="Alain Komin" w:date="2022-10-26T10:56:00Z">
                <w:rPr>
                  <w:u w:val="single"/>
                  <w:lang w:val="en-US"/>
                </w:rPr>
              </w:rPrChange>
            </w:rPr>
            <w:delText>without</w:delText>
          </w:r>
          <w:r w:rsidRPr="00121930" w:rsidDel="00C85F49">
            <w:rPr>
              <w:rFonts w:cs="Arial"/>
              <w:sz w:val="21"/>
              <w:szCs w:val="21"/>
              <w:shd w:val="clear" w:color="auto" w:fill="FFFFFF"/>
              <w:rPrChange w:id="3782" w:author="Alain Komin" w:date="2022-10-26T10:56:00Z">
                <w:rPr>
                  <w:lang w:val="en-US"/>
                </w:rPr>
              </w:rPrChange>
            </w:rPr>
            <w:delText xml:space="preserve"> any customization. It should not contain behaviors that will be only achieved after the customization has been put in place, an assumption is not a desired result.</w:delText>
          </w:r>
        </w:del>
      </w:ins>
    </w:p>
    <w:p w14:paraId="10CA9BE2" w14:textId="250928FC" w:rsidR="00DF1214" w:rsidRPr="00121930" w:rsidDel="00C85F49" w:rsidRDefault="00DF1214" w:rsidP="00DF1214">
      <w:pPr>
        <w:rPr>
          <w:ins w:id="3783" w:author="Sebastian Gonzalez" w:date="2022-05-18T12:31:00Z"/>
          <w:del w:id="3784" w:author="Alain Komin" w:date="2022-09-05T11:22:00Z"/>
          <w:rFonts w:cs="Arial"/>
          <w:sz w:val="21"/>
          <w:szCs w:val="21"/>
          <w:shd w:val="clear" w:color="auto" w:fill="FFFFFF"/>
          <w:rPrChange w:id="3785" w:author="Alain Komin" w:date="2022-10-26T10:56:00Z">
            <w:rPr>
              <w:ins w:id="3786" w:author="Sebastian Gonzalez" w:date="2022-05-18T12:31:00Z"/>
              <w:del w:id="3787" w:author="Alain Komin" w:date="2022-09-05T11:22:00Z"/>
              <w:b/>
              <w:bCs/>
              <w:i/>
              <w:iCs/>
              <w:lang w:val="en-US"/>
            </w:rPr>
          </w:rPrChange>
        </w:rPr>
      </w:pPr>
      <w:ins w:id="3788" w:author="Sebastian Gonzalez" w:date="2022-05-18T12:28:00Z">
        <w:del w:id="3789" w:author="Alain Komin" w:date="2022-09-05T11:22:00Z">
          <w:r w:rsidRPr="00121930" w:rsidDel="00C85F49">
            <w:rPr>
              <w:rFonts w:cs="Arial"/>
              <w:sz w:val="21"/>
              <w:szCs w:val="21"/>
              <w:shd w:val="clear" w:color="auto" w:fill="FFFFFF"/>
              <w:rPrChange w:id="3790" w:author="Alain Komin" w:date="2022-10-26T10:56:00Z">
                <w:rPr>
                  <w:b/>
                  <w:bCs/>
                  <w:i/>
                  <w:iCs/>
                  <w:lang w:val="en-US"/>
                </w:rPr>
              </w:rPrChange>
            </w:rPr>
            <w:delText xml:space="preserve">[This section is optional as final output on the document. The contents of this section will depend on if </w:delText>
          </w:r>
        </w:del>
      </w:ins>
      <w:ins w:id="3791" w:author="Sebastian Gonzalez" w:date="2022-05-18T12:30:00Z">
        <w:del w:id="3792" w:author="Alain Komin" w:date="2022-09-05T11:22:00Z">
          <w:r w:rsidRPr="00121930" w:rsidDel="00C85F49">
            <w:rPr>
              <w:rFonts w:cs="Arial"/>
              <w:sz w:val="21"/>
              <w:szCs w:val="21"/>
              <w:shd w:val="clear" w:color="auto" w:fill="FFFFFF"/>
              <w:rPrChange w:id="3793" w:author="Alain Komin" w:date="2022-10-26T10:56:00Z">
                <w:rPr>
                  <w:b/>
                  <w:bCs/>
                  <w:i/>
                  <w:iCs/>
                  <w:lang w:val="en-US"/>
                </w:rPr>
              </w:rPrChange>
            </w:rPr>
            <w:delText>assumptions</w:delText>
          </w:r>
        </w:del>
      </w:ins>
      <w:ins w:id="3794" w:author="Sebastian Gonzalez" w:date="2022-05-18T12:28:00Z">
        <w:del w:id="3795" w:author="Alain Komin" w:date="2022-09-05T11:22:00Z">
          <w:r w:rsidRPr="00121930" w:rsidDel="00C85F49">
            <w:rPr>
              <w:rFonts w:cs="Arial"/>
              <w:sz w:val="21"/>
              <w:szCs w:val="21"/>
              <w:shd w:val="clear" w:color="auto" w:fill="FFFFFF"/>
              <w:rPrChange w:id="3796" w:author="Alain Komin" w:date="2022-10-26T10:56:00Z">
                <w:rPr>
                  <w:b/>
                  <w:bCs/>
                  <w:i/>
                  <w:iCs/>
                  <w:lang w:val="en-US"/>
                </w:rPr>
              </w:rPrChange>
            </w:rPr>
            <w:delText xml:space="preserve"> exists or not. Although the section is optional it must be part of the analysis process to determine if it is needed or not.]</w:delText>
          </w:r>
        </w:del>
      </w:ins>
    </w:p>
    <w:p w14:paraId="31B072B5" w14:textId="50E4599F" w:rsidR="00DF1214" w:rsidRPr="00121930" w:rsidDel="00C85F49" w:rsidRDefault="00DF1214" w:rsidP="00DF1214">
      <w:pPr>
        <w:rPr>
          <w:ins w:id="3797" w:author="Sebastian Gonzalez" w:date="2022-05-18T12:28:00Z"/>
          <w:del w:id="3798" w:author="Alain Komin" w:date="2022-09-05T11:23:00Z"/>
          <w:rFonts w:cs="Arial"/>
          <w:sz w:val="21"/>
          <w:szCs w:val="21"/>
          <w:shd w:val="clear" w:color="auto" w:fill="FFFFFF"/>
          <w:rPrChange w:id="3799" w:author="Alain Komin" w:date="2022-10-26T10:56:00Z">
            <w:rPr>
              <w:ins w:id="3800" w:author="Sebastian Gonzalez" w:date="2022-05-18T12:28:00Z"/>
              <w:del w:id="3801" w:author="Alain Komin" w:date="2022-09-05T11:23:00Z"/>
              <w:b/>
              <w:bCs/>
              <w:i/>
              <w:iCs/>
              <w:lang w:val="en-US"/>
            </w:rPr>
          </w:rPrChange>
        </w:rPr>
      </w:pPr>
      <w:ins w:id="3802" w:author="Sebastian Gonzalez" w:date="2022-05-18T12:31:00Z">
        <w:del w:id="3803" w:author="Alain Komin" w:date="2022-09-05T11:23:00Z">
          <w:r w:rsidRPr="00121930" w:rsidDel="00C85F49">
            <w:rPr>
              <w:rFonts w:cs="Arial"/>
              <w:sz w:val="21"/>
              <w:szCs w:val="21"/>
              <w:shd w:val="clear" w:color="auto" w:fill="FFFFFF"/>
              <w:rPrChange w:id="3804" w:author="Alain Komin" w:date="2022-10-26T10:56:00Z">
                <w:rPr>
                  <w:b/>
                  <w:bCs/>
                  <w:i/>
                  <w:iCs/>
                  <w:lang w:val="en-US"/>
                </w:rPr>
              </w:rPrChange>
            </w:rPr>
            <w:delText>For example:</w:delText>
          </w:r>
        </w:del>
      </w:ins>
    </w:p>
    <w:p w14:paraId="7DEC9CE8" w14:textId="7EE2935B" w:rsidR="00DF1214" w:rsidRPr="00121930" w:rsidDel="00C85F49" w:rsidRDefault="00DF1214" w:rsidP="00DF1214">
      <w:pPr>
        <w:pStyle w:val="ListParagraph"/>
        <w:numPr>
          <w:ilvl w:val="0"/>
          <w:numId w:val="13"/>
        </w:numPr>
        <w:rPr>
          <w:ins w:id="3805" w:author="Sebastian Gonzalez" w:date="2022-05-18T12:32:00Z"/>
          <w:del w:id="3806" w:author="Alain Komin" w:date="2022-09-05T11:22:00Z"/>
          <w:rFonts w:cs="Arial"/>
          <w:sz w:val="21"/>
          <w:szCs w:val="21"/>
          <w:shd w:val="clear" w:color="auto" w:fill="FFFFFF"/>
          <w:rPrChange w:id="3807" w:author="Alain Komin" w:date="2022-10-26T10:56:00Z">
            <w:rPr>
              <w:ins w:id="3808" w:author="Sebastian Gonzalez" w:date="2022-05-18T12:32:00Z"/>
              <w:del w:id="3809" w:author="Alain Komin" w:date="2022-09-05T11:22:00Z"/>
              <w:rFonts w:cs="Arial"/>
              <w:i/>
              <w:iCs/>
              <w:sz w:val="21"/>
              <w:szCs w:val="21"/>
              <w:shd w:val="clear" w:color="auto" w:fill="FFFFFF"/>
            </w:rPr>
          </w:rPrChange>
        </w:rPr>
      </w:pPr>
      <w:ins w:id="3810" w:author="Sebastian Gonzalez" w:date="2022-05-18T12:31:00Z">
        <w:del w:id="3811" w:author="Alain Komin" w:date="2022-09-05T11:22:00Z">
          <w:r w:rsidRPr="00121930" w:rsidDel="00C85F49">
            <w:rPr>
              <w:rFonts w:cs="Arial"/>
              <w:sz w:val="21"/>
              <w:szCs w:val="21"/>
              <w:shd w:val="clear" w:color="auto" w:fill="FFFFFF"/>
              <w:rPrChange w:id="3812" w:author="Alain Komin" w:date="2022-10-26T10:56:00Z">
                <w:rPr>
                  <w:rFonts w:cs="Arial"/>
                  <w:i/>
                  <w:iCs/>
                  <w:sz w:val="21"/>
                  <w:szCs w:val="21"/>
                  <w:shd w:val="clear" w:color="auto" w:fill="FFFFFF"/>
                </w:rPr>
              </w:rPrChange>
            </w:rPr>
            <w:delText>The contacts information is already in NetSuite, no contacts will be migrated from any legacy system</w:delText>
          </w:r>
        </w:del>
      </w:ins>
      <w:ins w:id="3813" w:author="Sebastian Gonzalez" w:date="2022-05-18T12:28:00Z">
        <w:del w:id="3814" w:author="Alain Komin" w:date="2022-09-05T11:22:00Z">
          <w:r w:rsidRPr="00121930" w:rsidDel="00C85F49">
            <w:rPr>
              <w:rFonts w:cs="Arial"/>
              <w:sz w:val="21"/>
              <w:szCs w:val="21"/>
              <w:shd w:val="clear" w:color="auto" w:fill="FFFFFF"/>
              <w:rPrChange w:id="3815" w:author="Alain Komin" w:date="2022-10-26T10:56:00Z">
                <w:rPr>
                  <w:rFonts w:cs="Arial"/>
                  <w:i/>
                  <w:iCs/>
                  <w:sz w:val="21"/>
                  <w:szCs w:val="21"/>
                  <w:shd w:val="clear" w:color="auto" w:fill="FFFFFF"/>
                </w:rPr>
              </w:rPrChange>
            </w:rPr>
            <w:delText>.</w:delText>
          </w:r>
        </w:del>
      </w:ins>
    </w:p>
    <w:p w14:paraId="4BBEF114" w14:textId="02AF0696" w:rsidR="00DF1214" w:rsidRPr="00121930" w:rsidDel="00C85F49" w:rsidRDefault="008E78C5" w:rsidP="00DF1214">
      <w:pPr>
        <w:pStyle w:val="ListParagraph"/>
        <w:numPr>
          <w:ilvl w:val="0"/>
          <w:numId w:val="13"/>
        </w:numPr>
        <w:rPr>
          <w:ins w:id="3816" w:author="Sebastian Gonzalez" w:date="2022-05-18T12:35:00Z"/>
          <w:del w:id="3817" w:author="Alain Komin" w:date="2022-09-05T11:22:00Z"/>
          <w:rFonts w:cs="Arial"/>
          <w:sz w:val="21"/>
          <w:szCs w:val="21"/>
          <w:shd w:val="clear" w:color="auto" w:fill="FFFFFF"/>
          <w:rPrChange w:id="3818" w:author="Alain Komin" w:date="2022-10-26T10:56:00Z">
            <w:rPr>
              <w:ins w:id="3819" w:author="Sebastian Gonzalez" w:date="2022-05-18T12:35:00Z"/>
              <w:del w:id="3820" w:author="Alain Komin" w:date="2022-09-05T11:22:00Z"/>
              <w:rFonts w:cs="Arial"/>
              <w:i/>
              <w:iCs/>
              <w:sz w:val="21"/>
              <w:szCs w:val="21"/>
              <w:shd w:val="clear" w:color="auto" w:fill="FFFFFF"/>
            </w:rPr>
          </w:rPrChange>
        </w:rPr>
      </w:pPr>
      <w:ins w:id="3821" w:author="Sebastian Gonzalez" w:date="2022-05-18T12:32:00Z">
        <w:del w:id="3822" w:author="Alain Komin" w:date="2022-09-05T11:22:00Z">
          <w:r w:rsidRPr="00121930" w:rsidDel="00C85F49">
            <w:rPr>
              <w:rFonts w:cs="Arial"/>
              <w:sz w:val="21"/>
              <w:szCs w:val="21"/>
              <w:shd w:val="clear" w:color="auto" w:fill="FFFFFF"/>
              <w:rPrChange w:id="3823" w:author="Alain Komin" w:date="2022-10-26T10:56:00Z">
                <w:rPr>
                  <w:rFonts w:cs="Arial"/>
                  <w:i/>
                  <w:iCs/>
                  <w:sz w:val="21"/>
                  <w:szCs w:val="21"/>
                  <w:shd w:val="clear" w:color="auto" w:fill="FFFFFF"/>
                </w:rPr>
              </w:rPrChange>
            </w:rPr>
            <w:delText>The customer will have a manual process to maintain/delete inconsistent records.</w:delText>
          </w:r>
        </w:del>
      </w:ins>
    </w:p>
    <w:p w14:paraId="764B2F96" w14:textId="77777777" w:rsidR="00121930" w:rsidRDefault="008E78C5">
      <w:pPr>
        <w:pStyle w:val="ListParagraph"/>
        <w:numPr>
          <w:ilvl w:val="0"/>
          <w:numId w:val="13"/>
        </w:numPr>
        <w:rPr>
          <w:ins w:id="3824" w:author="Alain Komin" w:date="2022-10-26T10:56:00Z"/>
          <w:rFonts w:cs="Arial"/>
          <w:sz w:val="21"/>
          <w:szCs w:val="21"/>
          <w:shd w:val="clear" w:color="auto" w:fill="FFFFFF"/>
        </w:rPr>
      </w:pPr>
      <w:ins w:id="3825" w:author="Sebastian Gonzalez" w:date="2022-05-18T12:35:00Z">
        <w:del w:id="3826" w:author="Alain Komin" w:date="2022-09-05T11:22:00Z">
          <w:r w:rsidRPr="00121930" w:rsidDel="00C85F49">
            <w:rPr>
              <w:rFonts w:cs="Arial"/>
              <w:sz w:val="21"/>
              <w:szCs w:val="21"/>
              <w:shd w:val="clear" w:color="auto" w:fill="FFFFFF"/>
              <w:rPrChange w:id="3827" w:author="Alain Komin" w:date="2022-10-26T10:56:00Z">
                <w:rPr>
                  <w:rFonts w:cs="Arial"/>
                  <w:i/>
                  <w:iCs/>
                  <w:sz w:val="21"/>
                  <w:szCs w:val="21"/>
                  <w:shd w:val="clear" w:color="auto" w:fill="FFFFFF"/>
                </w:rPr>
              </w:rPrChange>
            </w:rPr>
            <w:delText>Etc.</w:delText>
          </w:r>
        </w:del>
      </w:ins>
      <w:ins w:id="3828" w:author="Alain Komin" w:date="2022-09-05T11:22:00Z">
        <w:r w:rsidR="00C85F49" w:rsidRPr="00121930">
          <w:rPr>
            <w:rFonts w:cs="Arial"/>
            <w:sz w:val="21"/>
            <w:szCs w:val="21"/>
            <w:shd w:val="clear" w:color="auto" w:fill="FFFFFF"/>
            <w:rPrChange w:id="3829" w:author="Alain Komin" w:date="2022-10-26T10:56:00Z">
              <w:rPr>
                <w:rFonts w:cs="Arial"/>
                <w:i/>
                <w:iCs/>
                <w:sz w:val="21"/>
                <w:szCs w:val="21"/>
                <w:shd w:val="clear" w:color="auto" w:fill="FFFFFF"/>
              </w:rPr>
            </w:rPrChange>
          </w:rPr>
          <w:t xml:space="preserve">All </w:t>
        </w:r>
      </w:ins>
      <w:ins w:id="3830" w:author="Alain Komin" w:date="2022-10-26T10:55:00Z">
        <w:r w:rsidR="00121930" w:rsidRPr="00121930">
          <w:rPr>
            <w:rFonts w:cs="Arial"/>
            <w:sz w:val="21"/>
            <w:szCs w:val="21"/>
            <w:shd w:val="clear" w:color="auto" w:fill="FFFFFF"/>
            <w:rPrChange w:id="3831" w:author="Alain Komin" w:date="2022-10-26T10:56:00Z">
              <w:rPr>
                <w:rFonts w:cs="Arial"/>
                <w:color w:val="FF0000"/>
                <w:sz w:val="21"/>
                <w:szCs w:val="21"/>
                <w:shd w:val="clear" w:color="auto" w:fill="FFFFFF"/>
              </w:rPr>
            </w:rPrChange>
          </w:rPr>
          <w:t xml:space="preserve">Sales Reps are Customer Records and </w:t>
        </w:r>
      </w:ins>
      <w:ins w:id="3832" w:author="Alain Komin" w:date="2022-10-18T11:14:00Z">
        <w:r w:rsidR="00A149D7" w:rsidRPr="00121930">
          <w:rPr>
            <w:rFonts w:cs="Arial"/>
            <w:sz w:val="21"/>
            <w:szCs w:val="21"/>
            <w:shd w:val="clear" w:color="auto" w:fill="FFFFFF"/>
          </w:rPr>
          <w:t xml:space="preserve">have access </w:t>
        </w:r>
        <w:r w:rsidR="003E42F9" w:rsidRPr="00121930">
          <w:rPr>
            <w:rFonts w:cs="Arial"/>
            <w:sz w:val="21"/>
            <w:szCs w:val="21"/>
            <w:shd w:val="clear" w:color="auto" w:fill="FFFFFF"/>
          </w:rPr>
          <w:t xml:space="preserve">to the store </w:t>
        </w:r>
      </w:ins>
    </w:p>
    <w:p w14:paraId="2A87369D" w14:textId="27BFDD36" w:rsidR="00C85F49" w:rsidRPr="00121930" w:rsidRDefault="00121930">
      <w:pPr>
        <w:pStyle w:val="ListParagraph"/>
        <w:numPr>
          <w:ilvl w:val="0"/>
          <w:numId w:val="13"/>
        </w:numPr>
        <w:rPr>
          <w:ins w:id="3833" w:author="Alain Komin" w:date="2022-09-27T14:53:00Z"/>
          <w:rFonts w:cs="Arial"/>
          <w:sz w:val="21"/>
          <w:szCs w:val="21"/>
          <w:shd w:val="clear" w:color="auto" w:fill="FFFFFF"/>
        </w:rPr>
      </w:pPr>
      <w:ins w:id="3834" w:author="Alain Komin" w:date="2022-10-26T10:56:00Z">
        <w:r>
          <w:rPr>
            <w:rFonts w:cs="Arial"/>
            <w:sz w:val="21"/>
            <w:szCs w:val="21"/>
            <w:shd w:val="clear" w:color="auto" w:fill="FFFFFF"/>
          </w:rPr>
          <w:t xml:space="preserve">The </w:t>
        </w:r>
      </w:ins>
      <w:ins w:id="3835" w:author="Alain Komin" w:date="2022-10-18T11:14:00Z">
        <w:r w:rsidR="00A149D7" w:rsidRPr="00121930">
          <w:rPr>
            <w:rFonts w:cs="Arial"/>
            <w:sz w:val="21"/>
            <w:szCs w:val="21"/>
            <w:shd w:val="clear" w:color="auto" w:fill="FFFFFF"/>
          </w:rPr>
          <w:t xml:space="preserve">email and password </w:t>
        </w:r>
      </w:ins>
      <w:ins w:id="3836" w:author="Alain Komin" w:date="2022-10-26T10:56:00Z">
        <w:r>
          <w:rPr>
            <w:rFonts w:cs="Arial"/>
            <w:sz w:val="21"/>
            <w:szCs w:val="21"/>
            <w:shd w:val="clear" w:color="auto" w:fill="FFFFFF"/>
          </w:rPr>
          <w:t xml:space="preserve">for each </w:t>
        </w:r>
        <w:r w:rsidRPr="00460EF4">
          <w:rPr>
            <w:rFonts w:cs="Arial"/>
            <w:sz w:val="21"/>
            <w:szCs w:val="21"/>
            <w:shd w:val="clear" w:color="auto" w:fill="FFFFFF"/>
          </w:rPr>
          <w:t xml:space="preserve">Sales Reps </w:t>
        </w:r>
      </w:ins>
      <w:ins w:id="3837" w:author="Alain Komin" w:date="2022-10-18T11:14:00Z">
        <w:r w:rsidR="003E42F9" w:rsidRPr="00121930">
          <w:rPr>
            <w:rFonts w:cs="Arial"/>
            <w:sz w:val="21"/>
            <w:szCs w:val="21"/>
            <w:shd w:val="clear" w:color="auto" w:fill="FFFFFF"/>
          </w:rPr>
          <w:t xml:space="preserve">was </w:t>
        </w:r>
        <w:r w:rsidR="00A149D7" w:rsidRPr="00121930">
          <w:rPr>
            <w:rFonts w:cs="Arial"/>
            <w:sz w:val="21"/>
            <w:szCs w:val="21"/>
            <w:shd w:val="clear" w:color="auto" w:fill="FFFFFF"/>
          </w:rPr>
          <w:t>set</w:t>
        </w:r>
      </w:ins>
      <w:ins w:id="3838" w:author="Alain Komin" w:date="2022-09-05T11:22:00Z">
        <w:r w:rsidR="00C85F49" w:rsidRPr="00121930">
          <w:rPr>
            <w:rFonts w:cs="Arial"/>
            <w:sz w:val="21"/>
            <w:szCs w:val="21"/>
            <w:shd w:val="clear" w:color="auto" w:fill="FFFFFF"/>
            <w:rPrChange w:id="3839" w:author="Alain Komin" w:date="2022-10-26T10:56:00Z">
              <w:rPr>
                <w:rFonts w:cs="Arial"/>
                <w:i/>
                <w:iCs/>
                <w:sz w:val="21"/>
                <w:szCs w:val="21"/>
                <w:shd w:val="clear" w:color="auto" w:fill="FFFFFF"/>
              </w:rPr>
            </w:rPrChange>
          </w:rPr>
          <w:t xml:space="preserve"> by Intermex</w:t>
        </w:r>
      </w:ins>
      <w:ins w:id="3840" w:author="Alain Komin" w:date="2022-09-28T10:29:00Z">
        <w:r w:rsidR="00816970" w:rsidRPr="00121930">
          <w:rPr>
            <w:rFonts w:cs="Arial"/>
            <w:sz w:val="21"/>
            <w:szCs w:val="21"/>
            <w:shd w:val="clear" w:color="auto" w:fill="FFFFFF"/>
          </w:rPr>
          <w:t xml:space="preserve"> NS administrator</w:t>
        </w:r>
      </w:ins>
    </w:p>
    <w:p w14:paraId="5F6DBF89" w14:textId="7619DFB4" w:rsidR="00A149D7" w:rsidRDefault="00A149D7" w:rsidP="00A149D7">
      <w:pPr>
        <w:pStyle w:val="ListParagraph"/>
        <w:numPr>
          <w:ilvl w:val="0"/>
          <w:numId w:val="13"/>
        </w:numPr>
        <w:rPr>
          <w:ins w:id="3841" w:author="Alain Komin" w:date="2022-10-18T11:14:00Z"/>
          <w:rFonts w:cs="Arial"/>
          <w:sz w:val="21"/>
          <w:szCs w:val="21"/>
          <w:shd w:val="clear" w:color="auto" w:fill="FFFFFF"/>
        </w:rPr>
      </w:pPr>
      <w:ins w:id="3842" w:author="Alain Komin" w:date="2022-10-18T11:14:00Z">
        <w:r w:rsidRPr="006577CE">
          <w:rPr>
            <w:rFonts w:cs="Arial"/>
            <w:sz w:val="21"/>
            <w:szCs w:val="21"/>
            <w:shd w:val="clear" w:color="auto" w:fill="FFFFFF"/>
          </w:rPr>
          <w:t xml:space="preserve">All necessary </w:t>
        </w:r>
        <w:r>
          <w:rPr>
            <w:rFonts w:cs="Arial"/>
            <w:sz w:val="21"/>
            <w:szCs w:val="21"/>
            <w:shd w:val="clear" w:color="auto" w:fill="FFFFFF"/>
          </w:rPr>
          <w:t>Items</w:t>
        </w:r>
        <w:r w:rsidRPr="006577CE">
          <w:rPr>
            <w:rFonts w:cs="Arial"/>
            <w:sz w:val="21"/>
            <w:szCs w:val="21"/>
            <w:shd w:val="clear" w:color="auto" w:fill="FFFFFF"/>
          </w:rPr>
          <w:t xml:space="preserve"> </w:t>
        </w:r>
      </w:ins>
      <w:ins w:id="3843" w:author="Alain Komin" w:date="2022-10-18T11:15:00Z">
        <w:r w:rsidR="003E42F9">
          <w:rPr>
            <w:rFonts w:cs="Arial"/>
            <w:sz w:val="21"/>
            <w:szCs w:val="21"/>
            <w:shd w:val="clear" w:color="auto" w:fill="FFFFFF"/>
          </w:rPr>
          <w:t>were</w:t>
        </w:r>
      </w:ins>
      <w:ins w:id="3844" w:author="Alain Komin" w:date="2022-10-18T11:14:00Z">
        <w:r w:rsidRPr="006577CE">
          <w:rPr>
            <w:rFonts w:cs="Arial"/>
            <w:sz w:val="21"/>
            <w:szCs w:val="21"/>
            <w:shd w:val="clear" w:color="auto" w:fill="FFFFFF"/>
          </w:rPr>
          <w:t xml:space="preserve"> created by Intermex</w:t>
        </w:r>
        <w:r>
          <w:rPr>
            <w:rFonts w:cs="Arial"/>
            <w:sz w:val="21"/>
            <w:szCs w:val="21"/>
            <w:shd w:val="clear" w:color="auto" w:fill="FFFFFF"/>
          </w:rPr>
          <w:t xml:space="preserve"> NS administrator</w:t>
        </w:r>
      </w:ins>
    </w:p>
    <w:p w14:paraId="52D7C8AB" w14:textId="23E0498F" w:rsidR="00FF521D" w:rsidRDefault="00FF521D" w:rsidP="00FF521D">
      <w:pPr>
        <w:pStyle w:val="ListParagraph"/>
        <w:numPr>
          <w:ilvl w:val="0"/>
          <w:numId w:val="13"/>
        </w:numPr>
        <w:rPr>
          <w:ins w:id="3845" w:author="Alain Komin" w:date="2022-09-27T14:53:00Z"/>
          <w:rFonts w:cs="Arial"/>
          <w:sz w:val="21"/>
          <w:szCs w:val="21"/>
          <w:shd w:val="clear" w:color="auto" w:fill="FFFFFF"/>
        </w:rPr>
      </w:pPr>
      <w:ins w:id="3846" w:author="Alain Komin" w:date="2022-09-27T14:53:00Z">
        <w:r w:rsidRPr="00FF4282">
          <w:rPr>
            <w:rFonts w:cs="Arial"/>
            <w:sz w:val="21"/>
            <w:szCs w:val="21"/>
            <w:shd w:val="clear" w:color="auto" w:fill="FFFFFF"/>
          </w:rPr>
          <w:t xml:space="preserve">All necessary </w:t>
        </w:r>
        <w:r>
          <w:rPr>
            <w:rFonts w:cs="Arial"/>
            <w:sz w:val="21"/>
            <w:szCs w:val="21"/>
            <w:shd w:val="clear" w:color="auto" w:fill="FFFFFF"/>
          </w:rPr>
          <w:t>Items</w:t>
        </w:r>
        <w:r w:rsidRPr="00FF4282">
          <w:rPr>
            <w:rFonts w:cs="Arial"/>
            <w:sz w:val="21"/>
            <w:szCs w:val="21"/>
            <w:shd w:val="clear" w:color="auto" w:fill="FFFFFF"/>
          </w:rPr>
          <w:t xml:space="preserve"> </w:t>
        </w:r>
      </w:ins>
      <w:ins w:id="3847" w:author="Alain Komin" w:date="2022-10-18T11:15:00Z">
        <w:r w:rsidR="003E42F9">
          <w:rPr>
            <w:rFonts w:cs="Arial"/>
            <w:sz w:val="21"/>
            <w:szCs w:val="21"/>
            <w:shd w:val="clear" w:color="auto" w:fill="FFFFFF"/>
          </w:rPr>
          <w:t>were</w:t>
        </w:r>
      </w:ins>
      <w:ins w:id="3848" w:author="Alain Komin" w:date="2022-09-27T14:53:00Z">
        <w:r w:rsidRPr="00FF4282">
          <w:rPr>
            <w:rFonts w:cs="Arial"/>
            <w:sz w:val="21"/>
            <w:szCs w:val="21"/>
            <w:shd w:val="clear" w:color="auto" w:fill="FFFFFF"/>
          </w:rPr>
          <w:t xml:space="preserve"> </w:t>
        </w:r>
        <w:r>
          <w:rPr>
            <w:rFonts w:cs="Arial"/>
            <w:sz w:val="21"/>
            <w:szCs w:val="21"/>
            <w:shd w:val="clear" w:color="auto" w:fill="FFFFFF"/>
          </w:rPr>
          <w:t>set as Marketing or Equipment</w:t>
        </w:r>
        <w:r w:rsidRPr="00FF4282">
          <w:rPr>
            <w:rFonts w:cs="Arial"/>
            <w:sz w:val="21"/>
            <w:szCs w:val="21"/>
            <w:shd w:val="clear" w:color="auto" w:fill="FFFFFF"/>
          </w:rPr>
          <w:t xml:space="preserve"> by Intermex</w:t>
        </w:r>
      </w:ins>
      <w:ins w:id="3849" w:author="Alain Komin" w:date="2022-09-28T10:29:00Z">
        <w:r w:rsidR="00816970">
          <w:rPr>
            <w:rFonts w:cs="Arial"/>
            <w:sz w:val="21"/>
            <w:szCs w:val="21"/>
            <w:shd w:val="clear" w:color="auto" w:fill="FFFFFF"/>
          </w:rPr>
          <w:t xml:space="preserve"> NS administrator</w:t>
        </w:r>
      </w:ins>
    </w:p>
    <w:p w14:paraId="3D12581B" w14:textId="3FFCEE8B" w:rsidR="00B4463E" w:rsidRPr="00FF4282" w:rsidRDefault="00B4463E" w:rsidP="00B4463E">
      <w:pPr>
        <w:pStyle w:val="ListParagraph"/>
        <w:numPr>
          <w:ilvl w:val="0"/>
          <w:numId w:val="13"/>
        </w:numPr>
        <w:rPr>
          <w:ins w:id="3850" w:author="Alain Komin" w:date="2022-09-27T11:18:00Z"/>
          <w:rFonts w:cs="Arial"/>
          <w:sz w:val="21"/>
          <w:szCs w:val="21"/>
          <w:shd w:val="clear" w:color="auto" w:fill="FFFFFF"/>
        </w:rPr>
      </w:pPr>
      <w:ins w:id="3851" w:author="Alain Komin" w:date="2022-09-27T11:18:00Z">
        <w:r w:rsidRPr="00FF4282">
          <w:rPr>
            <w:rFonts w:cs="Arial"/>
            <w:sz w:val="21"/>
            <w:szCs w:val="21"/>
            <w:shd w:val="clear" w:color="auto" w:fill="FFFFFF"/>
          </w:rPr>
          <w:t xml:space="preserve">All necessary </w:t>
        </w:r>
        <w:r>
          <w:rPr>
            <w:rFonts w:cs="Arial"/>
            <w:sz w:val="21"/>
            <w:szCs w:val="21"/>
            <w:shd w:val="clear" w:color="auto" w:fill="FFFFFF"/>
          </w:rPr>
          <w:t>Categories</w:t>
        </w:r>
        <w:r w:rsidRPr="00FF4282">
          <w:rPr>
            <w:rFonts w:cs="Arial"/>
            <w:sz w:val="21"/>
            <w:szCs w:val="21"/>
            <w:shd w:val="clear" w:color="auto" w:fill="FFFFFF"/>
          </w:rPr>
          <w:t xml:space="preserve"> </w:t>
        </w:r>
      </w:ins>
      <w:ins w:id="3852" w:author="Alain Komin" w:date="2022-10-18T11:15:00Z">
        <w:r w:rsidR="003E42F9">
          <w:rPr>
            <w:rFonts w:cs="Arial"/>
            <w:sz w:val="21"/>
            <w:szCs w:val="21"/>
            <w:shd w:val="clear" w:color="auto" w:fill="FFFFFF"/>
          </w:rPr>
          <w:t>were</w:t>
        </w:r>
      </w:ins>
      <w:ins w:id="3853" w:author="Alain Komin" w:date="2022-09-27T11:18:00Z">
        <w:r w:rsidRPr="00FF4282">
          <w:rPr>
            <w:rFonts w:cs="Arial"/>
            <w:sz w:val="21"/>
            <w:szCs w:val="21"/>
            <w:shd w:val="clear" w:color="auto" w:fill="FFFFFF"/>
          </w:rPr>
          <w:t xml:space="preserve"> created by Intermex</w:t>
        </w:r>
      </w:ins>
      <w:ins w:id="3854" w:author="Alain Komin" w:date="2022-09-28T10:29:00Z">
        <w:r w:rsidR="00816970">
          <w:rPr>
            <w:rFonts w:cs="Arial"/>
            <w:sz w:val="21"/>
            <w:szCs w:val="21"/>
            <w:shd w:val="clear" w:color="auto" w:fill="FFFFFF"/>
          </w:rPr>
          <w:t xml:space="preserve"> NS administrator</w:t>
        </w:r>
      </w:ins>
    </w:p>
    <w:p w14:paraId="299FAD41" w14:textId="03CCAE05" w:rsidR="00C85F49" w:rsidRPr="00C85F49" w:rsidRDefault="00C85F49" w:rsidP="00C85F49">
      <w:pPr>
        <w:pStyle w:val="ListParagraph"/>
        <w:numPr>
          <w:ilvl w:val="0"/>
          <w:numId w:val="13"/>
        </w:numPr>
        <w:rPr>
          <w:ins w:id="3855" w:author="Alain Komin" w:date="2022-09-05T11:22:00Z"/>
          <w:rFonts w:cs="Arial"/>
          <w:sz w:val="21"/>
          <w:szCs w:val="21"/>
          <w:shd w:val="clear" w:color="auto" w:fill="FFFFFF"/>
          <w:rPrChange w:id="3856" w:author="Alain Komin" w:date="2022-09-05T11:23:00Z">
            <w:rPr>
              <w:ins w:id="3857" w:author="Alain Komin" w:date="2022-09-05T11:22:00Z"/>
              <w:rFonts w:cs="Arial"/>
              <w:i/>
              <w:iCs/>
              <w:sz w:val="21"/>
              <w:szCs w:val="21"/>
              <w:shd w:val="clear" w:color="auto" w:fill="FFFFFF"/>
            </w:rPr>
          </w:rPrChange>
        </w:rPr>
      </w:pPr>
      <w:ins w:id="3858" w:author="Alain Komin" w:date="2022-09-05T11:22:00Z">
        <w:r w:rsidRPr="00C85F49">
          <w:rPr>
            <w:rFonts w:cs="Arial"/>
            <w:sz w:val="21"/>
            <w:szCs w:val="21"/>
            <w:shd w:val="clear" w:color="auto" w:fill="FFFFFF"/>
            <w:rPrChange w:id="3859" w:author="Alain Komin" w:date="2022-09-05T11:23:00Z">
              <w:rPr>
                <w:rFonts w:cs="Arial"/>
                <w:i/>
                <w:iCs/>
                <w:sz w:val="21"/>
                <w:szCs w:val="21"/>
                <w:shd w:val="clear" w:color="auto" w:fill="FFFFFF"/>
              </w:rPr>
            </w:rPrChange>
          </w:rPr>
          <w:t xml:space="preserve">All necessary Transaction Body Fields </w:t>
        </w:r>
      </w:ins>
      <w:ins w:id="3860"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861" w:author="Alain Komin" w:date="2022-09-05T11:22:00Z">
        <w:r w:rsidRPr="00C85F49">
          <w:rPr>
            <w:rFonts w:cs="Arial"/>
            <w:sz w:val="21"/>
            <w:szCs w:val="21"/>
            <w:shd w:val="clear" w:color="auto" w:fill="FFFFFF"/>
            <w:rPrChange w:id="3862" w:author="Alain Komin" w:date="2022-09-05T11:23:00Z">
              <w:rPr>
                <w:rFonts w:cs="Arial"/>
                <w:i/>
                <w:iCs/>
                <w:sz w:val="21"/>
                <w:szCs w:val="21"/>
                <w:shd w:val="clear" w:color="auto" w:fill="FFFFFF"/>
              </w:rPr>
            </w:rPrChange>
          </w:rPr>
          <w:t>created by Intermex</w:t>
        </w:r>
      </w:ins>
      <w:ins w:id="3863" w:author="Alain Komin" w:date="2022-09-28T10:29:00Z">
        <w:r w:rsidR="00816970">
          <w:rPr>
            <w:rFonts w:cs="Arial"/>
            <w:sz w:val="21"/>
            <w:szCs w:val="21"/>
            <w:shd w:val="clear" w:color="auto" w:fill="FFFFFF"/>
          </w:rPr>
          <w:t xml:space="preserve"> NS administrator</w:t>
        </w:r>
      </w:ins>
    </w:p>
    <w:p w14:paraId="062D84B3" w14:textId="562C4B74" w:rsidR="00B4463E" w:rsidRDefault="00B4463E" w:rsidP="00B4463E">
      <w:pPr>
        <w:pStyle w:val="ListParagraph"/>
        <w:numPr>
          <w:ilvl w:val="0"/>
          <w:numId w:val="13"/>
        </w:numPr>
        <w:rPr>
          <w:ins w:id="3864" w:author="Alain Komin" w:date="2022-09-27T14:54:00Z"/>
          <w:rFonts w:cs="Arial"/>
          <w:sz w:val="21"/>
          <w:szCs w:val="21"/>
          <w:shd w:val="clear" w:color="auto" w:fill="FFFFFF"/>
        </w:rPr>
      </w:pPr>
      <w:ins w:id="3865" w:author="Alain Komin" w:date="2022-09-27T11:17:00Z">
        <w:r w:rsidRPr="00FF4282">
          <w:rPr>
            <w:rFonts w:cs="Arial"/>
            <w:sz w:val="21"/>
            <w:szCs w:val="21"/>
            <w:shd w:val="clear" w:color="auto" w:fill="FFFFFF"/>
          </w:rPr>
          <w:t xml:space="preserve">All necessary Lists </w:t>
        </w:r>
      </w:ins>
      <w:ins w:id="3866"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867" w:author="Alain Komin" w:date="2022-09-27T11:17:00Z">
        <w:r w:rsidRPr="00FF4282">
          <w:rPr>
            <w:rFonts w:cs="Arial"/>
            <w:sz w:val="21"/>
            <w:szCs w:val="21"/>
            <w:shd w:val="clear" w:color="auto" w:fill="FFFFFF"/>
          </w:rPr>
          <w:t>created by Intermex</w:t>
        </w:r>
      </w:ins>
      <w:ins w:id="3868" w:author="Alain Komin" w:date="2022-09-28T10:29:00Z">
        <w:r w:rsidR="00816970">
          <w:rPr>
            <w:rFonts w:cs="Arial"/>
            <w:sz w:val="21"/>
            <w:szCs w:val="21"/>
            <w:shd w:val="clear" w:color="auto" w:fill="FFFFFF"/>
          </w:rPr>
          <w:t xml:space="preserve"> NS administrator</w:t>
        </w:r>
      </w:ins>
    </w:p>
    <w:p w14:paraId="04B6AD5F" w14:textId="398B119F" w:rsidR="00FF521D" w:rsidRDefault="00FF521D" w:rsidP="00FF521D">
      <w:pPr>
        <w:pStyle w:val="ListParagraph"/>
        <w:numPr>
          <w:ilvl w:val="0"/>
          <w:numId w:val="13"/>
        </w:numPr>
        <w:rPr>
          <w:ins w:id="3869" w:author="Alain Komin" w:date="2022-10-27T10:49:00Z"/>
          <w:rFonts w:cs="Arial"/>
          <w:sz w:val="21"/>
          <w:szCs w:val="21"/>
          <w:shd w:val="clear" w:color="auto" w:fill="FFFFFF"/>
        </w:rPr>
      </w:pPr>
      <w:ins w:id="3870" w:author="Alain Komin" w:date="2022-09-27T14:54:00Z">
        <w:r w:rsidRPr="00FF4282">
          <w:rPr>
            <w:rFonts w:cs="Arial"/>
            <w:sz w:val="21"/>
            <w:szCs w:val="21"/>
            <w:shd w:val="clear" w:color="auto" w:fill="FFFFFF"/>
          </w:rPr>
          <w:t xml:space="preserve">All necessary </w:t>
        </w:r>
        <w:r>
          <w:rPr>
            <w:rFonts w:cs="Arial"/>
            <w:sz w:val="21"/>
            <w:szCs w:val="21"/>
            <w:shd w:val="clear" w:color="auto" w:fill="FFFFFF"/>
          </w:rPr>
          <w:t>item options</w:t>
        </w:r>
        <w:r w:rsidRPr="00FF4282">
          <w:rPr>
            <w:rFonts w:cs="Arial"/>
            <w:sz w:val="21"/>
            <w:szCs w:val="21"/>
            <w:shd w:val="clear" w:color="auto" w:fill="FFFFFF"/>
          </w:rPr>
          <w:t xml:space="preserve"> </w:t>
        </w:r>
      </w:ins>
      <w:ins w:id="3871"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872" w:author="Alain Komin" w:date="2022-09-27T14:54:00Z">
        <w:r w:rsidRPr="00FF4282">
          <w:rPr>
            <w:rFonts w:cs="Arial"/>
            <w:sz w:val="21"/>
            <w:szCs w:val="21"/>
            <w:shd w:val="clear" w:color="auto" w:fill="FFFFFF"/>
          </w:rPr>
          <w:t>created</w:t>
        </w:r>
        <w:r>
          <w:rPr>
            <w:rFonts w:cs="Arial"/>
            <w:sz w:val="21"/>
            <w:szCs w:val="21"/>
            <w:shd w:val="clear" w:color="auto" w:fill="FFFFFF"/>
          </w:rPr>
          <w:t xml:space="preserve"> and added to items </w:t>
        </w:r>
        <w:r w:rsidRPr="00FF4282">
          <w:rPr>
            <w:rFonts w:cs="Arial"/>
            <w:sz w:val="21"/>
            <w:szCs w:val="21"/>
            <w:shd w:val="clear" w:color="auto" w:fill="FFFFFF"/>
          </w:rPr>
          <w:t>by Intermex</w:t>
        </w:r>
      </w:ins>
      <w:ins w:id="3873" w:author="Alain Komin" w:date="2022-09-28T10:29:00Z">
        <w:r w:rsidR="00816970">
          <w:rPr>
            <w:rFonts w:cs="Arial"/>
            <w:sz w:val="21"/>
            <w:szCs w:val="21"/>
            <w:shd w:val="clear" w:color="auto" w:fill="FFFFFF"/>
          </w:rPr>
          <w:t xml:space="preserve"> NS administrator</w:t>
        </w:r>
      </w:ins>
    </w:p>
    <w:p w14:paraId="272FE1B9" w14:textId="1A1E764F" w:rsidR="00BE3D63" w:rsidRPr="00FF4282" w:rsidRDefault="00BE3D63" w:rsidP="00FF521D">
      <w:pPr>
        <w:pStyle w:val="ListParagraph"/>
        <w:numPr>
          <w:ilvl w:val="0"/>
          <w:numId w:val="13"/>
        </w:numPr>
        <w:rPr>
          <w:ins w:id="3874" w:author="Alain Komin" w:date="2022-09-27T14:54:00Z"/>
          <w:rFonts w:cs="Arial"/>
          <w:sz w:val="21"/>
          <w:szCs w:val="21"/>
          <w:shd w:val="clear" w:color="auto" w:fill="FFFFFF"/>
        </w:rPr>
      </w:pPr>
      <w:ins w:id="3875" w:author="Alain Komin" w:date="2022-10-27T10:49:00Z">
        <w:r>
          <w:rPr>
            <w:rFonts w:cs="Arial"/>
            <w:sz w:val="21"/>
            <w:szCs w:val="21"/>
            <w:shd w:val="clear" w:color="auto" w:fill="FFFFFF"/>
          </w:rPr>
          <w:t>Supplies Items will have a text item option for the Sales Rep to enter the item needed</w:t>
        </w:r>
      </w:ins>
    </w:p>
    <w:p w14:paraId="527D7DCC" w14:textId="5CA5593F" w:rsidR="00816970" w:rsidRPr="00816970" w:rsidRDefault="00816970">
      <w:pPr>
        <w:pStyle w:val="ListParagraph"/>
        <w:numPr>
          <w:ilvl w:val="0"/>
          <w:numId w:val="13"/>
        </w:numPr>
        <w:rPr>
          <w:ins w:id="3876" w:author="Alain Komin" w:date="2022-09-28T10:31:00Z"/>
          <w:rFonts w:cs="Arial"/>
          <w:i/>
          <w:iCs/>
          <w:sz w:val="21"/>
          <w:szCs w:val="21"/>
          <w:shd w:val="clear" w:color="auto" w:fill="FFFFFF"/>
          <w:rPrChange w:id="3877" w:author="Alain Komin" w:date="2022-09-28T10:31:00Z">
            <w:rPr>
              <w:ins w:id="3878" w:author="Alain Komin" w:date="2022-09-28T10:31:00Z"/>
              <w:rFonts w:cs="Arial"/>
              <w:sz w:val="21"/>
              <w:szCs w:val="21"/>
              <w:shd w:val="clear" w:color="auto" w:fill="FFFFFF"/>
            </w:rPr>
          </w:rPrChange>
        </w:rPr>
      </w:pPr>
      <w:ins w:id="3879" w:author="Alain Komin" w:date="2022-09-28T10:30:00Z">
        <w:r>
          <w:rPr>
            <w:rFonts w:cs="Arial"/>
            <w:sz w:val="21"/>
            <w:szCs w:val="21"/>
            <w:shd w:val="clear" w:color="auto" w:fill="FFFFFF"/>
          </w:rPr>
          <w:t xml:space="preserve">All necessary fields </w:t>
        </w:r>
      </w:ins>
      <w:ins w:id="3880" w:author="Alain Komin" w:date="2022-09-28T10:31:00Z">
        <w:r>
          <w:rPr>
            <w:rFonts w:cs="Arial"/>
            <w:sz w:val="21"/>
            <w:szCs w:val="21"/>
            <w:shd w:val="clear" w:color="auto" w:fill="FFFFFF"/>
          </w:rPr>
          <w:t xml:space="preserve">to be displayed at checkout </w:t>
        </w:r>
      </w:ins>
      <w:ins w:id="3881" w:author="Alain Komin" w:date="2022-10-18T11:16: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882" w:author="Alain Komin" w:date="2022-09-28T10:30:00Z">
        <w:r>
          <w:rPr>
            <w:rFonts w:cs="Arial"/>
            <w:sz w:val="21"/>
            <w:szCs w:val="21"/>
            <w:shd w:val="clear" w:color="auto" w:fill="FFFFFF"/>
          </w:rPr>
          <w:t xml:space="preserve">added to the new page of the configuration </w:t>
        </w:r>
      </w:ins>
      <w:ins w:id="3883" w:author="Alain Komin" w:date="2022-09-28T10:31:00Z">
        <w:r>
          <w:rPr>
            <w:rFonts w:cs="Arial"/>
            <w:sz w:val="21"/>
            <w:szCs w:val="21"/>
            <w:shd w:val="clear" w:color="auto" w:fill="FFFFFF"/>
          </w:rPr>
          <w:t xml:space="preserve">record by </w:t>
        </w:r>
        <w:r w:rsidRPr="00F44C18">
          <w:rPr>
            <w:rFonts w:cs="Arial"/>
            <w:sz w:val="21"/>
            <w:szCs w:val="21"/>
            <w:shd w:val="clear" w:color="auto" w:fill="FFFFFF"/>
          </w:rPr>
          <w:t>Intermex</w:t>
        </w:r>
        <w:r>
          <w:rPr>
            <w:rFonts w:cs="Arial"/>
            <w:sz w:val="21"/>
            <w:szCs w:val="21"/>
            <w:shd w:val="clear" w:color="auto" w:fill="FFFFFF"/>
          </w:rPr>
          <w:t xml:space="preserve"> NS administrator</w:t>
        </w:r>
      </w:ins>
    </w:p>
    <w:p w14:paraId="2E862BDC" w14:textId="72550C90" w:rsidR="00816970" w:rsidRPr="00C85F49" w:rsidRDefault="00816970">
      <w:pPr>
        <w:pStyle w:val="ListParagraph"/>
        <w:numPr>
          <w:ilvl w:val="0"/>
          <w:numId w:val="13"/>
        </w:numPr>
        <w:rPr>
          <w:ins w:id="3884" w:author="Alain Komin" w:date="2022-09-05T11:24:00Z"/>
          <w:rFonts w:cs="Arial"/>
          <w:i/>
          <w:iCs/>
          <w:sz w:val="21"/>
          <w:szCs w:val="21"/>
          <w:shd w:val="clear" w:color="auto" w:fill="FFFFFF"/>
          <w:rPrChange w:id="3885" w:author="Alain Komin" w:date="2022-09-05T11:24:00Z">
            <w:rPr>
              <w:ins w:id="3886" w:author="Alain Komin" w:date="2022-09-05T11:24:00Z"/>
              <w:rFonts w:cs="Arial"/>
              <w:sz w:val="21"/>
              <w:szCs w:val="21"/>
              <w:shd w:val="clear" w:color="auto" w:fill="FFFFFF"/>
            </w:rPr>
          </w:rPrChange>
        </w:rPr>
      </w:pPr>
      <w:ins w:id="3887" w:author="Alain Komin" w:date="2022-09-28T10:31:00Z">
        <w:r>
          <w:rPr>
            <w:rFonts w:cs="Arial"/>
            <w:sz w:val="21"/>
            <w:szCs w:val="21"/>
            <w:shd w:val="clear" w:color="auto" w:fill="FFFFFF"/>
          </w:rPr>
          <w:t>The items will be added to the Cart from the native shopping pages and not fr</w:t>
        </w:r>
      </w:ins>
      <w:ins w:id="3888" w:author="Alain Komin" w:date="2022-09-28T10:32:00Z">
        <w:r>
          <w:rPr>
            <w:rFonts w:cs="Arial"/>
            <w:sz w:val="21"/>
            <w:szCs w:val="21"/>
            <w:shd w:val="clear" w:color="auto" w:fill="FFFFFF"/>
          </w:rPr>
          <w:t>o</w:t>
        </w:r>
      </w:ins>
      <w:ins w:id="3889" w:author="Alain Komin" w:date="2022-09-28T10:31:00Z">
        <w:r>
          <w:rPr>
            <w:rFonts w:cs="Arial"/>
            <w:sz w:val="21"/>
            <w:szCs w:val="21"/>
            <w:shd w:val="clear" w:color="auto" w:fill="FFFFFF"/>
          </w:rPr>
          <w:t>m the chec</w:t>
        </w:r>
      </w:ins>
      <w:ins w:id="3890" w:author="Alain Komin" w:date="2022-09-28T10:32:00Z">
        <w:r>
          <w:rPr>
            <w:rFonts w:cs="Arial"/>
            <w:sz w:val="21"/>
            <w:szCs w:val="21"/>
            <w:shd w:val="clear" w:color="auto" w:fill="FFFFFF"/>
          </w:rPr>
          <w:t>kout page</w:t>
        </w:r>
      </w:ins>
      <w:ins w:id="3891" w:author="Alain Komin" w:date="2022-10-18T11:16:00Z">
        <w:r w:rsidR="003E42F9">
          <w:rPr>
            <w:rFonts w:cs="Arial"/>
            <w:sz w:val="21"/>
            <w:szCs w:val="21"/>
            <w:shd w:val="clear" w:color="auto" w:fill="FFFFFF"/>
          </w:rPr>
          <w:t xml:space="preserve"> as on </w:t>
        </w:r>
      </w:ins>
      <w:ins w:id="3892" w:author="Alain Komin" w:date="2022-10-26T10:57:00Z">
        <w:r w:rsidR="00121930">
          <w:rPr>
            <w:rFonts w:cs="Arial"/>
            <w:sz w:val="21"/>
            <w:szCs w:val="21"/>
            <w:shd w:val="clear" w:color="auto" w:fill="FFFFFF"/>
          </w:rPr>
          <w:t>SharePoint</w:t>
        </w:r>
      </w:ins>
    </w:p>
    <w:p w14:paraId="6B97C67C" w14:textId="241872A1" w:rsidR="00C85F49" w:rsidRDefault="00816970">
      <w:pPr>
        <w:pStyle w:val="ListParagraph"/>
        <w:numPr>
          <w:ilvl w:val="0"/>
          <w:numId w:val="13"/>
        </w:numPr>
        <w:rPr>
          <w:ins w:id="3893" w:author="Alain Komin" w:date="2022-10-27T10:40:00Z"/>
          <w:rFonts w:cs="Arial"/>
          <w:sz w:val="21"/>
          <w:szCs w:val="21"/>
          <w:shd w:val="clear" w:color="auto" w:fill="FFFFFF"/>
        </w:rPr>
      </w:pPr>
      <w:ins w:id="3894" w:author="Alain Komin" w:date="2022-09-28T10:30:00Z">
        <w:r w:rsidRPr="00816970">
          <w:rPr>
            <w:rFonts w:cs="Arial"/>
            <w:sz w:val="21"/>
            <w:szCs w:val="21"/>
            <w:shd w:val="clear" w:color="auto" w:fill="FFFFFF"/>
            <w:rPrChange w:id="3895" w:author="Alain Komin" w:date="2022-09-28T10:30:00Z">
              <w:rPr>
                <w:rFonts w:cs="Arial"/>
                <w:i/>
                <w:iCs/>
                <w:sz w:val="21"/>
                <w:szCs w:val="21"/>
                <w:shd w:val="clear" w:color="auto" w:fill="FFFFFF"/>
              </w:rPr>
            </w:rPrChange>
          </w:rPr>
          <w:t xml:space="preserve">The checkout page will display one </w:t>
        </w:r>
      </w:ins>
      <w:ins w:id="3896" w:author="Alain Komin" w:date="2022-10-18T11:16:00Z">
        <w:r w:rsidR="003E42F9">
          <w:rPr>
            <w:rFonts w:cs="Arial"/>
            <w:sz w:val="21"/>
            <w:szCs w:val="21"/>
            <w:shd w:val="clear" w:color="auto" w:fill="FFFFFF"/>
          </w:rPr>
          <w:t xml:space="preserve">custom </w:t>
        </w:r>
      </w:ins>
      <w:ins w:id="3897" w:author="Alain Komin" w:date="2022-09-28T10:30:00Z">
        <w:r w:rsidRPr="00816970">
          <w:rPr>
            <w:rFonts w:cs="Arial"/>
            <w:sz w:val="21"/>
            <w:szCs w:val="21"/>
            <w:shd w:val="clear" w:color="auto" w:fill="FFFFFF"/>
            <w:rPrChange w:id="3898" w:author="Alain Komin" w:date="2022-09-28T10:30:00Z">
              <w:rPr>
                <w:rFonts w:cs="Arial"/>
                <w:i/>
                <w:iCs/>
                <w:sz w:val="21"/>
                <w:szCs w:val="21"/>
                <w:shd w:val="clear" w:color="auto" w:fill="FFFFFF"/>
              </w:rPr>
            </w:rPrChange>
          </w:rPr>
          <w:t>field per row</w:t>
        </w:r>
      </w:ins>
      <w:ins w:id="3899" w:author="Alain Komin" w:date="2022-10-18T11:17:00Z">
        <w:r w:rsidR="003E42F9">
          <w:rPr>
            <w:rFonts w:cs="Arial"/>
            <w:sz w:val="21"/>
            <w:szCs w:val="21"/>
            <w:shd w:val="clear" w:color="auto" w:fill="FFFFFF"/>
          </w:rPr>
          <w:t xml:space="preserve">. There will be no </w:t>
        </w:r>
      </w:ins>
      <w:ins w:id="3900" w:author="Alain Komin" w:date="2022-10-26T10:57:00Z">
        <w:r w:rsidR="00121930">
          <w:rPr>
            <w:rFonts w:cs="Arial"/>
            <w:sz w:val="21"/>
            <w:szCs w:val="21"/>
            <w:shd w:val="clear" w:color="auto" w:fill="FFFFFF"/>
          </w:rPr>
          <w:t>option</w:t>
        </w:r>
      </w:ins>
      <w:ins w:id="3901" w:author="Alain Komin" w:date="2022-10-18T11:17:00Z">
        <w:r w:rsidR="003E42F9">
          <w:rPr>
            <w:rFonts w:cs="Arial"/>
            <w:sz w:val="21"/>
            <w:szCs w:val="21"/>
            <w:shd w:val="clear" w:color="auto" w:fill="FFFFFF"/>
          </w:rPr>
          <w:t xml:space="preserve"> to display one field next to the other on the same row</w:t>
        </w:r>
      </w:ins>
    </w:p>
    <w:p w14:paraId="4F5153A1" w14:textId="4F781055" w:rsidR="00C3296D" w:rsidRPr="001F0867" w:rsidRDefault="00C3296D" w:rsidP="00C3296D">
      <w:pPr>
        <w:pStyle w:val="ListParagraph"/>
        <w:numPr>
          <w:ilvl w:val="0"/>
          <w:numId w:val="13"/>
        </w:numPr>
        <w:spacing w:after="0" w:line="240" w:lineRule="auto"/>
        <w:contextualSpacing w:val="0"/>
        <w:rPr>
          <w:ins w:id="3902" w:author="Alain Komin" w:date="2022-11-03T13:46:00Z"/>
          <w:rFonts w:ascii="Calibri" w:eastAsia="Times New Roman" w:hAnsi="Calibri"/>
          <w:rPrChange w:id="3903" w:author="Alain Komin" w:date="2022-11-03T13:46:00Z">
            <w:rPr>
              <w:ins w:id="3904" w:author="Alain Komin" w:date="2022-11-03T13:46:00Z"/>
              <w:rFonts w:eastAsia="Times New Roman"/>
            </w:rPr>
          </w:rPrChange>
        </w:rPr>
      </w:pPr>
      <w:ins w:id="3905" w:author="Alain Komin" w:date="2022-10-27T10:40:00Z">
        <w:r>
          <w:rPr>
            <w:rFonts w:eastAsia="Times New Roman"/>
          </w:rPr>
          <w:t>“PASSWORD-PROTECT ENTIRE SITE” is enabled in Website Setup</w:t>
        </w:r>
      </w:ins>
    </w:p>
    <w:p w14:paraId="38175AAA" w14:textId="44EDA40F" w:rsidR="001F0867" w:rsidRDefault="001F0867" w:rsidP="001F0867">
      <w:pPr>
        <w:pStyle w:val="ListParagraph"/>
        <w:numPr>
          <w:ilvl w:val="0"/>
          <w:numId w:val="13"/>
        </w:numPr>
        <w:rPr>
          <w:ins w:id="3906" w:author="Alain Komin" w:date="2022-11-03T14:22:00Z"/>
          <w:rFonts w:cs="Arial"/>
          <w:sz w:val="21"/>
          <w:szCs w:val="21"/>
          <w:shd w:val="clear" w:color="auto" w:fill="FFFFFF"/>
        </w:rPr>
      </w:pPr>
      <w:ins w:id="3907" w:author="Alain Komin" w:date="2022-11-03T13:46:00Z">
        <w:r w:rsidRPr="001F0867">
          <w:rPr>
            <w:rFonts w:cs="Arial"/>
            <w:sz w:val="21"/>
            <w:szCs w:val="21"/>
            <w:shd w:val="clear" w:color="auto" w:fill="FFFFFF"/>
          </w:rPr>
          <w:lastRenderedPageBreak/>
          <w:t xml:space="preserve">After successfully submitting the Order, an external process built by </w:t>
        </w:r>
        <w:proofErr w:type="spellStart"/>
        <w:r w:rsidRPr="001F0867">
          <w:rPr>
            <w:rFonts w:cs="Arial"/>
            <w:sz w:val="21"/>
            <w:szCs w:val="21"/>
            <w:shd w:val="clear" w:color="auto" w:fill="FFFFFF"/>
          </w:rPr>
          <w:t>Gratuz</w:t>
        </w:r>
        <w:proofErr w:type="spellEnd"/>
        <w:r w:rsidRPr="001F0867">
          <w:rPr>
            <w:rFonts w:cs="Arial"/>
            <w:sz w:val="21"/>
            <w:szCs w:val="21"/>
            <w:shd w:val="clear" w:color="auto" w:fill="FFFFFF"/>
          </w:rPr>
          <w:t xml:space="preserve"> Team will perform some changes to the transaction, like changing the customer form the Sales Rep to the Agency.</w:t>
        </w:r>
      </w:ins>
    </w:p>
    <w:p w14:paraId="6BBBB587" w14:textId="59F76C3A" w:rsidR="00AA77A2" w:rsidRDefault="00AA77A2" w:rsidP="001F0867">
      <w:pPr>
        <w:pStyle w:val="ListParagraph"/>
        <w:numPr>
          <w:ilvl w:val="0"/>
          <w:numId w:val="13"/>
        </w:numPr>
        <w:rPr>
          <w:ins w:id="3908" w:author="Alain Komin" w:date="2022-11-03T14:22:00Z"/>
          <w:rFonts w:cs="Arial"/>
          <w:sz w:val="21"/>
          <w:szCs w:val="21"/>
          <w:shd w:val="clear" w:color="auto" w:fill="FFFFFF"/>
        </w:rPr>
      </w:pPr>
      <w:ins w:id="3909" w:author="Alain Komin" w:date="2022-11-03T14:22:00Z">
        <w:r>
          <w:rPr>
            <w:rFonts w:cs="Arial"/>
            <w:sz w:val="21"/>
            <w:szCs w:val="21"/>
            <w:shd w:val="clear" w:color="auto" w:fill="FFFFFF"/>
          </w:rPr>
          <w:t>Shipping Address will not be displayed at checkout.</w:t>
        </w:r>
      </w:ins>
    </w:p>
    <w:p w14:paraId="3DE24A8D" w14:textId="16C19989" w:rsidR="00AA77A2" w:rsidRDefault="00AA77A2" w:rsidP="001F0867">
      <w:pPr>
        <w:pStyle w:val="ListParagraph"/>
        <w:numPr>
          <w:ilvl w:val="0"/>
          <w:numId w:val="13"/>
        </w:numPr>
        <w:rPr>
          <w:ins w:id="3910" w:author="Alain Komin" w:date="2022-11-03T14:37:00Z"/>
          <w:rFonts w:cs="Arial"/>
          <w:sz w:val="21"/>
          <w:szCs w:val="21"/>
          <w:shd w:val="clear" w:color="auto" w:fill="FFFFFF"/>
        </w:rPr>
      </w:pPr>
      <w:ins w:id="3911" w:author="Alain Komin" w:date="2022-11-03T14:22:00Z">
        <w:r>
          <w:rPr>
            <w:rFonts w:cs="Arial"/>
            <w:sz w:val="21"/>
            <w:szCs w:val="21"/>
            <w:shd w:val="clear" w:color="auto" w:fill="FFFFFF"/>
          </w:rPr>
          <w:t>Billing Address displayed at checkout will be the Sales Rep one.</w:t>
        </w:r>
      </w:ins>
    </w:p>
    <w:p w14:paraId="1C2BE2AE" w14:textId="1292585B" w:rsidR="00042CB8" w:rsidRPr="001F0867" w:rsidRDefault="00042CB8" w:rsidP="001F0867">
      <w:pPr>
        <w:pStyle w:val="ListParagraph"/>
        <w:numPr>
          <w:ilvl w:val="0"/>
          <w:numId w:val="13"/>
        </w:numPr>
        <w:rPr>
          <w:ins w:id="3912" w:author="Alain Komin" w:date="2022-11-03T13:46:00Z"/>
          <w:rFonts w:cs="Arial"/>
          <w:sz w:val="21"/>
          <w:szCs w:val="21"/>
          <w:shd w:val="clear" w:color="auto" w:fill="FFFFFF"/>
        </w:rPr>
      </w:pPr>
      <w:ins w:id="3913" w:author="Alain Komin" w:date="2022-11-03T14:37:00Z">
        <w:r>
          <w:rPr>
            <w:rFonts w:cs="Arial"/>
            <w:sz w:val="21"/>
            <w:szCs w:val="21"/>
            <w:shd w:val="clear" w:color="auto" w:fill="FFFFFF"/>
          </w:rPr>
          <w:t xml:space="preserve">The </w:t>
        </w:r>
      </w:ins>
      <w:ins w:id="3914" w:author="Alain Komin" w:date="2022-11-03T14:39:00Z">
        <w:r>
          <w:rPr>
            <w:rFonts w:cs="Arial"/>
            <w:sz w:val="21"/>
            <w:szCs w:val="21"/>
            <w:shd w:val="clear" w:color="auto" w:fill="FFFFFF"/>
          </w:rPr>
          <w:t>Agency Code field on the sales order cannot change the id (</w:t>
        </w:r>
        <w:proofErr w:type="spellStart"/>
        <w:r w:rsidRPr="00042CB8">
          <w:rPr>
            <w:rFonts w:cs="Arial"/>
            <w:i/>
            <w:iCs/>
            <w:sz w:val="21"/>
            <w:szCs w:val="21"/>
            <w:shd w:val="clear" w:color="auto" w:fill="FFFFFF"/>
            <w:rPrChange w:id="3915" w:author="Alain Komin" w:date="2022-11-03T14:39:00Z">
              <w:rPr>
                <w:rFonts w:ascii="Open Sans" w:hAnsi="Open Sans" w:cs="Open Sans"/>
                <w:color w:val="333333"/>
                <w:sz w:val="18"/>
                <w:szCs w:val="18"/>
                <w:shd w:val="clear" w:color="auto" w:fill="FEFEEE"/>
              </w:rPr>
            </w:rPrChange>
          </w:rPr>
          <w:t>custbody_agency_code</w:t>
        </w:r>
        <w:proofErr w:type="spellEnd"/>
        <w:r w:rsidRPr="00042CB8">
          <w:rPr>
            <w:rFonts w:cs="Arial"/>
            <w:sz w:val="21"/>
            <w:szCs w:val="21"/>
            <w:shd w:val="clear" w:color="auto" w:fill="FFFFFF"/>
            <w:rPrChange w:id="3916" w:author="Alain Komin" w:date="2022-11-03T14:39:00Z">
              <w:rPr>
                <w:rFonts w:ascii="Open Sans" w:hAnsi="Open Sans" w:cs="Open Sans"/>
                <w:color w:val="333333"/>
                <w:sz w:val="18"/>
                <w:szCs w:val="18"/>
                <w:shd w:val="clear" w:color="auto" w:fill="FEFEEE"/>
              </w:rPr>
            </w:rPrChange>
          </w:rPr>
          <w:t>)</w:t>
        </w:r>
      </w:ins>
    </w:p>
    <w:p w14:paraId="4C1761FF" w14:textId="77777777" w:rsidR="001F0867" w:rsidRPr="001F0867" w:rsidRDefault="001F0867" w:rsidP="001F0867">
      <w:pPr>
        <w:spacing w:after="0" w:line="240" w:lineRule="auto"/>
        <w:rPr>
          <w:ins w:id="3917" w:author="Alain Komin" w:date="2022-10-27T10:40:00Z"/>
          <w:rFonts w:ascii="Calibri" w:eastAsia="Times New Roman" w:hAnsi="Calibri"/>
          <w:rPrChange w:id="3918" w:author="Alain Komin" w:date="2022-11-03T13:46:00Z">
            <w:rPr>
              <w:ins w:id="3919" w:author="Alain Komin" w:date="2022-10-27T10:40:00Z"/>
            </w:rPr>
          </w:rPrChange>
        </w:rPr>
        <w:pPrChange w:id="3920" w:author="Alain Komin" w:date="2022-11-03T13:46:00Z">
          <w:pPr>
            <w:pStyle w:val="ListParagraph"/>
            <w:numPr>
              <w:numId w:val="13"/>
            </w:numPr>
            <w:spacing w:after="0" w:line="240" w:lineRule="auto"/>
            <w:ind w:left="644" w:hanging="360"/>
            <w:contextualSpacing w:val="0"/>
          </w:pPr>
        </w:pPrChange>
      </w:pPr>
    </w:p>
    <w:p w14:paraId="58F25A5C" w14:textId="661E2028" w:rsidR="00C3296D" w:rsidRPr="00816970" w:rsidDel="00C3296D" w:rsidRDefault="00C3296D">
      <w:pPr>
        <w:pStyle w:val="ListParagraph"/>
        <w:numPr>
          <w:ilvl w:val="0"/>
          <w:numId w:val="13"/>
        </w:numPr>
        <w:rPr>
          <w:ins w:id="3921" w:author="Sebastian Gonzalez" w:date="2022-05-18T12:35:00Z"/>
          <w:del w:id="3922" w:author="Alain Komin" w:date="2022-10-27T10:41:00Z"/>
          <w:rFonts w:cs="Arial"/>
          <w:sz w:val="21"/>
          <w:szCs w:val="21"/>
          <w:shd w:val="clear" w:color="auto" w:fill="FFFFFF"/>
          <w:rPrChange w:id="3923" w:author="Alain Komin" w:date="2022-09-28T10:30:00Z">
            <w:rPr>
              <w:ins w:id="3924" w:author="Sebastian Gonzalez" w:date="2022-05-18T12:35:00Z"/>
              <w:del w:id="3925" w:author="Alain Komin" w:date="2022-10-27T10:41:00Z"/>
              <w:lang w:val="en-US"/>
            </w:rPr>
          </w:rPrChange>
        </w:rPr>
        <w:pPrChange w:id="3926" w:author="Sebastian Gonzalez" w:date="2022-05-18T12:35:00Z">
          <w:pPr/>
        </w:pPrChange>
      </w:pPr>
    </w:p>
    <w:p w14:paraId="794C6158" w14:textId="66314991" w:rsidR="00DF1214" w:rsidRPr="000978BD" w:rsidDel="00C85F49" w:rsidRDefault="00DF1214" w:rsidP="00DF1214">
      <w:pPr>
        <w:rPr>
          <w:ins w:id="3927" w:author="Sebastian Gonzalez" w:date="2022-05-18T12:28:00Z"/>
          <w:del w:id="3928" w:author="Alain Komin" w:date="2022-09-05T11:24:00Z"/>
          <w:lang w:val="en-US"/>
        </w:rPr>
      </w:pPr>
      <w:ins w:id="3929" w:author="Sebastian Gonzalez" w:date="2022-05-18T12:28:00Z">
        <w:del w:id="3930" w:author="Alain Komin" w:date="2022-09-05T11:24:00Z">
          <w:r w:rsidRPr="00CC5B34" w:rsidDel="00C85F49">
            <w:rPr>
              <w:b/>
              <w:bCs/>
              <w:color w:val="0070C0"/>
              <w:lang w:val="en-US"/>
            </w:rPr>
            <w:delText>(DELETE TEXT ABOVE ONCE THIS SECTION IS COMPLETED)</w:delText>
          </w:r>
        </w:del>
      </w:ins>
    </w:p>
    <w:p w14:paraId="275CAB52" w14:textId="77777777" w:rsidR="0071121C" w:rsidRPr="00DF1214" w:rsidRDefault="0071121C">
      <w:pPr>
        <w:rPr>
          <w:ins w:id="3931" w:author="Villaverde, Alfredo" w:date="2022-03-10T13:15:00Z"/>
        </w:rPr>
        <w:pPrChange w:id="3932" w:author="Villaverde, Alfredo" w:date="2022-03-10T14:32:00Z">
          <w:pPr>
            <w:pStyle w:val="Heading1"/>
          </w:pPr>
        </w:pPrChange>
      </w:pPr>
    </w:p>
    <w:p w14:paraId="3E50455B" w14:textId="77777777" w:rsidR="001F0867" w:rsidRDefault="001F0867">
      <w:pPr>
        <w:rPr>
          <w:ins w:id="3933" w:author="Alain Komin" w:date="2022-11-03T13:46:00Z"/>
          <w:rFonts w:eastAsia="Times New Roman" w:cs="Arial"/>
          <w:color w:val="F96A1B" w:themeColor="accent2"/>
          <w:kern w:val="28"/>
          <w:sz w:val="36"/>
          <w:szCs w:val="36"/>
          <w:lang w:val="en-US"/>
        </w:rPr>
      </w:pPr>
      <w:ins w:id="3934" w:author="Alain Komin" w:date="2022-11-03T13:46:00Z">
        <w:r>
          <w:br w:type="page"/>
        </w:r>
      </w:ins>
    </w:p>
    <w:p w14:paraId="22EC2605" w14:textId="4C46419F" w:rsidR="00F44063" w:rsidDel="00C3296D" w:rsidRDefault="00F44063" w:rsidP="00F44063">
      <w:pPr>
        <w:pStyle w:val="Heading1"/>
        <w:rPr>
          <w:ins w:id="3935" w:author="Villaverde, Alfredo" w:date="2022-03-10T14:32:00Z"/>
          <w:del w:id="3936" w:author="Alain Komin" w:date="2022-10-27T10:41:00Z"/>
        </w:rPr>
      </w:pPr>
      <w:ins w:id="3937" w:author="Villaverde, Alfredo" w:date="2022-03-10T13:15:00Z">
        <w:del w:id="3938" w:author="Alain Komin" w:date="2022-10-27T10:41:00Z">
          <w:r w:rsidDel="00C3296D">
            <w:lastRenderedPageBreak/>
            <w:delText>Constraints and limitations</w:delText>
          </w:r>
        </w:del>
      </w:ins>
    </w:p>
    <w:p w14:paraId="5BFF5AC2" w14:textId="5CD00B9E" w:rsidR="00396076" w:rsidDel="00C3296D" w:rsidRDefault="00396076" w:rsidP="00396076">
      <w:pPr>
        <w:rPr>
          <w:ins w:id="3939" w:author="Sebastian Gonzalez" w:date="2022-05-18T12:38:00Z"/>
          <w:del w:id="3940" w:author="Alain Komin" w:date="2022-10-27T10:41:00Z"/>
          <w:b/>
          <w:bCs/>
          <w:color w:val="0070C0"/>
          <w:lang w:val="en-US"/>
        </w:rPr>
      </w:pPr>
      <w:ins w:id="3941" w:author="Sebastian Gonzalez" w:date="2022-05-18T12:38:00Z">
        <w:del w:id="3942" w:author="Alain Komin" w:date="2022-10-27T10:41:00Z">
          <w:r w:rsidRPr="00CC5B34" w:rsidDel="00C3296D">
            <w:rPr>
              <w:b/>
              <w:bCs/>
              <w:color w:val="0070C0"/>
              <w:lang w:val="en-US"/>
            </w:rPr>
            <w:delText>GUIDELINE FOR THIS SECTION (DELETE TEXT BELOW ONCE THIS SECTION IS COMPLETED)</w:delText>
          </w:r>
          <w:bookmarkStart w:id="3943" w:name="_Toc117759726"/>
          <w:bookmarkEnd w:id="3943"/>
        </w:del>
      </w:ins>
    </w:p>
    <w:p w14:paraId="6E49BA90" w14:textId="2A22D3D3" w:rsidR="00396076" w:rsidDel="00C3296D" w:rsidRDefault="00396076" w:rsidP="00396076">
      <w:pPr>
        <w:rPr>
          <w:ins w:id="3944" w:author="Sebastian Gonzalez" w:date="2022-05-18T12:38:00Z"/>
          <w:del w:id="3945" w:author="Alain Komin" w:date="2022-10-27T10:41:00Z"/>
          <w:b/>
          <w:bCs/>
          <w:color w:val="0070C0"/>
          <w:lang w:val="en-US"/>
        </w:rPr>
      </w:pPr>
      <w:ins w:id="3946" w:author="Sebastian Gonzalez" w:date="2022-05-18T12:42:00Z">
        <w:del w:id="3947" w:author="Alain Komin" w:date="2022-10-27T10:41:00Z">
          <w:r w:rsidDel="00C3296D">
            <w:rPr>
              <w:lang w:val="en-US"/>
            </w:rPr>
            <w:delText>This section should list all the constraints and limitations known until the date</w:delText>
          </w:r>
        </w:del>
      </w:ins>
      <w:ins w:id="3948" w:author="Sebastian Gonzalez" w:date="2022-05-18T12:38:00Z">
        <w:del w:id="3949" w:author="Alain Komin" w:date="2022-10-27T10:41:00Z">
          <w:r w:rsidDel="00C3296D">
            <w:rPr>
              <w:lang w:val="en-US"/>
            </w:rPr>
            <w:delText>.</w:delText>
          </w:r>
          <w:bookmarkStart w:id="3950" w:name="_Toc117759727"/>
          <w:bookmarkEnd w:id="3950"/>
        </w:del>
      </w:ins>
    </w:p>
    <w:p w14:paraId="1D870A58" w14:textId="49843065" w:rsidR="00396076" w:rsidDel="00C3296D" w:rsidRDefault="00396076" w:rsidP="00396076">
      <w:pPr>
        <w:rPr>
          <w:ins w:id="3951" w:author="Sebastian Gonzalez" w:date="2022-05-18T12:38:00Z"/>
          <w:del w:id="3952" w:author="Alain Komin" w:date="2022-10-27T10:41:00Z"/>
          <w:b/>
          <w:bCs/>
          <w:i/>
          <w:iCs/>
          <w:lang w:val="en-US"/>
        </w:rPr>
      </w:pPr>
      <w:ins w:id="3953" w:author="Sebastian Gonzalez" w:date="2022-05-18T12:38:00Z">
        <w:del w:id="3954" w:author="Alain Komin" w:date="2022-10-27T10:41:00Z">
          <w:r w:rsidRPr="000978BD" w:rsidDel="00C3296D">
            <w:rPr>
              <w:b/>
              <w:bCs/>
              <w:i/>
              <w:iCs/>
              <w:lang w:val="en-US"/>
            </w:rPr>
            <w:delText xml:space="preserve">[This section is </w:delText>
          </w:r>
          <w:r w:rsidDel="00C3296D">
            <w:rPr>
              <w:b/>
              <w:bCs/>
              <w:i/>
              <w:iCs/>
              <w:lang w:val="en-US"/>
            </w:rPr>
            <w:delText xml:space="preserve">optional as final output on the document. The contents of this section will depend on if </w:delText>
          </w:r>
        </w:del>
      </w:ins>
      <w:ins w:id="3955" w:author="Sebastian Gonzalez" w:date="2022-05-18T12:42:00Z">
        <w:del w:id="3956" w:author="Alain Komin" w:date="2022-10-27T10:41:00Z">
          <w:r w:rsidR="009C6D07" w:rsidDel="00C3296D">
            <w:rPr>
              <w:b/>
              <w:bCs/>
              <w:i/>
              <w:iCs/>
              <w:lang w:val="en-US"/>
            </w:rPr>
            <w:delText>limitations</w:delText>
          </w:r>
        </w:del>
      </w:ins>
      <w:ins w:id="3957" w:author="Sebastian Gonzalez" w:date="2022-05-18T12:38:00Z">
        <w:del w:id="3958" w:author="Alain Komin" w:date="2022-10-27T10:41:00Z">
          <w:r w:rsidDel="00C3296D">
            <w:rPr>
              <w:b/>
              <w:bCs/>
              <w:i/>
              <w:iCs/>
              <w:lang w:val="en-US"/>
            </w:rPr>
            <w:delText xml:space="preserve"> exists or not. Although the section is optional it must be part of the analysis process to determine if it is needed or not.]</w:delText>
          </w:r>
          <w:bookmarkStart w:id="3959" w:name="_Toc117759728"/>
          <w:bookmarkEnd w:id="3959"/>
        </w:del>
      </w:ins>
    </w:p>
    <w:p w14:paraId="60A49853" w14:textId="3D409FD1" w:rsidR="00396076" w:rsidRPr="000978BD" w:rsidDel="00C3296D" w:rsidRDefault="00396076" w:rsidP="00396076">
      <w:pPr>
        <w:rPr>
          <w:ins w:id="3960" w:author="Sebastian Gonzalez" w:date="2022-05-18T12:38:00Z"/>
          <w:del w:id="3961" w:author="Alain Komin" w:date="2022-10-27T10:41:00Z"/>
          <w:lang w:val="en-US"/>
        </w:rPr>
      </w:pPr>
      <w:ins w:id="3962" w:author="Sebastian Gonzalez" w:date="2022-05-18T12:38:00Z">
        <w:del w:id="3963" w:author="Alain Komin" w:date="2022-10-27T10:41:00Z">
          <w:r w:rsidRPr="000978BD" w:rsidDel="00C3296D">
            <w:rPr>
              <w:lang w:val="en-US"/>
            </w:rPr>
            <w:delText>For example:</w:delText>
          </w:r>
          <w:bookmarkStart w:id="3964" w:name="_Toc117759729"/>
          <w:bookmarkEnd w:id="3964"/>
        </w:del>
      </w:ins>
    </w:p>
    <w:p w14:paraId="55B9D9EC" w14:textId="6A8BE76B" w:rsidR="00396076" w:rsidDel="00C3296D" w:rsidRDefault="009C6D07" w:rsidP="00396076">
      <w:pPr>
        <w:pStyle w:val="ListParagraph"/>
        <w:numPr>
          <w:ilvl w:val="0"/>
          <w:numId w:val="13"/>
        </w:numPr>
        <w:rPr>
          <w:ins w:id="3965" w:author="Sebastian Gonzalez" w:date="2022-05-18T12:42:00Z"/>
          <w:del w:id="3966" w:author="Alain Komin" w:date="2022-10-27T10:41:00Z"/>
          <w:rFonts w:cs="Arial"/>
          <w:i/>
          <w:iCs/>
          <w:sz w:val="21"/>
          <w:szCs w:val="21"/>
          <w:shd w:val="clear" w:color="auto" w:fill="FFFFFF"/>
        </w:rPr>
      </w:pPr>
      <w:ins w:id="3967" w:author="Sebastian Gonzalez" w:date="2022-05-18T12:43:00Z">
        <w:del w:id="3968" w:author="Alain Komin" w:date="2022-10-27T10:41:00Z">
          <w:r w:rsidDel="00C3296D">
            <w:rPr>
              <w:rFonts w:cs="Arial"/>
              <w:i/>
              <w:iCs/>
              <w:sz w:val="21"/>
              <w:szCs w:val="21"/>
              <w:shd w:val="clear" w:color="auto" w:fill="FFFFFF"/>
            </w:rPr>
            <w:delText>BOPIS</w:delText>
          </w:r>
        </w:del>
      </w:ins>
      <w:ins w:id="3969" w:author="Sebastian Gonzalez" w:date="2022-05-18T12:42:00Z">
        <w:del w:id="3970" w:author="Alain Komin" w:date="2022-10-27T10:41:00Z">
          <w:r w:rsidDel="00C3296D">
            <w:rPr>
              <w:rFonts w:cs="Arial"/>
              <w:i/>
              <w:iCs/>
              <w:sz w:val="21"/>
              <w:szCs w:val="21"/>
              <w:shd w:val="clear" w:color="auto" w:fill="FFFFFF"/>
            </w:rPr>
            <w:delText xml:space="preserve"> is not compatible with scriptable cart.</w:delText>
          </w:r>
          <w:bookmarkStart w:id="3971" w:name="_Toc117759730"/>
          <w:bookmarkEnd w:id="3971"/>
        </w:del>
      </w:ins>
    </w:p>
    <w:p w14:paraId="1FAFF1DE" w14:textId="44E4CBC9" w:rsidR="009C6D07" w:rsidDel="00C3296D" w:rsidRDefault="009C6D07" w:rsidP="00396076">
      <w:pPr>
        <w:pStyle w:val="ListParagraph"/>
        <w:numPr>
          <w:ilvl w:val="0"/>
          <w:numId w:val="13"/>
        </w:numPr>
        <w:rPr>
          <w:ins w:id="3972" w:author="Sebastian Gonzalez" w:date="2022-05-18T12:43:00Z"/>
          <w:del w:id="3973" w:author="Alain Komin" w:date="2022-10-27T10:41:00Z"/>
          <w:rFonts w:cs="Arial"/>
          <w:i/>
          <w:iCs/>
          <w:sz w:val="21"/>
          <w:szCs w:val="21"/>
          <w:shd w:val="clear" w:color="auto" w:fill="FFFFFF"/>
        </w:rPr>
      </w:pPr>
      <w:ins w:id="3974" w:author="Sebastian Gonzalez" w:date="2022-05-18T12:42:00Z">
        <w:del w:id="3975" w:author="Alain Komin" w:date="2022-10-27T10:41:00Z">
          <w:r w:rsidDel="00C3296D">
            <w:rPr>
              <w:rFonts w:cs="Arial"/>
              <w:i/>
              <w:iCs/>
              <w:sz w:val="21"/>
              <w:szCs w:val="21"/>
              <w:shd w:val="clear" w:color="auto" w:fill="FFFFFF"/>
            </w:rPr>
            <w:delText>Customer Item pr</w:delText>
          </w:r>
        </w:del>
      </w:ins>
      <w:ins w:id="3976" w:author="Sebastian Gonzalez" w:date="2022-05-18T12:43:00Z">
        <w:del w:id="3977" w:author="Alain Komin" w:date="2022-10-27T10:41:00Z">
          <w:r w:rsidDel="00C3296D">
            <w:rPr>
              <w:rFonts w:cs="Arial"/>
              <w:i/>
              <w:iCs/>
              <w:sz w:val="21"/>
              <w:szCs w:val="21"/>
              <w:shd w:val="clear" w:color="auto" w:fill="FFFFFF"/>
            </w:rPr>
            <w:delText>icing is limited to 10.000 records.</w:delText>
          </w:r>
          <w:bookmarkStart w:id="3978" w:name="_Toc117759731"/>
          <w:bookmarkEnd w:id="3978"/>
        </w:del>
      </w:ins>
    </w:p>
    <w:p w14:paraId="1FEABAFB" w14:textId="5016B05D" w:rsidR="009C6D07" w:rsidRPr="000978BD" w:rsidDel="00C3296D" w:rsidRDefault="009C6D07" w:rsidP="00396076">
      <w:pPr>
        <w:pStyle w:val="ListParagraph"/>
        <w:numPr>
          <w:ilvl w:val="0"/>
          <w:numId w:val="13"/>
        </w:numPr>
        <w:rPr>
          <w:ins w:id="3979" w:author="Sebastian Gonzalez" w:date="2022-05-18T12:38:00Z"/>
          <w:del w:id="3980" w:author="Alain Komin" w:date="2022-10-27T10:41:00Z"/>
          <w:rFonts w:cs="Arial"/>
          <w:i/>
          <w:iCs/>
          <w:sz w:val="21"/>
          <w:szCs w:val="21"/>
          <w:shd w:val="clear" w:color="auto" w:fill="FFFFFF"/>
        </w:rPr>
      </w:pPr>
      <w:ins w:id="3981" w:author="Sebastian Gonzalez" w:date="2022-05-18T12:43:00Z">
        <w:del w:id="3982" w:author="Alain Komin" w:date="2022-10-27T10:41:00Z">
          <w:r w:rsidDel="00C3296D">
            <w:rPr>
              <w:rFonts w:cs="Arial"/>
              <w:i/>
              <w:iCs/>
              <w:sz w:val="21"/>
              <w:szCs w:val="21"/>
              <w:shd w:val="clear" w:color="auto" w:fill="FFFFFF"/>
            </w:rPr>
            <w:delText>Etc.</w:delText>
          </w:r>
        </w:del>
      </w:ins>
      <w:bookmarkStart w:id="3983" w:name="_Toc117759732"/>
      <w:bookmarkEnd w:id="3983"/>
    </w:p>
    <w:p w14:paraId="13F5DD9F" w14:textId="5E1A3072" w:rsidR="0071121C" w:rsidRPr="00517DC5" w:rsidDel="00C3296D" w:rsidRDefault="00396076">
      <w:pPr>
        <w:rPr>
          <w:ins w:id="3984" w:author="Villaverde, Alfredo" w:date="2022-03-10T13:15:00Z"/>
          <w:del w:id="3985" w:author="Alain Komin" w:date="2022-10-27T10:41:00Z"/>
        </w:rPr>
        <w:pPrChange w:id="3986" w:author="Villaverde, Alfredo" w:date="2022-03-10T14:32:00Z">
          <w:pPr>
            <w:pStyle w:val="Heading1"/>
          </w:pPr>
        </w:pPrChange>
      </w:pPr>
      <w:ins w:id="3987" w:author="Sebastian Gonzalez" w:date="2022-05-18T12:38:00Z">
        <w:del w:id="3988" w:author="Alain Komin" w:date="2022-10-27T10:41:00Z">
          <w:r w:rsidRPr="00CC5B34" w:rsidDel="00C3296D">
            <w:rPr>
              <w:b/>
              <w:bCs/>
              <w:color w:val="0070C0"/>
              <w:lang w:val="en-US"/>
            </w:rPr>
            <w:delText>(DELETE TEXT ABOVE ONCE THIS SECTION IS COMPLETED)</w:delText>
          </w:r>
        </w:del>
      </w:ins>
      <w:bookmarkStart w:id="3989" w:name="_Toc117759733"/>
      <w:bookmarkEnd w:id="3989"/>
    </w:p>
    <w:p w14:paraId="4AB2E1E3" w14:textId="5C43DF9E" w:rsidR="00F44063" w:rsidDel="00C3296D" w:rsidRDefault="00F44063" w:rsidP="00F44063">
      <w:pPr>
        <w:pStyle w:val="Heading1"/>
        <w:rPr>
          <w:ins w:id="3990" w:author="Villaverde, Alfredo" w:date="2022-03-10T14:32:00Z"/>
          <w:del w:id="3991" w:author="Alain Komin" w:date="2022-10-27T10:41:00Z"/>
        </w:rPr>
      </w:pPr>
      <w:ins w:id="3992" w:author="Villaverde, Alfredo" w:date="2022-03-10T13:15:00Z">
        <w:del w:id="3993" w:author="Alain Komin" w:date="2022-10-27T10:41:00Z">
          <w:r w:rsidDel="00C3296D">
            <w:delText>Risks</w:delText>
          </w:r>
        </w:del>
      </w:ins>
      <w:bookmarkStart w:id="3994" w:name="_Toc117759734"/>
      <w:bookmarkEnd w:id="3994"/>
    </w:p>
    <w:p w14:paraId="227606A5" w14:textId="3FE1C188" w:rsidR="009C6D07" w:rsidDel="00C3296D" w:rsidRDefault="009C6D07" w:rsidP="009C6D07">
      <w:pPr>
        <w:rPr>
          <w:ins w:id="3995" w:author="Sebastian Gonzalez" w:date="2022-05-18T12:43:00Z"/>
          <w:del w:id="3996" w:author="Alain Komin" w:date="2022-10-27T10:41:00Z"/>
          <w:b/>
          <w:bCs/>
          <w:color w:val="0070C0"/>
          <w:lang w:val="en-US"/>
        </w:rPr>
      </w:pPr>
      <w:ins w:id="3997" w:author="Sebastian Gonzalez" w:date="2022-05-18T12:43:00Z">
        <w:del w:id="3998" w:author="Alain Komin" w:date="2022-10-27T10:41:00Z">
          <w:r w:rsidRPr="00CC5B34" w:rsidDel="00C3296D">
            <w:rPr>
              <w:b/>
              <w:bCs/>
              <w:color w:val="0070C0"/>
              <w:lang w:val="en-US"/>
            </w:rPr>
            <w:delText>GUIDELINE FOR THIS SECTION (DELETE TEXT BELOW ONCE THIS SECTION IS COMPLETED)</w:delText>
          </w:r>
          <w:bookmarkStart w:id="3999" w:name="_Toc117759735"/>
          <w:bookmarkEnd w:id="3999"/>
        </w:del>
      </w:ins>
    </w:p>
    <w:p w14:paraId="24E9ABAE" w14:textId="28682D1F" w:rsidR="009C6D07" w:rsidDel="00C3296D" w:rsidRDefault="009C6D07" w:rsidP="009C6D07">
      <w:pPr>
        <w:rPr>
          <w:ins w:id="4000" w:author="Sebastian Gonzalez" w:date="2022-05-18T12:43:00Z"/>
          <w:del w:id="4001" w:author="Alain Komin" w:date="2022-10-27T10:41:00Z"/>
          <w:b/>
          <w:bCs/>
          <w:color w:val="0070C0"/>
          <w:lang w:val="en-US"/>
        </w:rPr>
      </w:pPr>
      <w:ins w:id="4002" w:author="Sebastian Gonzalez" w:date="2022-05-18T12:43:00Z">
        <w:del w:id="4003" w:author="Alain Komin" w:date="2022-10-27T10:41:00Z">
          <w:r w:rsidDel="00C3296D">
            <w:rPr>
              <w:lang w:val="en-US"/>
            </w:rPr>
            <w:delText>This section should list all the risks that this solution may face or introd</w:delText>
          </w:r>
        </w:del>
      </w:ins>
      <w:ins w:id="4004" w:author="Sebastian Gonzalez" w:date="2022-05-18T12:44:00Z">
        <w:del w:id="4005" w:author="Alain Komin" w:date="2022-10-27T10:41:00Z">
          <w:r w:rsidDel="00C3296D">
            <w:rPr>
              <w:lang w:val="en-US"/>
            </w:rPr>
            <w:delText>uce to the system.</w:delText>
          </w:r>
        </w:del>
      </w:ins>
      <w:bookmarkStart w:id="4006" w:name="_Toc117759736"/>
      <w:bookmarkEnd w:id="4006"/>
    </w:p>
    <w:p w14:paraId="336C047C" w14:textId="6264356B" w:rsidR="009C6D07" w:rsidDel="00C3296D" w:rsidRDefault="009C6D07" w:rsidP="009C6D07">
      <w:pPr>
        <w:rPr>
          <w:ins w:id="4007" w:author="Sebastian Gonzalez" w:date="2022-05-18T12:43:00Z"/>
          <w:del w:id="4008" w:author="Alain Komin" w:date="2022-10-27T10:41:00Z"/>
          <w:b/>
          <w:bCs/>
          <w:i/>
          <w:iCs/>
          <w:lang w:val="en-US"/>
        </w:rPr>
      </w:pPr>
      <w:ins w:id="4009" w:author="Sebastian Gonzalez" w:date="2022-05-18T12:43:00Z">
        <w:del w:id="4010" w:author="Alain Komin" w:date="2022-10-27T10:41:00Z">
          <w:r w:rsidRPr="000978BD" w:rsidDel="00C3296D">
            <w:rPr>
              <w:b/>
              <w:bCs/>
              <w:i/>
              <w:iCs/>
              <w:lang w:val="en-US"/>
            </w:rPr>
            <w:delText xml:space="preserve">[This section is </w:delText>
          </w:r>
          <w:r w:rsidDel="00C3296D">
            <w:rPr>
              <w:b/>
              <w:bCs/>
              <w:i/>
              <w:iCs/>
              <w:lang w:val="en-US"/>
            </w:rPr>
            <w:delText xml:space="preserve">optional as final output on the document. The contents of this section will depend on if </w:delText>
          </w:r>
        </w:del>
      </w:ins>
      <w:ins w:id="4011" w:author="Sebastian Gonzalez" w:date="2022-05-18T12:44:00Z">
        <w:del w:id="4012" w:author="Alain Komin" w:date="2022-10-27T10:41:00Z">
          <w:r w:rsidDel="00C3296D">
            <w:rPr>
              <w:b/>
              <w:bCs/>
              <w:i/>
              <w:iCs/>
              <w:lang w:val="en-US"/>
            </w:rPr>
            <w:delText>risks</w:delText>
          </w:r>
        </w:del>
      </w:ins>
      <w:ins w:id="4013" w:author="Sebastian Gonzalez" w:date="2022-05-18T12:43:00Z">
        <w:del w:id="4014" w:author="Alain Komin" w:date="2022-10-27T10:41:00Z">
          <w:r w:rsidDel="00C3296D">
            <w:rPr>
              <w:b/>
              <w:bCs/>
              <w:i/>
              <w:iCs/>
              <w:lang w:val="en-US"/>
            </w:rPr>
            <w:delText xml:space="preserve"> exists or not. Although the section is optional it must be part of the analysis process to determine if it is needed or not.]</w:delText>
          </w:r>
          <w:bookmarkStart w:id="4015" w:name="_Toc117759737"/>
          <w:bookmarkEnd w:id="4015"/>
        </w:del>
      </w:ins>
    </w:p>
    <w:p w14:paraId="51F4CD75" w14:textId="07FD6C64" w:rsidR="009C6D07" w:rsidRPr="000978BD" w:rsidDel="00C3296D" w:rsidRDefault="009C6D07" w:rsidP="009C6D07">
      <w:pPr>
        <w:rPr>
          <w:ins w:id="4016" w:author="Sebastian Gonzalez" w:date="2022-05-18T12:43:00Z"/>
          <w:del w:id="4017" w:author="Alain Komin" w:date="2022-10-27T10:41:00Z"/>
          <w:lang w:val="en-US"/>
        </w:rPr>
      </w:pPr>
      <w:ins w:id="4018" w:author="Sebastian Gonzalez" w:date="2022-05-18T12:43:00Z">
        <w:del w:id="4019" w:author="Alain Komin" w:date="2022-10-27T10:41:00Z">
          <w:r w:rsidRPr="000978BD" w:rsidDel="00C3296D">
            <w:rPr>
              <w:lang w:val="en-US"/>
            </w:rPr>
            <w:delText>For example:</w:delText>
          </w:r>
          <w:bookmarkStart w:id="4020" w:name="_Toc117759738"/>
          <w:bookmarkEnd w:id="4020"/>
        </w:del>
      </w:ins>
    </w:p>
    <w:p w14:paraId="370E680B" w14:textId="3AB17870" w:rsidR="009C6D07" w:rsidDel="00C3296D" w:rsidRDefault="009C6D07" w:rsidP="009C6D07">
      <w:pPr>
        <w:pStyle w:val="ListParagraph"/>
        <w:numPr>
          <w:ilvl w:val="0"/>
          <w:numId w:val="13"/>
        </w:numPr>
        <w:rPr>
          <w:ins w:id="4021" w:author="Sebastian Gonzalez" w:date="2022-05-18T12:44:00Z"/>
          <w:del w:id="4022" w:author="Alain Komin" w:date="2022-10-27T10:41:00Z"/>
          <w:rFonts w:cs="Arial"/>
          <w:i/>
          <w:iCs/>
          <w:sz w:val="21"/>
          <w:szCs w:val="21"/>
          <w:shd w:val="clear" w:color="auto" w:fill="FFFFFF"/>
        </w:rPr>
      </w:pPr>
      <w:ins w:id="4023" w:author="Sebastian Gonzalez" w:date="2022-05-18T12:44:00Z">
        <w:del w:id="4024" w:author="Alain Komin" w:date="2022-10-27T10:41:00Z">
          <w:r w:rsidDel="00C3296D">
            <w:rPr>
              <w:rFonts w:cs="Arial"/>
              <w:i/>
              <w:iCs/>
              <w:sz w:val="21"/>
              <w:szCs w:val="21"/>
              <w:shd w:val="clear" w:color="auto" w:fill="FFFFFF"/>
            </w:rPr>
            <w:delText xml:space="preserve">If a third party integration is needed then there is a risk that the third party could break eventually and impact the site. </w:delText>
          </w:r>
          <w:bookmarkStart w:id="4025" w:name="_Toc117759739"/>
          <w:bookmarkEnd w:id="4025"/>
        </w:del>
      </w:ins>
    </w:p>
    <w:p w14:paraId="0797236B" w14:textId="11F80ABF" w:rsidR="009C6D07" w:rsidDel="00C3296D" w:rsidRDefault="009C6D07" w:rsidP="009C6D07">
      <w:pPr>
        <w:pStyle w:val="ListParagraph"/>
        <w:numPr>
          <w:ilvl w:val="0"/>
          <w:numId w:val="13"/>
        </w:numPr>
        <w:rPr>
          <w:ins w:id="4026" w:author="Sebastian Gonzalez" w:date="2022-05-18T12:46:00Z"/>
          <w:del w:id="4027" w:author="Alain Komin" w:date="2022-10-27T10:41:00Z"/>
          <w:rFonts w:cs="Arial"/>
          <w:i/>
          <w:iCs/>
          <w:sz w:val="21"/>
          <w:szCs w:val="21"/>
          <w:shd w:val="clear" w:color="auto" w:fill="FFFFFF"/>
        </w:rPr>
      </w:pPr>
      <w:ins w:id="4028" w:author="Sebastian Gonzalez" w:date="2022-05-18T12:45:00Z">
        <w:del w:id="4029" w:author="Alain Komin" w:date="2022-10-27T10:41:00Z">
          <w:r w:rsidDel="00C3296D">
            <w:rPr>
              <w:rFonts w:cs="Arial"/>
              <w:i/>
              <w:iCs/>
              <w:sz w:val="21"/>
              <w:szCs w:val="21"/>
              <w:shd w:val="clear" w:color="auto" w:fill="FFFFFF"/>
            </w:rPr>
            <w:delText xml:space="preserve">If working with SCS and CSS rules are being used to achieve certain behavior then the theme could be updated in the future and the CSS rules </w:delText>
          </w:r>
        </w:del>
      </w:ins>
      <w:ins w:id="4030" w:author="Sebastian Gonzalez" w:date="2022-05-18T12:46:00Z">
        <w:del w:id="4031" w:author="Alain Komin" w:date="2022-10-27T10:41:00Z">
          <w:r w:rsidDel="00C3296D">
            <w:rPr>
              <w:rFonts w:cs="Arial"/>
              <w:i/>
              <w:iCs/>
              <w:sz w:val="21"/>
              <w:szCs w:val="21"/>
              <w:shd w:val="clear" w:color="auto" w:fill="FFFFFF"/>
            </w:rPr>
            <w:delText>might</w:delText>
          </w:r>
        </w:del>
      </w:ins>
      <w:ins w:id="4032" w:author="Sebastian Gonzalez" w:date="2022-05-18T12:45:00Z">
        <w:del w:id="4033" w:author="Alain Komin" w:date="2022-10-27T10:41:00Z">
          <w:r w:rsidDel="00C3296D">
            <w:rPr>
              <w:rFonts w:cs="Arial"/>
              <w:i/>
              <w:iCs/>
              <w:sz w:val="21"/>
              <w:szCs w:val="21"/>
              <w:shd w:val="clear" w:color="auto" w:fill="FFFFFF"/>
            </w:rPr>
            <w:delText xml:space="preserve"> no longer work (although this is highly improbable the ri</w:delText>
          </w:r>
        </w:del>
      </w:ins>
      <w:ins w:id="4034" w:author="Sebastian Gonzalez" w:date="2022-05-18T12:46:00Z">
        <w:del w:id="4035" w:author="Alain Komin" w:date="2022-10-27T10:41:00Z">
          <w:r w:rsidDel="00C3296D">
            <w:rPr>
              <w:rFonts w:cs="Arial"/>
              <w:i/>
              <w:iCs/>
              <w:sz w:val="21"/>
              <w:szCs w:val="21"/>
              <w:shd w:val="clear" w:color="auto" w:fill="FFFFFF"/>
            </w:rPr>
            <w:delText>sk exists).</w:delText>
          </w:r>
          <w:bookmarkStart w:id="4036" w:name="_Toc117759740"/>
          <w:bookmarkEnd w:id="4036"/>
        </w:del>
      </w:ins>
    </w:p>
    <w:p w14:paraId="6C5F600E" w14:textId="4E72BD74" w:rsidR="009C6D07" w:rsidRPr="000978BD" w:rsidDel="00C3296D" w:rsidRDefault="009C6D07" w:rsidP="009C6D07">
      <w:pPr>
        <w:pStyle w:val="ListParagraph"/>
        <w:numPr>
          <w:ilvl w:val="0"/>
          <w:numId w:val="13"/>
        </w:numPr>
        <w:rPr>
          <w:ins w:id="4037" w:author="Sebastian Gonzalez" w:date="2022-05-18T12:43:00Z"/>
          <w:del w:id="4038" w:author="Alain Komin" w:date="2022-10-27T10:41:00Z"/>
          <w:rFonts w:cs="Arial"/>
          <w:i/>
          <w:iCs/>
          <w:sz w:val="21"/>
          <w:szCs w:val="21"/>
          <w:shd w:val="clear" w:color="auto" w:fill="FFFFFF"/>
        </w:rPr>
      </w:pPr>
      <w:ins w:id="4039" w:author="Sebastian Gonzalez" w:date="2022-05-18T12:46:00Z">
        <w:del w:id="4040" w:author="Alain Komin" w:date="2022-10-27T10:41:00Z">
          <w:r w:rsidDel="00C3296D">
            <w:rPr>
              <w:rFonts w:cs="Arial"/>
              <w:i/>
              <w:iCs/>
              <w:sz w:val="21"/>
              <w:szCs w:val="21"/>
              <w:shd w:val="clear" w:color="auto" w:fill="FFFFFF"/>
            </w:rPr>
            <w:delText>Etc.</w:delText>
          </w:r>
        </w:del>
      </w:ins>
      <w:bookmarkStart w:id="4041" w:name="_Toc117759741"/>
      <w:bookmarkEnd w:id="4041"/>
    </w:p>
    <w:p w14:paraId="3EBA43A4" w14:textId="44442F33" w:rsidR="009C6D07" w:rsidRPr="00517DC5" w:rsidDel="00C3296D" w:rsidRDefault="009C6D07" w:rsidP="009C6D07">
      <w:pPr>
        <w:rPr>
          <w:ins w:id="4042" w:author="Sebastian Gonzalez" w:date="2022-05-18T12:43:00Z"/>
          <w:del w:id="4043" w:author="Alain Komin" w:date="2022-10-27T10:41:00Z"/>
        </w:rPr>
      </w:pPr>
      <w:ins w:id="4044" w:author="Sebastian Gonzalez" w:date="2022-05-18T12:43:00Z">
        <w:del w:id="4045" w:author="Alain Komin" w:date="2022-10-27T10:41:00Z">
          <w:r w:rsidRPr="00CC5B34" w:rsidDel="00C3296D">
            <w:rPr>
              <w:b/>
              <w:bCs/>
              <w:color w:val="0070C0"/>
              <w:lang w:val="en-US"/>
            </w:rPr>
            <w:delText>(DELETE TEXT ABOVE ONCE THIS SECTION IS COMPLETED)</w:delText>
          </w:r>
          <w:bookmarkStart w:id="4046" w:name="_Toc117759742"/>
          <w:bookmarkEnd w:id="4046"/>
        </w:del>
      </w:ins>
    </w:p>
    <w:p w14:paraId="5418167C" w14:textId="593FD95F" w:rsidR="00A6451E" w:rsidRDefault="007313B0" w:rsidP="00A6451E">
      <w:pPr>
        <w:pStyle w:val="Heading1"/>
        <w:rPr>
          <w:ins w:id="4047" w:author="Alain Komin" w:date="2022-08-29T15:17:00Z"/>
        </w:rPr>
      </w:pPr>
      <w:bookmarkStart w:id="4048" w:name="_Toc117759743"/>
      <w:ins w:id="4049" w:author="Alain Komin" w:date="2022-09-07T14:02:00Z">
        <w:r>
          <w:t xml:space="preserve">Current </w:t>
        </w:r>
      </w:ins>
      <w:ins w:id="4050" w:author="Alain Komin" w:date="2022-09-28T10:32:00Z">
        <w:r w:rsidR="00816970">
          <w:t xml:space="preserve">SharePoint </w:t>
        </w:r>
      </w:ins>
      <w:ins w:id="4051" w:author="Alain Komin" w:date="2022-09-07T14:02:00Z">
        <w:r>
          <w:t>site look</w:t>
        </w:r>
      </w:ins>
      <w:ins w:id="4052" w:author="Alain Komin" w:date="2022-09-07T14:22:00Z">
        <w:r w:rsidR="00B36B42">
          <w:t xml:space="preserve"> and functionality</w:t>
        </w:r>
      </w:ins>
      <w:bookmarkEnd w:id="4048"/>
    </w:p>
    <w:p w14:paraId="58853E8A" w14:textId="0640C105" w:rsidR="007313B0" w:rsidRDefault="007313B0" w:rsidP="00A6451E">
      <w:pPr>
        <w:rPr>
          <w:ins w:id="4053" w:author="Alain Komin" w:date="2022-09-07T14:03:00Z"/>
        </w:rPr>
      </w:pPr>
      <w:ins w:id="4054" w:author="Alain Komin" w:date="2022-09-07T14:03:00Z">
        <w:r>
          <w:t>Homepage has 2 options on the right, for Marketing and Equipment orders.</w:t>
        </w:r>
      </w:ins>
    </w:p>
    <w:p w14:paraId="5938162B" w14:textId="7D39A2CC" w:rsidR="00A6451E" w:rsidRDefault="00990551" w:rsidP="00A6451E">
      <w:pPr>
        <w:rPr>
          <w:ins w:id="4055" w:author="Alain Komin" w:date="2022-09-07T14:03:00Z"/>
        </w:rPr>
      </w:pPr>
      <w:ins w:id="4056" w:author="Alain Komin" w:date="2022-09-07T13:39:00Z">
        <w:r>
          <w:rPr>
            <w:noProof/>
          </w:rPr>
          <w:drawing>
            <wp:inline distT="0" distB="0" distL="0" distR="0" wp14:anchorId="2964A5BE" wp14:editId="10835A37">
              <wp:extent cx="6583680" cy="3447415"/>
              <wp:effectExtent l="19050" t="19050" r="2667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3680" cy="3447415"/>
                      </a:xfrm>
                      <a:prstGeom prst="rect">
                        <a:avLst/>
                      </a:prstGeom>
                      <a:ln>
                        <a:solidFill>
                          <a:schemeClr val="accent1"/>
                        </a:solidFill>
                      </a:ln>
                    </pic:spPr>
                  </pic:pic>
                </a:graphicData>
              </a:graphic>
            </wp:inline>
          </w:drawing>
        </w:r>
      </w:ins>
    </w:p>
    <w:p w14:paraId="27275EFA" w14:textId="2AF171B1" w:rsidR="007313B0" w:rsidRDefault="007313B0" w:rsidP="00A6451E">
      <w:pPr>
        <w:rPr>
          <w:ins w:id="4057" w:author="Alain Komin" w:date="2022-09-07T13:39:00Z"/>
        </w:rPr>
      </w:pPr>
      <w:ins w:id="4058" w:author="Alain Komin" w:date="2022-09-07T14:03:00Z">
        <w:r>
          <w:t>Each link tak</w:t>
        </w:r>
      </w:ins>
      <w:ins w:id="4059" w:author="Alain Komin" w:date="2022-09-07T14:04:00Z">
        <w:r>
          <w:t>e</w:t>
        </w:r>
      </w:ins>
      <w:ins w:id="4060" w:author="Alain Komin" w:date="2022-09-07T14:03:00Z">
        <w:r>
          <w:t xml:space="preserve">s the </w:t>
        </w:r>
      </w:ins>
      <w:ins w:id="4061" w:author="Alain Komin" w:date="2022-09-28T10:34:00Z">
        <w:r w:rsidR="001B2F13">
          <w:t>Sales Rep</w:t>
        </w:r>
      </w:ins>
      <w:ins w:id="4062" w:author="Alain Komin" w:date="2022-09-07T14:03:00Z">
        <w:r>
          <w:t xml:space="preserve"> to </w:t>
        </w:r>
      </w:ins>
      <w:ins w:id="4063" w:author="Alain Komin" w:date="2022-09-07T14:04:00Z">
        <w:r>
          <w:t xml:space="preserve">the list of those </w:t>
        </w:r>
      </w:ins>
      <w:ins w:id="4064" w:author="Alain Komin" w:date="2022-09-07T14:05:00Z">
        <w:r>
          <w:t>type of</w:t>
        </w:r>
      </w:ins>
      <w:ins w:id="4065" w:author="Alain Komin" w:date="2022-09-07T14:04:00Z">
        <w:r>
          <w:t xml:space="preserve"> orders.</w:t>
        </w:r>
      </w:ins>
    </w:p>
    <w:p w14:paraId="34E32499" w14:textId="42373274" w:rsidR="00990551" w:rsidRDefault="00990551" w:rsidP="00A6451E">
      <w:pPr>
        <w:rPr>
          <w:ins w:id="4066" w:author="Alain Komin" w:date="2022-09-07T14:04:00Z"/>
        </w:rPr>
      </w:pPr>
      <w:ins w:id="4067" w:author="Alain Komin" w:date="2022-09-07T13:39:00Z">
        <w:r>
          <w:rPr>
            <w:noProof/>
          </w:rPr>
          <w:drawing>
            <wp:inline distT="0" distB="0" distL="0" distR="0" wp14:anchorId="26034EC4" wp14:editId="223666A5">
              <wp:extent cx="6583680" cy="2742565"/>
              <wp:effectExtent l="19050" t="19050" r="26670"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83680" cy="2742565"/>
                      </a:xfrm>
                      <a:prstGeom prst="rect">
                        <a:avLst/>
                      </a:prstGeom>
                      <a:ln>
                        <a:solidFill>
                          <a:schemeClr val="accent1"/>
                        </a:solidFill>
                      </a:ln>
                    </pic:spPr>
                  </pic:pic>
                </a:graphicData>
              </a:graphic>
            </wp:inline>
          </w:drawing>
        </w:r>
      </w:ins>
    </w:p>
    <w:p w14:paraId="048A4FD0" w14:textId="77777777" w:rsidR="00A8145D" w:rsidRDefault="00A8145D" w:rsidP="00A6451E">
      <w:pPr>
        <w:rPr>
          <w:ins w:id="4068" w:author="Alain Komin" w:date="2022-09-27T13:03:00Z"/>
        </w:rPr>
      </w:pPr>
    </w:p>
    <w:p w14:paraId="2CB370FD" w14:textId="092708D9" w:rsidR="007313B0" w:rsidRDefault="007313B0" w:rsidP="00A6451E">
      <w:pPr>
        <w:rPr>
          <w:ins w:id="4069" w:author="Alain Komin" w:date="2022-09-07T13:39:00Z"/>
        </w:rPr>
      </w:pPr>
      <w:ins w:id="4070" w:author="Alain Komin" w:date="2022-09-07T14:05:00Z">
        <w:r>
          <w:t xml:space="preserve">Add </w:t>
        </w:r>
      </w:ins>
      <w:ins w:id="4071" w:author="Alain Komin" w:date="2022-10-27T10:48:00Z">
        <w:r w:rsidR="00BE3D63">
          <w:t>new item</w:t>
        </w:r>
      </w:ins>
      <w:ins w:id="4072" w:author="Alain Komin" w:date="2022-09-07T14:05:00Z">
        <w:r>
          <w:t xml:space="preserve"> link takes the </w:t>
        </w:r>
      </w:ins>
      <w:ins w:id="4073" w:author="Alain Komin" w:date="2022-09-28T10:34:00Z">
        <w:r w:rsidR="001B2F13">
          <w:t>Sales Rep</w:t>
        </w:r>
      </w:ins>
      <w:ins w:id="4074" w:author="Alain Komin" w:date="2022-09-07T14:05:00Z">
        <w:r>
          <w:t xml:space="preserve"> to the order page.</w:t>
        </w:r>
      </w:ins>
    </w:p>
    <w:p w14:paraId="1F389006" w14:textId="0484D9E2" w:rsidR="00990551" w:rsidRDefault="00990551" w:rsidP="00A6451E">
      <w:pPr>
        <w:rPr>
          <w:ins w:id="4075" w:author="Alain Komin" w:date="2022-09-07T13:39:00Z"/>
        </w:rPr>
      </w:pPr>
      <w:ins w:id="4076" w:author="Alain Komin" w:date="2022-09-07T13:39:00Z">
        <w:r>
          <w:rPr>
            <w:noProof/>
          </w:rPr>
          <w:lastRenderedPageBreak/>
          <w:drawing>
            <wp:inline distT="0" distB="0" distL="0" distR="0" wp14:anchorId="47D0E2F2" wp14:editId="2A9ED33A">
              <wp:extent cx="6583680" cy="2946400"/>
              <wp:effectExtent l="19050" t="19050" r="2667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83680" cy="2946400"/>
                      </a:xfrm>
                      <a:prstGeom prst="rect">
                        <a:avLst/>
                      </a:prstGeom>
                      <a:ln>
                        <a:solidFill>
                          <a:schemeClr val="accent1"/>
                        </a:solidFill>
                      </a:ln>
                    </pic:spPr>
                  </pic:pic>
                </a:graphicData>
              </a:graphic>
            </wp:inline>
          </w:drawing>
        </w:r>
      </w:ins>
    </w:p>
    <w:p w14:paraId="231AA62C" w14:textId="77777777" w:rsidR="007313B0" w:rsidRDefault="007313B0" w:rsidP="00A6451E">
      <w:pPr>
        <w:rPr>
          <w:ins w:id="4077" w:author="Alain Komin" w:date="2022-09-07T14:05:00Z"/>
        </w:rPr>
      </w:pPr>
    </w:p>
    <w:p w14:paraId="24BC208F" w14:textId="77777777" w:rsidR="007313B0" w:rsidRDefault="007313B0">
      <w:pPr>
        <w:rPr>
          <w:ins w:id="4078" w:author="Alain Komin" w:date="2022-09-07T14:06:00Z"/>
        </w:rPr>
      </w:pPr>
      <w:ins w:id="4079" w:author="Alain Komin" w:date="2022-09-07T14:06:00Z">
        <w:r>
          <w:br w:type="page"/>
        </w:r>
      </w:ins>
    </w:p>
    <w:p w14:paraId="1487DE0B" w14:textId="0C1F758D" w:rsidR="007313B0" w:rsidRDefault="007313B0">
      <w:pPr>
        <w:pStyle w:val="Heading2"/>
        <w:rPr>
          <w:ins w:id="4080" w:author="Alain Komin" w:date="2022-09-07T14:06:00Z"/>
        </w:rPr>
        <w:pPrChange w:id="4081" w:author="Alain Komin" w:date="2022-09-07T14:21:00Z">
          <w:pPr/>
        </w:pPrChange>
      </w:pPr>
      <w:bookmarkStart w:id="4082" w:name="_Toc117759744"/>
      <w:ins w:id="4083" w:author="Alain Komin" w:date="2022-09-07T14:06:00Z">
        <w:r>
          <w:lastRenderedPageBreak/>
          <w:t>Equipment order page</w:t>
        </w:r>
        <w:bookmarkEnd w:id="4082"/>
      </w:ins>
    </w:p>
    <w:p w14:paraId="77A7776F" w14:textId="7CD24CA0" w:rsidR="00990551" w:rsidRDefault="00990551" w:rsidP="00A6451E">
      <w:pPr>
        <w:rPr>
          <w:ins w:id="4084" w:author="Alain Komin" w:date="2022-09-07T14:06:00Z"/>
        </w:rPr>
      </w:pPr>
      <w:ins w:id="4085" w:author="Alain Komin" w:date="2022-09-07T13:39:00Z">
        <w:r>
          <w:rPr>
            <w:noProof/>
          </w:rPr>
          <w:drawing>
            <wp:inline distT="0" distB="0" distL="0" distR="0" wp14:anchorId="1A7DAA82" wp14:editId="493BD1DA">
              <wp:extent cx="5562886" cy="4775445"/>
              <wp:effectExtent l="19050" t="19050" r="1905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2886" cy="4775445"/>
                      </a:xfrm>
                      <a:prstGeom prst="rect">
                        <a:avLst/>
                      </a:prstGeom>
                      <a:ln>
                        <a:solidFill>
                          <a:schemeClr val="accent1"/>
                        </a:solidFill>
                      </a:ln>
                    </pic:spPr>
                  </pic:pic>
                </a:graphicData>
              </a:graphic>
            </wp:inline>
          </w:drawing>
        </w:r>
      </w:ins>
    </w:p>
    <w:p w14:paraId="2AD28D43" w14:textId="52BD690A" w:rsidR="007313B0" w:rsidRDefault="007313B0">
      <w:pPr>
        <w:rPr>
          <w:ins w:id="4086" w:author="Alain Komin" w:date="2022-09-07T14:06:00Z"/>
        </w:rPr>
      </w:pPr>
      <w:ins w:id="4087" w:author="Alain Komin" w:date="2022-09-07T14:06:00Z">
        <w:r>
          <w:br w:type="page"/>
        </w:r>
      </w:ins>
    </w:p>
    <w:p w14:paraId="1B924BCD" w14:textId="555F593A" w:rsidR="007313B0" w:rsidRPr="001B2F13" w:rsidRDefault="007313B0" w:rsidP="00A6451E">
      <w:pPr>
        <w:rPr>
          <w:ins w:id="4088" w:author="Alain Komin" w:date="2022-09-07T13:39:00Z"/>
        </w:rPr>
      </w:pPr>
      <w:ins w:id="4089" w:author="Alain Komin" w:date="2022-09-07T14:06:00Z">
        <w:r w:rsidRPr="00A9625D">
          <w:lastRenderedPageBreak/>
          <w:t xml:space="preserve">Dist. Manager Stock checked </w:t>
        </w:r>
      </w:ins>
      <w:ins w:id="4090" w:author="Alain Komin" w:date="2022-09-07T14:07:00Z">
        <w:r w:rsidRPr="00A9625D">
          <w:t xml:space="preserve">disables the Agency </w:t>
        </w:r>
      </w:ins>
      <w:proofErr w:type="gramStart"/>
      <w:ins w:id="4091" w:author="Alain Komin" w:date="2022-09-07T14:12:00Z">
        <w:r w:rsidR="006332EA" w:rsidRPr="001B2F13">
          <w:t>text-</w:t>
        </w:r>
      </w:ins>
      <w:ins w:id="4092" w:author="Alain Komin" w:date="2022-09-07T14:11:00Z">
        <w:r w:rsidR="006332EA" w:rsidRPr="001B2F13">
          <w:t>box</w:t>
        </w:r>
      </w:ins>
      <w:proofErr w:type="gramEnd"/>
      <w:ins w:id="4093" w:author="Alain Komin" w:date="2022-09-07T14:07:00Z">
        <w:r w:rsidRPr="001B2F13">
          <w:t xml:space="preserve"> and auto selects the Order Type to District Manager Stock.</w:t>
        </w:r>
      </w:ins>
      <w:ins w:id="4094" w:author="Alain Komin" w:date="2022-09-07T14:12:00Z">
        <w:r w:rsidR="006332EA" w:rsidRPr="001B2F13">
          <w:t xml:space="preserve"> It also shows </w:t>
        </w:r>
      </w:ins>
      <w:ins w:id="4095" w:author="Alain Komin" w:date="2022-09-07T14:13:00Z">
        <w:r w:rsidR="006332EA" w:rsidRPr="001B2F13">
          <w:t>a Ship equipment to DM! label.</w:t>
        </w:r>
      </w:ins>
    </w:p>
    <w:p w14:paraId="62AC6AC3" w14:textId="45EEE634" w:rsidR="00990551" w:rsidRDefault="00990551" w:rsidP="00A6451E">
      <w:pPr>
        <w:rPr>
          <w:ins w:id="4096" w:author="Alain Komin" w:date="2022-09-07T14:13:00Z"/>
        </w:rPr>
      </w:pPr>
      <w:ins w:id="4097" w:author="Alain Komin" w:date="2022-09-07T13:39:00Z">
        <w:r>
          <w:rPr>
            <w:noProof/>
          </w:rPr>
          <w:drawing>
            <wp:inline distT="0" distB="0" distL="0" distR="0" wp14:anchorId="6F8BD13A" wp14:editId="550C8FC4">
              <wp:extent cx="5735372" cy="3155577"/>
              <wp:effectExtent l="19050" t="19050" r="1778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6687" cy="3161803"/>
                      </a:xfrm>
                      <a:prstGeom prst="rect">
                        <a:avLst/>
                      </a:prstGeom>
                      <a:ln>
                        <a:solidFill>
                          <a:schemeClr val="accent1"/>
                        </a:solidFill>
                      </a:ln>
                    </pic:spPr>
                  </pic:pic>
                </a:graphicData>
              </a:graphic>
            </wp:inline>
          </w:drawing>
        </w:r>
      </w:ins>
    </w:p>
    <w:p w14:paraId="79023473" w14:textId="64A31EA1" w:rsidR="006332EA" w:rsidRDefault="006332EA">
      <w:pPr>
        <w:rPr>
          <w:ins w:id="4098" w:author="Alain Komin" w:date="2022-09-07T14:13:00Z"/>
        </w:rPr>
      </w:pPr>
      <w:ins w:id="4099" w:author="Alain Komin" w:date="2022-09-07T14:13:00Z">
        <w:r>
          <w:br w:type="page"/>
        </w:r>
      </w:ins>
    </w:p>
    <w:p w14:paraId="60DAF442" w14:textId="5E22A5F9" w:rsidR="006332EA" w:rsidRDefault="006332EA" w:rsidP="00A6451E">
      <w:pPr>
        <w:rPr>
          <w:ins w:id="4100" w:author="Alain Komin" w:date="2022-09-07T14:15:00Z"/>
          <w:color w:val="FF0000"/>
        </w:rPr>
      </w:pPr>
      <w:ins w:id="4101" w:author="Alain Komin" w:date="2022-09-07T14:13:00Z">
        <w:r>
          <w:lastRenderedPageBreak/>
          <w:t>If Ship to Interm</w:t>
        </w:r>
      </w:ins>
      <w:ins w:id="4102" w:author="Alain Komin" w:date="2022-09-07T14:14:00Z">
        <w:r>
          <w:t>e</w:t>
        </w:r>
      </w:ins>
      <w:ins w:id="4103" w:author="Alain Komin" w:date="2022-09-07T14:13:00Z">
        <w:r>
          <w:t xml:space="preserve">x Representative is checked, </w:t>
        </w:r>
      </w:ins>
      <w:ins w:id="4104" w:author="Alain Komin" w:date="2022-11-01T13:02:00Z">
        <w:r w:rsidR="00242AEC" w:rsidRPr="00242AEC">
          <w:rPr>
            <w:rPrChange w:id="4105" w:author="Alain Komin" w:date="2022-11-01T13:03:00Z">
              <w:rPr>
                <w:color w:val="FF0000"/>
              </w:rPr>
            </w:rPrChange>
          </w:rPr>
          <w:t>the</w:t>
        </w:r>
      </w:ins>
      <w:ins w:id="4106" w:author="Alain Komin" w:date="2022-11-01T13:03:00Z">
        <w:r w:rsidR="00242AEC" w:rsidRPr="00242AEC">
          <w:rPr>
            <w:rPrChange w:id="4107" w:author="Alain Komin" w:date="2022-11-01T13:03:00Z">
              <w:rPr>
                <w:color w:val="FF0000"/>
              </w:rPr>
            </w:rPrChange>
          </w:rPr>
          <w:t xml:space="preserve"> order goes to the Sales Rep address.</w:t>
        </w:r>
      </w:ins>
    </w:p>
    <w:p w14:paraId="1697CB70" w14:textId="00F3CBA7" w:rsidR="00990551" w:rsidRDefault="00990551" w:rsidP="00A6451E">
      <w:pPr>
        <w:rPr>
          <w:ins w:id="4108" w:author="Alain Komin" w:date="2022-09-07T14:16:00Z"/>
        </w:rPr>
      </w:pPr>
      <w:ins w:id="4109" w:author="Alain Komin" w:date="2022-09-07T13:40:00Z">
        <w:r>
          <w:rPr>
            <w:noProof/>
          </w:rPr>
          <w:drawing>
            <wp:inline distT="0" distB="0" distL="0" distR="0" wp14:anchorId="4D772820" wp14:editId="7F4405E2">
              <wp:extent cx="5997388" cy="4467019"/>
              <wp:effectExtent l="19050" t="19050" r="2286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8422" cy="4490134"/>
                      </a:xfrm>
                      <a:prstGeom prst="rect">
                        <a:avLst/>
                      </a:prstGeom>
                      <a:ln>
                        <a:solidFill>
                          <a:schemeClr val="accent1"/>
                        </a:solidFill>
                      </a:ln>
                    </pic:spPr>
                  </pic:pic>
                </a:graphicData>
              </a:graphic>
            </wp:inline>
          </w:drawing>
        </w:r>
      </w:ins>
    </w:p>
    <w:p w14:paraId="23D87074" w14:textId="415EE11E" w:rsidR="006332EA" w:rsidRDefault="006332EA">
      <w:pPr>
        <w:rPr>
          <w:ins w:id="4110" w:author="Alain Komin" w:date="2022-09-07T14:16:00Z"/>
        </w:rPr>
      </w:pPr>
      <w:ins w:id="4111" w:author="Alain Komin" w:date="2022-09-07T14:16:00Z">
        <w:r>
          <w:br w:type="page"/>
        </w:r>
      </w:ins>
    </w:p>
    <w:p w14:paraId="6FEF0C1B" w14:textId="23787EE8" w:rsidR="006332EA" w:rsidRDefault="006332EA" w:rsidP="00A6451E">
      <w:pPr>
        <w:rPr>
          <w:ins w:id="4112" w:author="Alain Komin" w:date="2022-09-07T13:40:00Z"/>
        </w:rPr>
      </w:pPr>
      <w:ins w:id="4113" w:author="Alain Komin" w:date="2022-09-07T14:16:00Z">
        <w:r>
          <w:lastRenderedPageBreak/>
          <w:t>Order Complete Computer set checkbox automatically add all parts of the computer. Qty selector has limit</w:t>
        </w:r>
      </w:ins>
      <w:ins w:id="4114" w:author="Alain Komin" w:date="2022-09-07T14:17:00Z">
        <w:r>
          <w:t>ed options: 0 and 1.</w:t>
        </w:r>
      </w:ins>
    </w:p>
    <w:p w14:paraId="32898E2C" w14:textId="5B0CBA7F" w:rsidR="00990551" w:rsidRDefault="00990551" w:rsidP="00A6451E">
      <w:pPr>
        <w:rPr>
          <w:ins w:id="4115" w:author="Alain Komin" w:date="2022-09-07T13:40:00Z"/>
        </w:rPr>
      </w:pPr>
      <w:ins w:id="4116" w:author="Alain Komin" w:date="2022-09-07T13:40:00Z">
        <w:r>
          <w:rPr>
            <w:noProof/>
          </w:rPr>
          <w:drawing>
            <wp:inline distT="0" distB="0" distL="0" distR="0" wp14:anchorId="7445ED8F" wp14:editId="4EF297AB">
              <wp:extent cx="5782235" cy="5526165"/>
              <wp:effectExtent l="19050" t="19050" r="28575"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8158" cy="5531825"/>
                      </a:xfrm>
                      <a:prstGeom prst="rect">
                        <a:avLst/>
                      </a:prstGeom>
                      <a:ln>
                        <a:solidFill>
                          <a:schemeClr val="accent1"/>
                        </a:solidFill>
                      </a:ln>
                    </pic:spPr>
                  </pic:pic>
                </a:graphicData>
              </a:graphic>
            </wp:inline>
          </w:drawing>
        </w:r>
      </w:ins>
    </w:p>
    <w:p w14:paraId="125B848A" w14:textId="60A94639" w:rsidR="00990551" w:rsidRDefault="00990551" w:rsidP="00A6451E">
      <w:pPr>
        <w:rPr>
          <w:ins w:id="4117" w:author="Alain Komin" w:date="2022-09-07T14:17:00Z"/>
        </w:rPr>
      </w:pPr>
      <w:ins w:id="4118" w:author="Alain Komin" w:date="2022-09-07T13:40:00Z">
        <w:r>
          <w:rPr>
            <w:noProof/>
          </w:rPr>
          <w:lastRenderedPageBreak/>
          <w:drawing>
            <wp:inline distT="0" distB="0" distL="0" distR="0" wp14:anchorId="277547CE" wp14:editId="6EEC9DD4">
              <wp:extent cx="6067765" cy="3917577"/>
              <wp:effectExtent l="19050" t="19050" r="9525"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2528" cy="3927109"/>
                      </a:xfrm>
                      <a:prstGeom prst="rect">
                        <a:avLst/>
                      </a:prstGeom>
                      <a:ln>
                        <a:solidFill>
                          <a:schemeClr val="accent1"/>
                        </a:solidFill>
                      </a:ln>
                    </pic:spPr>
                  </pic:pic>
                </a:graphicData>
              </a:graphic>
            </wp:inline>
          </w:drawing>
        </w:r>
      </w:ins>
    </w:p>
    <w:p w14:paraId="58F7DE89" w14:textId="2DCE3789" w:rsidR="006332EA" w:rsidRDefault="006332EA" w:rsidP="00A6451E">
      <w:pPr>
        <w:rPr>
          <w:ins w:id="4119" w:author="Alain Komin" w:date="2022-09-07T13:46:00Z"/>
        </w:rPr>
      </w:pPr>
      <w:ins w:id="4120" w:author="Alain Komin" w:date="2022-09-07T14:17:00Z">
        <w:r>
          <w:t xml:space="preserve">If the item the </w:t>
        </w:r>
      </w:ins>
      <w:ins w:id="4121" w:author="Alain Komin" w:date="2022-09-29T12:46:00Z">
        <w:r w:rsidR="005A733B">
          <w:t>Sales Rep</w:t>
        </w:r>
      </w:ins>
      <w:ins w:id="4122" w:author="Alain Komin" w:date="2022-09-07T14:17:00Z">
        <w:r>
          <w:t xml:space="preserve"> is looking for is not in the list, they select Supplies and adds a mandatory text </w:t>
        </w:r>
      </w:ins>
      <w:ins w:id="4123" w:author="Alain Komin" w:date="2022-09-07T14:18:00Z">
        <w:r>
          <w:t>with the item needed.</w:t>
        </w:r>
      </w:ins>
    </w:p>
    <w:p w14:paraId="3A3828D7" w14:textId="7813C65E" w:rsidR="00B54C52" w:rsidRDefault="00B54C52" w:rsidP="00A6451E">
      <w:pPr>
        <w:rPr>
          <w:ins w:id="4124" w:author="Alain Komin" w:date="2022-09-07T14:18:00Z"/>
        </w:rPr>
      </w:pPr>
      <w:ins w:id="4125" w:author="Alain Komin" w:date="2022-09-07T13:46:00Z">
        <w:r>
          <w:rPr>
            <w:noProof/>
          </w:rPr>
          <w:drawing>
            <wp:inline distT="0" distB="0" distL="0" distR="0" wp14:anchorId="40CFC463" wp14:editId="06A975BD">
              <wp:extent cx="6583680" cy="3132455"/>
              <wp:effectExtent l="19050" t="19050" r="26670" b="1079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83680" cy="3132455"/>
                      </a:xfrm>
                      <a:prstGeom prst="rect">
                        <a:avLst/>
                      </a:prstGeom>
                      <a:noFill/>
                      <a:ln>
                        <a:solidFill>
                          <a:schemeClr val="accent1"/>
                        </a:solidFill>
                      </a:ln>
                    </pic:spPr>
                  </pic:pic>
                </a:graphicData>
              </a:graphic>
            </wp:inline>
          </w:drawing>
        </w:r>
      </w:ins>
    </w:p>
    <w:p w14:paraId="29ADEDE0" w14:textId="108B693E" w:rsidR="006332EA" w:rsidRDefault="006332EA">
      <w:pPr>
        <w:rPr>
          <w:ins w:id="4126" w:author="Alain Komin" w:date="2022-09-07T14:18:00Z"/>
        </w:rPr>
      </w:pPr>
      <w:ins w:id="4127" w:author="Alain Komin" w:date="2022-09-07T14:18:00Z">
        <w:r>
          <w:br w:type="page"/>
        </w:r>
      </w:ins>
    </w:p>
    <w:p w14:paraId="4F513236" w14:textId="45DB9522" w:rsidR="006332EA" w:rsidRDefault="006332EA" w:rsidP="00A6451E">
      <w:pPr>
        <w:rPr>
          <w:ins w:id="4128" w:author="Alain Komin" w:date="2022-09-07T13:40:00Z"/>
        </w:rPr>
      </w:pPr>
      <w:ins w:id="4129" w:author="Alain Komin" w:date="2022-09-07T14:18:00Z">
        <w:r>
          <w:lastRenderedPageBreak/>
          <w:t>Help icon shows a modal with information.</w:t>
        </w:r>
      </w:ins>
      <w:ins w:id="4130" w:author="Alain Komin" w:date="2022-09-27T11:41:00Z">
        <w:r w:rsidR="004F7B0D">
          <w:t xml:space="preserve"> </w:t>
        </w:r>
        <w:r w:rsidR="004F7B0D" w:rsidRPr="00BE3D63">
          <w:t xml:space="preserve">This will be </w:t>
        </w:r>
      </w:ins>
      <w:ins w:id="4131" w:author="Alain Komin" w:date="2022-09-27T13:02:00Z">
        <w:r w:rsidR="00F941CA" w:rsidRPr="00BE3D63">
          <w:rPr>
            <w:rPrChange w:id="4132" w:author="Alain Komin" w:date="2022-10-27T10:50:00Z">
              <w:rPr>
                <w:color w:val="FF0000"/>
              </w:rPr>
            </w:rPrChange>
          </w:rPr>
          <w:t xml:space="preserve">the </w:t>
        </w:r>
      </w:ins>
      <w:ins w:id="4133" w:author="Alain Komin" w:date="2022-09-27T11:41:00Z">
        <w:r w:rsidR="004F7B0D" w:rsidRPr="00BE3D63">
          <w:t>Kit Item</w:t>
        </w:r>
      </w:ins>
      <w:ins w:id="4134" w:author="Alain Komin" w:date="2022-09-27T13:02:00Z">
        <w:r w:rsidR="00F941CA" w:rsidRPr="00BE3D63">
          <w:rPr>
            <w:rPrChange w:id="4135" w:author="Alain Komin" w:date="2022-10-27T10:50:00Z">
              <w:rPr>
                <w:color w:val="FF0000"/>
              </w:rPr>
            </w:rPrChange>
          </w:rPr>
          <w:t>´s</w:t>
        </w:r>
      </w:ins>
      <w:ins w:id="4136" w:author="Alain Komin" w:date="2022-09-27T11:41:00Z">
        <w:r w:rsidR="004F7B0D" w:rsidRPr="00BE3D63">
          <w:t xml:space="preserve"> Detailed Description</w:t>
        </w:r>
      </w:ins>
      <w:ins w:id="4137" w:author="Alain Komin" w:date="2022-10-27T10:50:00Z">
        <w:r w:rsidR="009A3277">
          <w:t xml:space="preserve"> field content</w:t>
        </w:r>
      </w:ins>
      <w:ins w:id="4138" w:author="Alain Komin" w:date="2022-09-27T11:41:00Z">
        <w:r w:rsidR="004F7B0D" w:rsidRPr="00BE3D63">
          <w:t>.</w:t>
        </w:r>
      </w:ins>
    </w:p>
    <w:p w14:paraId="4183693A" w14:textId="08AAD53A" w:rsidR="00990551" w:rsidRDefault="00990551" w:rsidP="00A6451E">
      <w:pPr>
        <w:rPr>
          <w:ins w:id="4139" w:author="Alain Komin" w:date="2022-09-07T14:18:00Z"/>
        </w:rPr>
      </w:pPr>
      <w:ins w:id="4140" w:author="Alain Komin" w:date="2022-09-07T13:40:00Z">
        <w:r>
          <w:rPr>
            <w:noProof/>
          </w:rPr>
          <w:drawing>
            <wp:inline distT="0" distB="0" distL="0" distR="0" wp14:anchorId="52502AD9" wp14:editId="2FE98B4C">
              <wp:extent cx="6857072" cy="2537011"/>
              <wp:effectExtent l="19050" t="19050" r="20320" b="158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72447" cy="2542699"/>
                      </a:xfrm>
                      <a:prstGeom prst="rect">
                        <a:avLst/>
                      </a:prstGeom>
                      <a:noFill/>
                      <a:ln>
                        <a:solidFill>
                          <a:schemeClr val="accent1"/>
                        </a:solidFill>
                      </a:ln>
                    </pic:spPr>
                  </pic:pic>
                </a:graphicData>
              </a:graphic>
            </wp:inline>
          </w:drawing>
        </w:r>
      </w:ins>
    </w:p>
    <w:p w14:paraId="1CC2C45A" w14:textId="4E0D3514" w:rsidR="006332EA" w:rsidRDefault="006332EA" w:rsidP="00A6451E">
      <w:pPr>
        <w:rPr>
          <w:ins w:id="4141" w:author="Alain Komin" w:date="2022-09-07T13:40:00Z"/>
        </w:rPr>
      </w:pPr>
      <w:ins w:id="4142" w:author="Alain Komin" w:date="2022-09-07T14:18:00Z">
        <w:r>
          <w:t>Some Order Types and High Pri</w:t>
        </w:r>
      </w:ins>
      <w:ins w:id="4143" w:author="Alain Komin" w:date="2022-09-07T14:19:00Z">
        <w:r>
          <w:t>ority options shows red messages and require mandatory Comments.</w:t>
        </w:r>
      </w:ins>
      <w:ins w:id="4144" w:author="Alain Komin" w:date="2022-09-27T11:42:00Z">
        <w:r w:rsidR="004F7B0D">
          <w:t xml:space="preserve"> </w:t>
        </w:r>
      </w:ins>
      <w:ins w:id="4145" w:author="Alain Komin" w:date="2022-10-26T11:01:00Z">
        <w:r w:rsidR="005268BE" w:rsidRPr="009A3277">
          <w:rPr>
            <w:rPrChange w:id="4146" w:author="Alain Komin" w:date="2022-10-27T10:50:00Z">
              <w:rPr>
                <w:color w:val="FF0000"/>
              </w:rPr>
            </w:rPrChange>
          </w:rPr>
          <w:t>We will m</w:t>
        </w:r>
      </w:ins>
      <w:ins w:id="4147" w:author="Alain Komin" w:date="2022-09-27T11:42:00Z">
        <w:r w:rsidR="004F7B0D" w:rsidRPr="009A3277">
          <w:t>ake this field mandatory so all orders will have this fie</w:t>
        </w:r>
      </w:ins>
      <w:ins w:id="4148" w:author="Alain Komin" w:date="2022-09-27T11:43:00Z">
        <w:r w:rsidR="004F7B0D" w:rsidRPr="009A3277">
          <w:t>ld populated.</w:t>
        </w:r>
      </w:ins>
      <w:ins w:id="4149" w:author="Alain Komin" w:date="2022-09-29T13:21:00Z">
        <w:r w:rsidR="00FA6C6A" w:rsidRPr="009A3277">
          <w:rPr>
            <w:rPrChange w:id="4150" w:author="Alain Komin" w:date="2022-10-27T10:50:00Z">
              <w:rPr>
                <w:color w:val="FF0000"/>
              </w:rPr>
            </w:rPrChange>
          </w:rPr>
          <w:t xml:space="preserve"> Sales Rep. can add N/A if not applicable.</w:t>
        </w:r>
      </w:ins>
    </w:p>
    <w:p w14:paraId="11485CF3" w14:textId="74441656" w:rsidR="00990551" w:rsidRDefault="00990551" w:rsidP="00A6451E">
      <w:pPr>
        <w:rPr>
          <w:ins w:id="4151" w:author="Alain Komin" w:date="2022-09-07T13:40:00Z"/>
        </w:rPr>
      </w:pPr>
      <w:ins w:id="4152" w:author="Alain Komin" w:date="2022-09-07T13:40:00Z">
        <w:r>
          <w:rPr>
            <w:noProof/>
          </w:rPr>
          <w:drawing>
            <wp:inline distT="0" distB="0" distL="0" distR="0" wp14:anchorId="505337AA" wp14:editId="465FAE58">
              <wp:extent cx="5522259" cy="4077618"/>
              <wp:effectExtent l="19050" t="19050" r="2159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4654" cy="4086771"/>
                      </a:xfrm>
                      <a:prstGeom prst="rect">
                        <a:avLst/>
                      </a:prstGeom>
                      <a:ln>
                        <a:solidFill>
                          <a:schemeClr val="accent1"/>
                        </a:solidFill>
                      </a:ln>
                    </pic:spPr>
                  </pic:pic>
                </a:graphicData>
              </a:graphic>
            </wp:inline>
          </w:drawing>
        </w:r>
      </w:ins>
    </w:p>
    <w:p w14:paraId="7319E08B" w14:textId="57FE599F" w:rsidR="00990551" w:rsidRDefault="00990551" w:rsidP="00A6451E">
      <w:pPr>
        <w:rPr>
          <w:ins w:id="4153" w:author="Alain Komin" w:date="2022-09-07T14:20:00Z"/>
        </w:rPr>
      </w:pPr>
      <w:ins w:id="4154" w:author="Alain Komin" w:date="2022-09-07T13:40:00Z">
        <w:r>
          <w:rPr>
            <w:noProof/>
          </w:rPr>
          <w:lastRenderedPageBreak/>
          <w:drawing>
            <wp:inline distT="0" distB="0" distL="0" distR="0" wp14:anchorId="162060FE" wp14:editId="7F4D6B35">
              <wp:extent cx="5746750" cy="4312024"/>
              <wp:effectExtent l="19050" t="19050" r="25400"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2321" cy="4331211"/>
                      </a:xfrm>
                      <a:prstGeom prst="rect">
                        <a:avLst/>
                      </a:prstGeom>
                      <a:ln>
                        <a:solidFill>
                          <a:schemeClr val="accent1"/>
                        </a:solidFill>
                      </a:ln>
                    </pic:spPr>
                  </pic:pic>
                </a:graphicData>
              </a:graphic>
            </wp:inline>
          </w:drawing>
        </w:r>
      </w:ins>
    </w:p>
    <w:p w14:paraId="53C10632" w14:textId="2F179969" w:rsidR="006332EA" w:rsidRDefault="006332EA">
      <w:pPr>
        <w:rPr>
          <w:ins w:id="4155" w:author="Alain Komin" w:date="2022-09-07T14:20:00Z"/>
        </w:rPr>
      </w:pPr>
      <w:ins w:id="4156" w:author="Alain Komin" w:date="2022-09-07T14:20:00Z">
        <w:r>
          <w:br w:type="page"/>
        </w:r>
      </w:ins>
    </w:p>
    <w:p w14:paraId="3765248A" w14:textId="6ACDE68A" w:rsidR="006332EA" w:rsidRDefault="006332EA" w:rsidP="00A6451E">
      <w:pPr>
        <w:rPr>
          <w:ins w:id="4157" w:author="Alain Komin" w:date="2022-09-07T13:40:00Z"/>
        </w:rPr>
      </w:pPr>
      <w:ins w:id="4158" w:author="Alain Komin" w:date="2022-09-07T14:20:00Z">
        <w:r>
          <w:lastRenderedPageBreak/>
          <w:t>Before submitting the order, the Agent must check the Order Reviewed checkbox.</w:t>
        </w:r>
      </w:ins>
      <w:ins w:id="4159" w:author="Alain Komin" w:date="2022-09-27T11:44:00Z">
        <w:r w:rsidR="004F7B0D">
          <w:t xml:space="preserve"> </w:t>
        </w:r>
      </w:ins>
      <w:ins w:id="4160" w:author="Alain Komin" w:date="2022-10-27T10:51:00Z">
        <w:r w:rsidR="009A3277">
          <w:t xml:space="preserve">We will be using the native </w:t>
        </w:r>
      </w:ins>
      <w:ins w:id="4161" w:author="Alain Komin" w:date="2022-09-27T11:44:00Z">
        <w:r w:rsidR="004F7B0D" w:rsidRPr="001A167B">
          <w:t>T&amp;C checkbox.</w:t>
        </w:r>
      </w:ins>
    </w:p>
    <w:p w14:paraId="116733FF" w14:textId="1A5B34B8" w:rsidR="00990551" w:rsidRDefault="00990551" w:rsidP="00A6451E">
      <w:pPr>
        <w:rPr>
          <w:ins w:id="4162" w:author="Alain Komin" w:date="2022-09-07T13:40:00Z"/>
        </w:rPr>
      </w:pPr>
      <w:ins w:id="4163" w:author="Alain Komin" w:date="2022-09-07T13:40:00Z">
        <w:r>
          <w:rPr>
            <w:noProof/>
          </w:rPr>
          <w:drawing>
            <wp:inline distT="0" distB="0" distL="0" distR="0" wp14:anchorId="2085D007" wp14:editId="7FEE7750">
              <wp:extent cx="6104965" cy="4344850"/>
              <wp:effectExtent l="19050" t="19050" r="1016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09900" cy="4348362"/>
                      </a:xfrm>
                      <a:prstGeom prst="rect">
                        <a:avLst/>
                      </a:prstGeom>
                      <a:ln>
                        <a:solidFill>
                          <a:schemeClr val="accent1"/>
                        </a:solidFill>
                      </a:ln>
                    </pic:spPr>
                  </pic:pic>
                </a:graphicData>
              </a:graphic>
            </wp:inline>
          </w:drawing>
        </w:r>
      </w:ins>
    </w:p>
    <w:p w14:paraId="0BD41B8B" w14:textId="4DD5C2DF" w:rsidR="00465473" w:rsidRDefault="00465473" w:rsidP="00465473">
      <w:pPr>
        <w:spacing w:after="0"/>
        <w:rPr>
          <w:ins w:id="4164" w:author="Alain Komin" w:date="2022-10-07T12:46:00Z"/>
          <w:b/>
          <w:bCs/>
        </w:rPr>
      </w:pPr>
    </w:p>
    <w:p w14:paraId="168D63D0" w14:textId="77777777" w:rsidR="00465473" w:rsidRDefault="00465473" w:rsidP="00465473">
      <w:pPr>
        <w:spacing w:after="0"/>
        <w:rPr>
          <w:ins w:id="4165" w:author="Alain Komin" w:date="2022-10-07T12:46:00Z"/>
        </w:rPr>
      </w:pPr>
    </w:p>
    <w:p w14:paraId="38022573" w14:textId="2B641A87" w:rsidR="00990551" w:rsidRDefault="00990551" w:rsidP="00A6451E">
      <w:pPr>
        <w:rPr>
          <w:ins w:id="4166" w:author="Alain Komin" w:date="2022-09-07T13:40:00Z"/>
        </w:rPr>
      </w:pPr>
    </w:p>
    <w:p w14:paraId="7541DEE3" w14:textId="7B1094C9" w:rsidR="007417A9" w:rsidRDefault="007417A9">
      <w:pPr>
        <w:rPr>
          <w:ins w:id="4167" w:author="Alain Komin" w:date="2022-09-07T14:21:00Z"/>
        </w:rPr>
      </w:pPr>
      <w:ins w:id="4168" w:author="Alain Komin" w:date="2022-09-07T14:21:00Z">
        <w:r>
          <w:br w:type="page"/>
        </w:r>
      </w:ins>
    </w:p>
    <w:p w14:paraId="4628D9A2" w14:textId="3FF0EE40" w:rsidR="007417A9" w:rsidRDefault="007417A9">
      <w:pPr>
        <w:pStyle w:val="Heading2"/>
        <w:rPr>
          <w:ins w:id="4169" w:author="Alain Komin" w:date="2022-09-07T14:20:00Z"/>
        </w:rPr>
        <w:pPrChange w:id="4170" w:author="Alain Komin" w:date="2022-09-07T14:22:00Z">
          <w:pPr/>
        </w:pPrChange>
      </w:pPr>
      <w:bookmarkStart w:id="4171" w:name="_Toc117759745"/>
      <w:ins w:id="4172" w:author="Alain Komin" w:date="2022-09-07T14:21:00Z">
        <w:r>
          <w:lastRenderedPageBreak/>
          <w:t xml:space="preserve">Marketing </w:t>
        </w:r>
      </w:ins>
      <w:ins w:id="4173" w:author="Alain Komin" w:date="2022-09-07T14:22:00Z">
        <w:r w:rsidR="002C6456">
          <w:t>order page</w:t>
        </w:r>
      </w:ins>
      <w:bookmarkEnd w:id="4171"/>
    </w:p>
    <w:p w14:paraId="77ED9225" w14:textId="28A86756" w:rsidR="00B0142F" w:rsidRDefault="00B0142F" w:rsidP="00A6451E">
      <w:pPr>
        <w:rPr>
          <w:ins w:id="4174" w:author="Alain Komin" w:date="2022-10-24T11:16:00Z"/>
        </w:rPr>
      </w:pPr>
      <w:ins w:id="4175" w:author="Alain Komin" w:date="2022-09-07T14:23:00Z">
        <w:r>
          <w:t xml:space="preserve">Orders can be for My Self </w:t>
        </w:r>
      </w:ins>
      <w:ins w:id="4176" w:author="Alain Komin" w:date="2022-10-24T11:24:00Z">
        <w:r w:rsidR="00815BD4">
          <w:t xml:space="preserve">(Sales Rep) </w:t>
        </w:r>
      </w:ins>
      <w:ins w:id="4177" w:author="Alain Komin" w:date="2022-09-07T14:23:00Z">
        <w:r>
          <w:t xml:space="preserve">or </w:t>
        </w:r>
      </w:ins>
      <w:ins w:id="4178" w:author="Alain Komin" w:date="2022-10-26T11:04:00Z">
        <w:r w:rsidR="005268BE">
          <w:t>A</w:t>
        </w:r>
      </w:ins>
      <w:ins w:id="4179" w:author="Alain Komin" w:date="2022-09-07T14:23:00Z">
        <w:r>
          <w:t>n Agen</w:t>
        </w:r>
      </w:ins>
      <w:ins w:id="4180" w:author="Alain Komin" w:date="2022-10-24T11:24:00Z">
        <w:r w:rsidR="00815BD4">
          <w:t>cy</w:t>
        </w:r>
      </w:ins>
      <w:ins w:id="4181" w:author="Alain Komin" w:date="2022-09-07T14:23:00Z">
        <w:r>
          <w:t>.</w:t>
        </w:r>
      </w:ins>
      <w:ins w:id="4182" w:author="Alain Komin" w:date="2022-10-26T11:03:00Z">
        <w:r w:rsidR="005268BE">
          <w:t xml:space="preserve"> Agency </w:t>
        </w:r>
      </w:ins>
      <w:ins w:id="4183" w:author="Alain Komin" w:date="2022-10-26T11:04:00Z">
        <w:r w:rsidR="005268BE">
          <w:t>field must be mandatory if An Agency was selected.</w:t>
        </w:r>
      </w:ins>
    </w:p>
    <w:p w14:paraId="215F3EFD" w14:textId="262A9BC8" w:rsidR="00990551" w:rsidRDefault="00990551" w:rsidP="00A6451E">
      <w:pPr>
        <w:rPr>
          <w:ins w:id="4184" w:author="Alain Komin" w:date="2022-10-24T11:24:00Z"/>
        </w:rPr>
      </w:pPr>
      <w:ins w:id="4185" w:author="Alain Komin" w:date="2022-09-07T13:41:00Z">
        <w:r>
          <w:rPr>
            <w:noProof/>
          </w:rPr>
          <w:drawing>
            <wp:inline distT="0" distB="0" distL="0" distR="0" wp14:anchorId="5BC1C413" wp14:editId="0CA0AB09">
              <wp:extent cx="6547186" cy="4413477"/>
              <wp:effectExtent l="19050" t="19050" r="25400" b="2540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47186" cy="4413477"/>
                      </a:xfrm>
                      <a:prstGeom prst="rect">
                        <a:avLst/>
                      </a:prstGeom>
                      <a:ln>
                        <a:solidFill>
                          <a:schemeClr val="accent1"/>
                        </a:solidFill>
                      </a:ln>
                    </pic:spPr>
                  </pic:pic>
                </a:graphicData>
              </a:graphic>
            </wp:inline>
          </w:drawing>
        </w:r>
      </w:ins>
    </w:p>
    <w:p w14:paraId="4BA70C5D" w14:textId="6849397C" w:rsidR="00815BD4" w:rsidRDefault="002C4CF8" w:rsidP="00A6451E">
      <w:pPr>
        <w:rPr>
          <w:ins w:id="4186" w:author="Alain Komin" w:date="2022-09-07T14:23:00Z"/>
        </w:rPr>
      </w:pPr>
      <w:ins w:id="4187" w:author="Alain Komin" w:date="2022-10-24T11:28:00Z">
        <w:r>
          <w:rPr>
            <w:noProof/>
          </w:rPr>
          <w:lastRenderedPageBreak/>
          <w:drawing>
            <wp:inline distT="0" distB="0" distL="0" distR="0" wp14:anchorId="5C2F2801" wp14:editId="2D0A4EDF">
              <wp:extent cx="6502210" cy="4797947"/>
              <wp:effectExtent l="19050" t="19050" r="13335" b="222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14643" cy="4807121"/>
                      </a:xfrm>
                      <a:prstGeom prst="rect">
                        <a:avLst/>
                      </a:prstGeom>
                      <a:ln>
                        <a:solidFill>
                          <a:schemeClr val="accent1"/>
                        </a:solidFill>
                      </a:ln>
                    </pic:spPr>
                  </pic:pic>
                </a:graphicData>
              </a:graphic>
            </wp:inline>
          </w:drawing>
        </w:r>
      </w:ins>
    </w:p>
    <w:p w14:paraId="0D0EFA58" w14:textId="5BAAC29B" w:rsidR="00B0142F" w:rsidRDefault="00355375">
      <w:pPr>
        <w:rPr>
          <w:ins w:id="4188" w:author="Alain Komin" w:date="2022-09-07T14:24:00Z"/>
        </w:rPr>
      </w:pPr>
      <w:ins w:id="4189" w:author="Alain Komin" w:date="2022-10-24T11:38:00Z">
        <w:r>
          <w:t>Red messages not needed. Add text option to the configuration to add messages</w:t>
        </w:r>
      </w:ins>
      <w:ins w:id="4190" w:author="Alain Komin" w:date="2022-10-25T11:46:00Z">
        <w:r w:rsidR="003D31AC">
          <w:t xml:space="preserve"> in HTML format</w:t>
        </w:r>
      </w:ins>
      <w:ins w:id="4191" w:author="Alain Komin" w:date="2022-10-24T11:38:00Z">
        <w:r>
          <w:t>.</w:t>
        </w:r>
      </w:ins>
      <w:ins w:id="4192" w:author="Alain Komin" w:date="2022-09-07T14:24:00Z">
        <w:r w:rsidR="00B0142F">
          <w:br w:type="page"/>
        </w:r>
      </w:ins>
    </w:p>
    <w:p w14:paraId="20D94499" w14:textId="031A6F0B" w:rsidR="00B0142F" w:rsidRDefault="003D31AC" w:rsidP="00A6451E">
      <w:pPr>
        <w:rPr>
          <w:ins w:id="4193" w:author="Alain Komin" w:date="2022-09-07T13:41:00Z"/>
        </w:rPr>
      </w:pPr>
      <w:ins w:id="4194" w:author="Alain Komin" w:date="2022-10-25T11:29:00Z">
        <w:r>
          <w:lastRenderedPageBreak/>
          <w:t>Region and I am</w:t>
        </w:r>
      </w:ins>
      <w:ins w:id="4195" w:author="Alain Komin" w:date="2022-09-07T14:24:00Z">
        <w:r w:rsidR="00B0142F">
          <w:t xml:space="preserve"> RSE </w:t>
        </w:r>
      </w:ins>
      <w:ins w:id="4196" w:author="Alain Komin" w:date="2022-10-26T11:05:00Z">
        <w:r w:rsidR="005268BE">
          <w:t xml:space="preserve">fields </w:t>
        </w:r>
      </w:ins>
      <w:ins w:id="4197" w:author="Alain Komin" w:date="2022-10-25T11:29:00Z">
        <w:r>
          <w:t>will not be needed</w:t>
        </w:r>
      </w:ins>
      <w:ins w:id="4198" w:author="Alain Komin" w:date="2022-09-07T14:24:00Z">
        <w:r w:rsidR="00B0142F">
          <w:t>.</w:t>
        </w:r>
      </w:ins>
    </w:p>
    <w:p w14:paraId="6860532A" w14:textId="79DB6F39" w:rsidR="00990551" w:rsidRDefault="00990551" w:rsidP="00A6451E">
      <w:pPr>
        <w:rPr>
          <w:ins w:id="4199" w:author="Alain Komin" w:date="2022-09-07T13:41:00Z"/>
        </w:rPr>
      </w:pPr>
      <w:ins w:id="4200" w:author="Alain Komin" w:date="2022-09-07T13:41:00Z">
        <w:r>
          <w:rPr>
            <w:noProof/>
          </w:rPr>
          <w:drawing>
            <wp:inline distT="0" distB="0" distL="0" distR="0" wp14:anchorId="5AA976A6" wp14:editId="24A196D8">
              <wp:extent cx="6583680" cy="3383280"/>
              <wp:effectExtent l="19050" t="19050" r="26670" b="2667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83680" cy="3383280"/>
                      </a:xfrm>
                      <a:prstGeom prst="rect">
                        <a:avLst/>
                      </a:prstGeom>
                      <a:ln>
                        <a:solidFill>
                          <a:schemeClr val="accent1"/>
                        </a:solidFill>
                      </a:ln>
                    </pic:spPr>
                  </pic:pic>
                </a:graphicData>
              </a:graphic>
            </wp:inline>
          </w:drawing>
        </w:r>
      </w:ins>
    </w:p>
    <w:p w14:paraId="7246CFD2" w14:textId="0CAB65E8" w:rsidR="00990551" w:rsidRDefault="005268BE" w:rsidP="00A6451E">
      <w:pPr>
        <w:rPr>
          <w:ins w:id="4201" w:author="Alain Komin" w:date="2022-09-07T13:41:00Z"/>
        </w:rPr>
      </w:pPr>
      <w:ins w:id="4202" w:author="Alain Komin" w:date="2022-10-26T11:07:00Z">
        <w:r>
          <w:rPr>
            <w:noProof/>
          </w:rPr>
          <w:drawing>
            <wp:inline distT="0" distB="0" distL="0" distR="0" wp14:anchorId="267128C2" wp14:editId="5E356C26">
              <wp:extent cx="6442253" cy="4157418"/>
              <wp:effectExtent l="19050" t="19050" r="1587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56256" cy="4166455"/>
                      </a:xfrm>
                      <a:prstGeom prst="rect">
                        <a:avLst/>
                      </a:prstGeom>
                      <a:ln>
                        <a:solidFill>
                          <a:schemeClr val="accent1"/>
                        </a:solidFill>
                      </a:ln>
                    </pic:spPr>
                  </pic:pic>
                </a:graphicData>
              </a:graphic>
            </wp:inline>
          </w:drawing>
        </w:r>
      </w:ins>
    </w:p>
    <w:p w14:paraId="6C79D2FE" w14:textId="22C7A331" w:rsidR="003D31AC" w:rsidRDefault="003D31AC" w:rsidP="003D31AC">
      <w:pPr>
        <w:rPr>
          <w:ins w:id="4203" w:author="Alain Komin" w:date="2022-10-25T11:48:00Z"/>
        </w:rPr>
      </w:pPr>
      <w:ins w:id="4204" w:author="Alain Komin" w:date="2022-10-25T11:48:00Z">
        <w:r w:rsidRPr="005268BE">
          <w:rPr>
            <w:u w:val="single"/>
            <w:rPrChange w:id="4205" w:author="Alain Komin" w:date="2022-10-26T11:07:00Z">
              <w:rPr/>
            </w:rPrChange>
          </w:rPr>
          <w:lastRenderedPageBreak/>
          <w:t>Event</w:t>
        </w:r>
        <w:r>
          <w:t xml:space="preserve"> item</w:t>
        </w:r>
      </w:ins>
      <w:ins w:id="4206" w:author="Alain Komin" w:date="2022-10-26T11:07:00Z">
        <w:r w:rsidR="005268BE">
          <w:t xml:space="preserve">s </w:t>
        </w:r>
      </w:ins>
      <w:ins w:id="4207" w:author="Alain Komin" w:date="2022-10-25T11:48:00Z">
        <w:r>
          <w:t>will have item options:</w:t>
        </w:r>
      </w:ins>
    </w:p>
    <w:p w14:paraId="09C883ED" w14:textId="1A7D0814" w:rsidR="003D31AC" w:rsidRDefault="003D31AC" w:rsidP="003D31AC">
      <w:pPr>
        <w:pStyle w:val="ListParagraph"/>
        <w:numPr>
          <w:ilvl w:val="0"/>
          <w:numId w:val="18"/>
        </w:numPr>
        <w:rPr>
          <w:ins w:id="4208" w:author="Alain Komin" w:date="2022-10-25T11:49:00Z"/>
        </w:rPr>
      </w:pPr>
      <w:ins w:id="4209" w:author="Alain Komin" w:date="2022-10-25T11:49:00Z">
        <w:r>
          <w:t>Event</w:t>
        </w:r>
      </w:ins>
      <w:ins w:id="4210" w:author="Alain Komin" w:date="2022-10-25T11:48:00Z">
        <w:r>
          <w:t xml:space="preserve"> Date</w:t>
        </w:r>
      </w:ins>
    </w:p>
    <w:p w14:paraId="49AB9AAB" w14:textId="4EC9980A" w:rsidR="003D31AC" w:rsidRDefault="003D31AC" w:rsidP="003D31AC">
      <w:pPr>
        <w:pStyle w:val="ListParagraph"/>
        <w:numPr>
          <w:ilvl w:val="0"/>
          <w:numId w:val="18"/>
        </w:numPr>
        <w:rPr>
          <w:ins w:id="4211" w:author="Alain Komin" w:date="2022-10-25T11:49:00Z"/>
        </w:rPr>
      </w:pPr>
      <w:ins w:id="4212" w:author="Alain Komin" w:date="2022-10-25T11:49:00Z">
        <w:r>
          <w:t>Event Hours</w:t>
        </w:r>
      </w:ins>
    </w:p>
    <w:p w14:paraId="26DA9991" w14:textId="482DC1DD" w:rsidR="003D31AC" w:rsidRDefault="003D31AC" w:rsidP="003D31AC">
      <w:pPr>
        <w:pStyle w:val="ListParagraph"/>
        <w:numPr>
          <w:ilvl w:val="0"/>
          <w:numId w:val="18"/>
        </w:numPr>
        <w:rPr>
          <w:ins w:id="4213" w:author="Alain Komin" w:date="2022-10-25T11:49:00Z"/>
        </w:rPr>
      </w:pPr>
      <w:ins w:id="4214" w:author="Alain Komin" w:date="2022-10-25T11:49:00Z">
        <w:r>
          <w:t>Wires</w:t>
        </w:r>
      </w:ins>
    </w:p>
    <w:p w14:paraId="3DFE8FC0" w14:textId="6BED2868" w:rsidR="00355375" w:rsidRDefault="004626AC" w:rsidP="00A6451E">
      <w:pPr>
        <w:rPr>
          <w:ins w:id="4215" w:author="Alain Komin" w:date="2022-10-25T11:48:00Z"/>
        </w:rPr>
      </w:pPr>
      <w:ins w:id="4216" w:author="Alain Komin" w:date="2022-10-24T11:46:00Z">
        <w:r w:rsidRPr="005268BE">
          <w:rPr>
            <w:u w:val="single"/>
            <w:rPrChange w:id="4217" w:author="Alain Komin" w:date="2022-10-26T11:07:00Z">
              <w:rPr/>
            </w:rPrChange>
          </w:rPr>
          <w:t>Raffle</w:t>
        </w:r>
        <w:r>
          <w:t xml:space="preserve"> item</w:t>
        </w:r>
      </w:ins>
      <w:ins w:id="4218" w:author="Alain Komin" w:date="2022-10-26T11:07:00Z">
        <w:r w:rsidR="005268BE">
          <w:t xml:space="preserve">s </w:t>
        </w:r>
      </w:ins>
      <w:ins w:id="4219" w:author="Alain Komin" w:date="2022-10-24T11:46:00Z">
        <w:r>
          <w:t>will have item o</w:t>
        </w:r>
      </w:ins>
      <w:ins w:id="4220" w:author="Alain Komin" w:date="2022-10-24T11:47:00Z">
        <w:r>
          <w:t>p</w:t>
        </w:r>
      </w:ins>
      <w:ins w:id="4221" w:author="Alain Komin" w:date="2022-10-24T11:46:00Z">
        <w:r>
          <w:t>tions</w:t>
        </w:r>
      </w:ins>
      <w:ins w:id="4222" w:author="Alain Komin" w:date="2022-10-25T11:48:00Z">
        <w:r w:rsidR="003D31AC">
          <w:t>:</w:t>
        </w:r>
      </w:ins>
    </w:p>
    <w:p w14:paraId="0424B30C" w14:textId="77777777" w:rsidR="003D31AC" w:rsidRDefault="003D31AC">
      <w:pPr>
        <w:pStyle w:val="ListParagraph"/>
        <w:numPr>
          <w:ilvl w:val="0"/>
          <w:numId w:val="17"/>
        </w:numPr>
        <w:rPr>
          <w:ins w:id="4223" w:author="Alain Komin" w:date="2022-10-25T11:48:00Z"/>
        </w:rPr>
        <w:pPrChange w:id="4224" w:author="Alain Komin" w:date="2022-10-25T11:48:00Z">
          <w:pPr/>
        </w:pPrChange>
      </w:pPr>
      <w:ins w:id="4225" w:author="Alain Komin" w:date="2022-10-25T11:48:00Z">
        <w:r>
          <w:t xml:space="preserve">Want a Poster? </w:t>
        </w:r>
      </w:ins>
    </w:p>
    <w:p w14:paraId="51D1EC7B" w14:textId="5F251700" w:rsidR="004626AC" w:rsidRDefault="003D31AC">
      <w:pPr>
        <w:pStyle w:val="ListParagraph"/>
        <w:numPr>
          <w:ilvl w:val="0"/>
          <w:numId w:val="17"/>
        </w:numPr>
        <w:rPr>
          <w:ins w:id="4226" w:author="Alain Komin" w:date="2022-10-24T11:46:00Z"/>
        </w:rPr>
        <w:pPrChange w:id="4227" w:author="Alain Komin" w:date="2022-10-26T11:07:00Z">
          <w:pPr/>
        </w:pPrChange>
      </w:pPr>
      <w:ins w:id="4228" w:author="Alain Komin" w:date="2022-10-25T11:48:00Z">
        <w:r>
          <w:t>Raffle Date</w:t>
        </w:r>
      </w:ins>
    </w:p>
    <w:p w14:paraId="0811B103" w14:textId="18C5EA70" w:rsidR="004626AC" w:rsidRDefault="004626AC" w:rsidP="00A6451E">
      <w:pPr>
        <w:rPr>
          <w:ins w:id="4229" w:author="Alain Komin" w:date="2022-10-24T11:51:00Z"/>
        </w:rPr>
      </w:pPr>
      <w:ins w:id="4230" w:author="Alain Komin" w:date="2022-10-24T11:51:00Z">
        <w:r>
          <w:t>Nothing related with $ or budget is needed.</w:t>
        </w:r>
      </w:ins>
    </w:p>
    <w:p w14:paraId="7BBF7997" w14:textId="77777777" w:rsidR="004626AC" w:rsidRDefault="004626AC" w:rsidP="00A6451E">
      <w:pPr>
        <w:rPr>
          <w:ins w:id="4231" w:author="Alain Komin" w:date="2022-10-24T11:46:00Z"/>
        </w:rPr>
      </w:pPr>
    </w:p>
    <w:p w14:paraId="59AE0419" w14:textId="21F47088" w:rsidR="00395C55" w:rsidRDefault="005268BE" w:rsidP="00A6451E">
      <w:pPr>
        <w:rPr>
          <w:ins w:id="4232" w:author="Alain Komin" w:date="2022-10-26T11:08:00Z"/>
        </w:rPr>
      </w:pPr>
      <w:ins w:id="4233" w:author="Alain Komin" w:date="2022-10-26T11:08:00Z">
        <w:r>
          <w:t>Special Order items will be configured as needed.</w:t>
        </w:r>
      </w:ins>
    </w:p>
    <w:p w14:paraId="398DE328" w14:textId="13503B08" w:rsidR="005268BE" w:rsidRDefault="005268BE" w:rsidP="00A6451E">
      <w:pPr>
        <w:rPr>
          <w:ins w:id="4234" w:author="Alain Komin" w:date="2022-10-26T11:08:00Z"/>
        </w:rPr>
      </w:pPr>
      <w:ins w:id="4235" w:author="Alain Komin" w:date="2022-10-26T11:08:00Z">
        <w:r>
          <w:rPr>
            <w:noProof/>
          </w:rPr>
          <w:drawing>
            <wp:inline distT="0" distB="0" distL="0" distR="0" wp14:anchorId="07F55443" wp14:editId="69AE4436">
              <wp:extent cx="6417227" cy="2171345"/>
              <wp:effectExtent l="19050" t="19050" r="22225"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42230" cy="2179805"/>
                      </a:xfrm>
                      <a:prstGeom prst="rect">
                        <a:avLst/>
                      </a:prstGeom>
                      <a:ln>
                        <a:solidFill>
                          <a:schemeClr val="accent1"/>
                        </a:solidFill>
                      </a:ln>
                    </pic:spPr>
                  </pic:pic>
                </a:graphicData>
              </a:graphic>
            </wp:inline>
          </w:drawing>
        </w:r>
      </w:ins>
    </w:p>
    <w:p w14:paraId="734877B9" w14:textId="5CBBC85E" w:rsidR="005971E2" w:rsidRDefault="005268BE" w:rsidP="00A6451E">
      <w:pPr>
        <w:rPr>
          <w:ins w:id="4236" w:author="Alain Komin" w:date="2022-10-26T11:10:00Z"/>
        </w:rPr>
      </w:pPr>
      <w:ins w:id="4237" w:author="Alain Komin" w:date="2022-10-26T11:08:00Z">
        <w:r>
          <w:t>Item Options will be added to the necessary items based on business needs.</w:t>
        </w:r>
      </w:ins>
    </w:p>
    <w:p w14:paraId="2B02B570" w14:textId="2E197B98" w:rsidR="00413659" w:rsidRDefault="00413659">
      <w:pPr>
        <w:spacing w:after="0"/>
        <w:rPr>
          <w:ins w:id="4238" w:author="Alain Komin" w:date="2022-10-24T11:52:00Z"/>
        </w:rPr>
        <w:pPrChange w:id="4239" w:author="Alain Komin" w:date="2022-10-26T11:10:00Z">
          <w:pPr/>
        </w:pPrChange>
      </w:pPr>
      <w:ins w:id="4240" w:author="Alain Komin" w:date="2022-10-26T11:10:00Z">
        <w:r>
          <w:t>Example for Coupon/Promo Code items:</w:t>
        </w:r>
      </w:ins>
    </w:p>
    <w:p w14:paraId="3AC3C890" w14:textId="77777777" w:rsidR="00413659" w:rsidRDefault="005971E2" w:rsidP="00413659">
      <w:pPr>
        <w:pStyle w:val="ListParagraph"/>
        <w:numPr>
          <w:ilvl w:val="0"/>
          <w:numId w:val="19"/>
        </w:numPr>
        <w:rPr>
          <w:ins w:id="4241" w:author="Alain Komin" w:date="2022-10-26T11:09:00Z"/>
        </w:rPr>
      </w:pPr>
      <w:ins w:id="4242" w:author="Alain Komin" w:date="2022-10-24T11:57:00Z">
        <w:r w:rsidRPr="005971E2">
          <w:t>Promo Code: WA0945</w:t>
        </w:r>
      </w:ins>
    </w:p>
    <w:p w14:paraId="40541872" w14:textId="77777777" w:rsidR="00413659" w:rsidRDefault="005971E2" w:rsidP="00413659">
      <w:pPr>
        <w:pStyle w:val="ListParagraph"/>
        <w:numPr>
          <w:ilvl w:val="0"/>
          <w:numId w:val="19"/>
        </w:numPr>
        <w:rPr>
          <w:ins w:id="4243" w:author="Alain Komin" w:date="2022-10-26T11:09:00Z"/>
        </w:rPr>
      </w:pPr>
      <w:ins w:id="4244" w:author="Alain Komin" w:date="2022-10-24T11:57:00Z">
        <w:r w:rsidRPr="005971E2">
          <w:t>Discount: $2</w:t>
        </w:r>
      </w:ins>
    </w:p>
    <w:p w14:paraId="6F5E121F" w14:textId="77777777" w:rsidR="00413659" w:rsidRDefault="005971E2" w:rsidP="00413659">
      <w:pPr>
        <w:pStyle w:val="ListParagraph"/>
        <w:numPr>
          <w:ilvl w:val="0"/>
          <w:numId w:val="19"/>
        </w:numPr>
        <w:rPr>
          <w:ins w:id="4245" w:author="Alain Komin" w:date="2022-10-26T11:10:00Z"/>
        </w:rPr>
      </w:pPr>
      <w:ins w:id="4246" w:author="Alain Komin" w:date="2022-10-24T11:57:00Z">
        <w:r w:rsidRPr="005971E2">
          <w:t>Length: 7/1 to 9/3</w:t>
        </w:r>
      </w:ins>
      <w:ins w:id="4247" w:author="Alain Komin" w:date="2022-10-26T11:09:00Z">
        <w:r w:rsidR="00413659">
          <w:t>1</w:t>
        </w:r>
      </w:ins>
    </w:p>
    <w:p w14:paraId="05C8A1F0" w14:textId="77777777" w:rsidR="00413659" w:rsidRDefault="005971E2" w:rsidP="00413659">
      <w:pPr>
        <w:pStyle w:val="ListParagraph"/>
        <w:numPr>
          <w:ilvl w:val="0"/>
          <w:numId w:val="19"/>
        </w:numPr>
        <w:rPr>
          <w:ins w:id="4248" w:author="Alain Komin" w:date="2022-10-26T11:10:00Z"/>
        </w:rPr>
      </w:pPr>
      <w:ins w:id="4249" w:author="Alain Komin" w:date="2022-10-24T11:57:00Z">
        <w:r w:rsidRPr="005971E2">
          <w:t xml:space="preserve">Cost, </w:t>
        </w:r>
        <w:proofErr w:type="gramStart"/>
        <w:r w:rsidRPr="005971E2">
          <w:t>How</w:t>
        </w:r>
        <w:proofErr w:type="gramEnd"/>
        <w:r w:rsidRPr="005971E2">
          <w:t xml:space="preserve"> much % Intermex and how much % the agent?</w:t>
        </w:r>
      </w:ins>
    </w:p>
    <w:p w14:paraId="46BDDD50" w14:textId="3E3A46D2" w:rsidR="00413659" w:rsidRDefault="005971E2" w:rsidP="00413659">
      <w:pPr>
        <w:pStyle w:val="ListParagraph"/>
        <w:numPr>
          <w:ilvl w:val="0"/>
          <w:numId w:val="19"/>
        </w:numPr>
        <w:rPr>
          <w:ins w:id="4250" w:author="Alain Komin" w:date="2022-10-26T11:10:00Z"/>
        </w:rPr>
      </w:pPr>
      <w:ins w:id="4251" w:author="Alain Komin" w:date="2022-10-24T11:57:00Z">
        <w:r w:rsidRPr="005971E2">
          <w:t>Types of wires (specific corridor or all wires)</w:t>
        </w:r>
      </w:ins>
    </w:p>
    <w:p w14:paraId="0BE26299" w14:textId="61850280" w:rsidR="004626AC" w:rsidRDefault="005971E2">
      <w:pPr>
        <w:pStyle w:val="ListParagraph"/>
        <w:numPr>
          <w:ilvl w:val="0"/>
          <w:numId w:val="19"/>
        </w:numPr>
        <w:rPr>
          <w:ins w:id="4252" w:author="Alain Komin" w:date="2022-10-24T12:00:00Z"/>
        </w:rPr>
        <w:pPrChange w:id="4253" w:author="Alain Komin" w:date="2022-10-26T11:09:00Z">
          <w:pPr/>
        </w:pPrChange>
      </w:pPr>
      <w:ins w:id="4254" w:author="Alain Komin" w:date="2022-10-24T11:57:00Z">
        <w:r w:rsidRPr="005971E2">
          <w:t>Uses (singles use, multiple use?) 1 X customer, Once X month</w:t>
        </w:r>
      </w:ins>
    </w:p>
    <w:p w14:paraId="5AC966F3" w14:textId="7B7F61D7" w:rsidR="005971E2" w:rsidRDefault="005971E2" w:rsidP="00A6451E">
      <w:pPr>
        <w:rPr>
          <w:ins w:id="4255" w:author="Alain Komin" w:date="2022-10-24T12:00:00Z"/>
        </w:rPr>
      </w:pPr>
    </w:p>
    <w:p w14:paraId="796A055E" w14:textId="40CD0FA1" w:rsidR="009C6D07" w:rsidRDefault="005971E2" w:rsidP="00331A75">
      <w:pPr>
        <w:rPr>
          <w:ins w:id="4256" w:author="Sebastian Gonzalez" w:date="2022-05-18T12:46:00Z"/>
        </w:rPr>
      </w:pPr>
      <w:ins w:id="4257" w:author="Alain Komin" w:date="2022-10-24T12:00:00Z">
        <w:r>
          <w:t xml:space="preserve">Branding </w:t>
        </w:r>
      </w:ins>
      <w:ins w:id="4258" w:author="Alain Komin" w:date="2022-10-24T12:01:00Z">
        <w:r>
          <w:t>Opportunities</w:t>
        </w:r>
      </w:ins>
      <w:ins w:id="4259" w:author="Alain Komin" w:date="2022-10-26T11:10:00Z">
        <w:r w:rsidR="00413659">
          <w:t xml:space="preserve"> items</w:t>
        </w:r>
      </w:ins>
      <w:ins w:id="4260" w:author="Alain Komin" w:date="2022-10-24T12:01:00Z">
        <w:r>
          <w:t xml:space="preserve">: Need </w:t>
        </w:r>
        <w:r w:rsidRPr="00413659">
          <w:rPr>
            <w:b/>
            <w:bCs/>
            <w:rPrChange w:id="4261" w:author="Alain Komin" w:date="2022-10-26T11:11:00Z">
              <w:rPr/>
            </w:rPrChange>
          </w:rPr>
          <w:t>file upload</w:t>
        </w:r>
      </w:ins>
      <w:ins w:id="4262" w:author="Alain Komin" w:date="2022-10-24T12:02:00Z">
        <w:r>
          <w:t xml:space="preserve"> as item option</w:t>
        </w:r>
      </w:ins>
      <w:ins w:id="4263" w:author="Alain Komin" w:date="2022-10-24T12:01:00Z">
        <w:r>
          <w:t>.</w:t>
        </w:r>
      </w:ins>
      <w:ins w:id="4264" w:author="Sebastian Gonzalez" w:date="2022-05-18T12:46:00Z">
        <w:r w:rsidR="009C6D07">
          <w:br w:type="page"/>
        </w:r>
      </w:ins>
    </w:p>
    <w:p w14:paraId="2ADB7126" w14:textId="77777777" w:rsidR="0071121C" w:rsidRPr="009C6D07" w:rsidDel="009C6D07" w:rsidRDefault="0071121C">
      <w:pPr>
        <w:rPr>
          <w:ins w:id="4265" w:author="Villaverde, Alfredo" w:date="2022-03-10T13:14:00Z"/>
          <w:del w:id="4266" w:author="Sebastian Gonzalez" w:date="2022-05-18T12:46:00Z"/>
        </w:rPr>
      </w:pPr>
    </w:p>
    <w:p w14:paraId="583B1D3A" w14:textId="77777777" w:rsidR="00F44063" w:rsidRPr="00517DC5" w:rsidDel="009C6D07" w:rsidRDefault="00F44063">
      <w:pPr>
        <w:rPr>
          <w:del w:id="4267" w:author="Sebastian Gonzalez" w:date="2022-05-18T12:46:00Z"/>
        </w:rPr>
        <w:pPrChange w:id="4268" w:author="Villaverde, Alfredo" w:date="2022-03-10T13:14:00Z">
          <w:pPr>
            <w:pStyle w:val="Heading1"/>
          </w:pPr>
        </w:pPrChange>
      </w:pPr>
    </w:p>
    <w:p w14:paraId="5D89584A" w14:textId="0617A49D"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del w:id="4269" w:author="Alain Komin" w:date="2022-10-26T11:03:00Z">
        <w:r w:rsidR="00D0663F" w:rsidRPr="00D0663F" w:rsidDel="005268BE">
          <w:rPr>
            <w:lang w:val="en-US"/>
          </w:rPr>
          <w:delText xml:space="preserve">Customer </w:delText>
        </w:r>
      </w:del>
      <w:ins w:id="4270" w:author="Alain Komin" w:date="2022-10-26T11:03:00Z">
        <w:r w:rsidR="005268BE">
          <w:rPr>
            <w:lang w:val="en-US"/>
          </w:rPr>
          <w:t xml:space="preserve">Intermex LLC </w:t>
        </w:r>
      </w:ins>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33C49DE8" w:rsidR="00613C22" w:rsidDel="00E33AEC" w:rsidRDefault="00E33AEC" w:rsidP="00613C22">
      <w:pPr>
        <w:rPr>
          <w:del w:id="4271" w:author="Villaverde, Alfredo" w:date="2022-03-10T13:17:00Z"/>
          <w:color w:val="FF0000"/>
          <w:lang w:val="en-US"/>
        </w:rPr>
      </w:pPr>
      <w:ins w:id="4272" w:author="Villaverde, Alfredo" w:date="2022-03-10T13:17:00Z">
        <w:r>
          <w:rPr>
            <w:lang w:val="en-US"/>
          </w:rPr>
          <w:t>Document d</w:t>
        </w:r>
      </w:ins>
      <w:del w:id="4273" w:author="Villaverde, Alfredo" w:date="2022-03-10T13:17:00Z">
        <w:r w:rsidR="00D0663F" w:rsidDel="00E33AEC">
          <w:rPr>
            <w:lang w:val="en-US"/>
          </w:rPr>
          <w:delText>D</w:delText>
        </w:r>
      </w:del>
      <w:r w:rsidR="00613C22" w:rsidRPr="00613C22">
        <w:rPr>
          <w:lang w:val="en-US"/>
        </w:rPr>
        <w:t xml:space="preserve">elivery </w:t>
      </w:r>
      <w:ins w:id="4274" w:author="Villaverde, Alfredo" w:date="2022-03-10T13:17:00Z">
        <w:r>
          <w:rPr>
            <w:lang w:val="en-US"/>
          </w:rPr>
          <w:t>d</w:t>
        </w:r>
      </w:ins>
      <w:del w:id="4275" w:author="Villaverde, Alfredo" w:date="2022-03-10T13:17:00Z">
        <w:r w:rsidR="00613C22" w:rsidRPr="00613C22" w:rsidDel="00E33AEC">
          <w:rPr>
            <w:lang w:val="en-US"/>
          </w:rPr>
          <w:delText>D</w:delText>
        </w:r>
      </w:del>
      <w:r w:rsidR="00613C22" w:rsidRPr="00613C22">
        <w:rPr>
          <w:lang w:val="en-US"/>
        </w:rPr>
        <w:t>ate:</w:t>
      </w:r>
      <w:r w:rsidR="0034424C">
        <w:rPr>
          <w:lang w:val="en-US"/>
        </w:rPr>
        <w:tab/>
      </w:r>
      <w:r w:rsidR="0034424C">
        <w:rPr>
          <w:lang w:val="en-US"/>
        </w:rPr>
        <w:tab/>
      </w:r>
      <w:del w:id="4276" w:author="Villaverde, Alfredo" w:date="2022-03-10T13:16:00Z">
        <w:r w:rsidR="00DE6FC6" w:rsidRPr="005268BE" w:rsidDel="00E33AEC">
          <w:rPr>
            <w:highlight w:val="yellow"/>
            <w:lang w:val="en-US"/>
            <w:rPrChange w:id="4277" w:author="Alain Komin" w:date="2022-10-26T11:03:00Z">
              <w:rPr>
                <w:lang w:val="en-US"/>
              </w:rPr>
            </w:rPrChange>
          </w:rPr>
          <w:delText>10</w:delText>
        </w:r>
      </w:del>
      <w:ins w:id="4278" w:author="Villaverde, Alfredo" w:date="2022-03-10T13:16:00Z">
        <w:r w:rsidRPr="005268BE">
          <w:rPr>
            <w:highlight w:val="yellow"/>
            <w:lang w:val="en-US"/>
            <w:rPrChange w:id="4279" w:author="Alain Komin" w:date="2022-10-26T11:03:00Z">
              <w:rPr>
                <w:lang w:val="en-US"/>
              </w:rPr>
            </w:rPrChange>
          </w:rPr>
          <w:t>MM</w:t>
        </w:r>
      </w:ins>
      <w:r w:rsidR="00DE6FC6" w:rsidRPr="005268BE">
        <w:rPr>
          <w:highlight w:val="yellow"/>
          <w:lang w:val="en-US"/>
          <w:rPrChange w:id="4280" w:author="Alain Komin" w:date="2022-10-26T11:03:00Z">
            <w:rPr>
              <w:lang w:val="en-US"/>
            </w:rPr>
          </w:rPrChange>
        </w:rPr>
        <w:t>/</w:t>
      </w:r>
      <w:del w:id="4281" w:author="Villaverde, Alfredo" w:date="2022-03-10T13:16:00Z">
        <w:r w:rsidR="00DE6FC6" w:rsidRPr="005268BE" w:rsidDel="00E33AEC">
          <w:rPr>
            <w:highlight w:val="yellow"/>
            <w:lang w:val="en-US"/>
            <w:rPrChange w:id="4282" w:author="Alain Komin" w:date="2022-10-26T11:03:00Z">
              <w:rPr>
                <w:lang w:val="en-US"/>
              </w:rPr>
            </w:rPrChange>
          </w:rPr>
          <w:delText>15</w:delText>
        </w:r>
      </w:del>
      <w:ins w:id="4283" w:author="Villaverde, Alfredo" w:date="2022-03-10T13:16:00Z">
        <w:r w:rsidRPr="005268BE">
          <w:rPr>
            <w:highlight w:val="yellow"/>
            <w:lang w:val="en-US"/>
            <w:rPrChange w:id="4284" w:author="Alain Komin" w:date="2022-10-26T11:03:00Z">
              <w:rPr>
                <w:lang w:val="en-US"/>
              </w:rPr>
            </w:rPrChange>
          </w:rPr>
          <w:t>DD</w:t>
        </w:r>
      </w:ins>
      <w:r w:rsidR="00DE6FC6" w:rsidRPr="005268BE">
        <w:rPr>
          <w:highlight w:val="yellow"/>
          <w:lang w:val="en-US"/>
          <w:rPrChange w:id="4285" w:author="Alain Komin" w:date="2022-10-26T11:03:00Z">
            <w:rPr>
              <w:lang w:val="en-US"/>
            </w:rPr>
          </w:rPrChange>
        </w:rPr>
        <w:t>/</w:t>
      </w:r>
      <w:del w:id="4286" w:author="Villaverde, Alfredo" w:date="2022-03-10T13:17:00Z">
        <w:r w:rsidR="00DE6FC6" w:rsidRPr="005268BE" w:rsidDel="00E33AEC">
          <w:rPr>
            <w:highlight w:val="yellow"/>
            <w:lang w:val="en-US"/>
            <w:rPrChange w:id="4287" w:author="Alain Komin" w:date="2022-10-26T11:03:00Z">
              <w:rPr>
                <w:lang w:val="en-US"/>
              </w:rPr>
            </w:rPrChange>
          </w:rPr>
          <w:delText>2021</w:delText>
        </w:r>
      </w:del>
      <w:ins w:id="4288" w:author="Villaverde, Alfredo" w:date="2022-03-10T13:17:00Z">
        <w:r w:rsidRPr="005268BE">
          <w:rPr>
            <w:highlight w:val="yellow"/>
            <w:lang w:val="en-US"/>
            <w:rPrChange w:id="4289" w:author="Alain Komin" w:date="2022-10-26T11:03:00Z">
              <w:rPr>
                <w:lang w:val="en-US"/>
              </w:rPr>
            </w:rPrChange>
          </w:rPr>
          <w:t>YYYY</w:t>
        </w:r>
      </w:ins>
    </w:p>
    <w:p w14:paraId="475201D0" w14:textId="3B4AFEF8" w:rsidR="0019755B" w:rsidRPr="0019755B" w:rsidDel="00E33AEC" w:rsidRDefault="0019755B" w:rsidP="00613C22">
      <w:pPr>
        <w:rPr>
          <w:del w:id="4290" w:author="Villaverde, Alfredo" w:date="2022-03-10T13:17:00Z"/>
        </w:rPr>
      </w:pPr>
      <w:del w:id="4291" w:author="Villaverde, Alfredo" w:date="2022-03-10T13:17:00Z">
        <w:r w:rsidDel="00E33AEC">
          <w:delText>Document Version:</w:delText>
        </w:r>
        <w:r w:rsidDel="00E33AEC">
          <w:tab/>
        </w:r>
        <w:r w:rsidR="00DE6FC6" w:rsidDel="00E33AEC">
          <w:delText>TransnetYX site changes</w:delText>
        </w:r>
      </w:del>
    </w:p>
    <w:p w14:paraId="02F2C34E" w14:textId="77777777" w:rsidR="00D0663F" w:rsidRPr="00613C22" w:rsidRDefault="00D0663F" w:rsidP="00613C22">
      <w:pPr>
        <w:rPr>
          <w:lang w:val="en-US"/>
        </w:rPr>
      </w:pPr>
    </w:p>
    <w:p w14:paraId="7F8B9B1C" w14:textId="28B902CA" w:rsidR="0034424C" w:rsidRPr="0034424C" w:rsidRDefault="0034424C" w:rsidP="00D0663F">
      <w:pPr>
        <w:pStyle w:val="ContentsHeader"/>
        <w:rPr>
          <w:rStyle w:val="Emphasis"/>
          <w:iCs w:val="0"/>
          <w:lang w:val="en-US"/>
        </w:rPr>
      </w:pPr>
    </w:p>
    <w:p w14:paraId="1231BE67" w14:textId="77777777" w:rsidR="00613C22" w:rsidRDefault="00613C22" w:rsidP="00613C22">
      <w:pPr>
        <w:rPr>
          <w:lang w:val="en-US"/>
        </w:rPr>
      </w:pPr>
    </w:p>
    <w:p w14:paraId="771CD0A2" w14:textId="533A6002" w:rsidR="0034424C" w:rsidRPr="0034424C" w:rsidRDefault="0034424C" w:rsidP="00D0663F">
      <w:pPr>
        <w:pStyle w:val="ContentsHeader"/>
        <w:rPr>
          <w:rStyle w:val="Emphasis"/>
          <w:iCs w:val="0"/>
          <w:lang w:val="en-US"/>
        </w:rPr>
      </w:pPr>
    </w:p>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37"/>
      <w:footerReference w:type="default" r:id="rId38"/>
      <w:headerReference w:type="first" r:id="rId39"/>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5956A" w14:textId="77777777" w:rsidR="009D15A0" w:rsidRDefault="009D15A0" w:rsidP="00C26546">
      <w:pPr>
        <w:spacing w:after="0" w:line="240" w:lineRule="auto"/>
      </w:pPr>
      <w:r>
        <w:separator/>
      </w:r>
    </w:p>
  </w:endnote>
  <w:endnote w:type="continuationSeparator" w:id="0">
    <w:p w14:paraId="28490A45" w14:textId="77777777" w:rsidR="009D15A0" w:rsidRDefault="009D15A0"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292" w:author="Villaverde, Alfredo" w:date="2022-03-10T13:16:00Z">
                                <w:r w:rsidR="00F44063">
                                  <w:rPr>
                                    <w:rStyle w:val="PageNumber"/>
                                    <w:rFonts w:ascii="Arial" w:hAnsi="Arial" w:cs="Arial"/>
                                    <w:sz w:val="16"/>
                                    <w:szCs w:val="18"/>
                                  </w:rPr>
                                  <w:t>2</w:t>
                                </w:r>
                              </w:ins>
                              <w:del w:id="4293"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294" w:author="Villaverde, Alfredo" w:date="2022-03-10T13:16:00Z">
                          <w:r w:rsidR="00F44063">
                            <w:rPr>
                              <w:rStyle w:val="PageNumber"/>
                              <w:rFonts w:ascii="Arial" w:hAnsi="Arial" w:cs="Arial"/>
                              <w:sz w:val="16"/>
                              <w:szCs w:val="18"/>
                            </w:rPr>
                            <w:t>2</w:t>
                          </w:r>
                        </w:ins>
                        <w:del w:id="4295"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v:textbox>
                </v:shape>
              </w:pict>
            </mc:Fallback>
          </mc:AlternateContent>
        </w:r>
      </w:p>
      <w:p w14:paraId="1629D6EB" w14:textId="77777777"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6B7F33">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97F87" w14:textId="77777777" w:rsidR="009D15A0" w:rsidRDefault="009D15A0" w:rsidP="00C26546">
      <w:pPr>
        <w:spacing w:after="0" w:line="240" w:lineRule="auto"/>
      </w:pPr>
      <w:r>
        <w:separator/>
      </w:r>
    </w:p>
  </w:footnote>
  <w:footnote w:type="continuationSeparator" w:id="0">
    <w:p w14:paraId="2E346661" w14:textId="77777777" w:rsidR="009D15A0" w:rsidRDefault="009D15A0"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8768D" w:rsidRDefault="007522ED">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2180"/>
    <w:multiLevelType w:val="hybridMultilevel"/>
    <w:tmpl w:val="DE9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64F76"/>
    <w:multiLevelType w:val="hybridMultilevel"/>
    <w:tmpl w:val="31E48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122BC"/>
    <w:multiLevelType w:val="hybridMultilevel"/>
    <w:tmpl w:val="745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B4F28"/>
    <w:multiLevelType w:val="hybridMultilevel"/>
    <w:tmpl w:val="CA2C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D5477"/>
    <w:multiLevelType w:val="hybridMultilevel"/>
    <w:tmpl w:val="E0467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31BDA"/>
    <w:multiLevelType w:val="hybridMultilevel"/>
    <w:tmpl w:val="46AE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75B56"/>
    <w:multiLevelType w:val="hybridMultilevel"/>
    <w:tmpl w:val="9334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21755"/>
    <w:multiLevelType w:val="hybridMultilevel"/>
    <w:tmpl w:val="AAAA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42C3B2C"/>
    <w:multiLevelType w:val="hybridMultilevel"/>
    <w:tmpl w:val="9B0E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E4C3A96"/>
    <w:multiLevelType w:val="hybridMultilevel"/>
    <w:tmpl w:val="7284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957699"/>
    <w:multiLevelType w:val="hybridMultilevel"/>
    <w:tmpl w:val="32E035FA"/>
    <w:lvl w:ilvl="0" w:tplc="5AF028A2">
      <w:start w:val="1"/>
      <w:numFmt w:val="bullet"/>
      <w:lvlText w:val=""/>
      <w:lvlJc w:val="left"/>
      <w:pPr>
        <w:ind w:left="765" w:hanging="360"/>
      </w:pPr>
      <w:rPr>
        <w:rFonts w:ascii="Symbol" w:eastAsia="Calibri" w:hAnsi="Symbol" w:cs="Times New Roman"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3" w15:restartNumberingAfterBreak="0">
    <w:nsid w:val="4DC37781"/>
    <w:multiLevelType w:val="hybridMultilevel"/>
    <w:tmpl w:val="B6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553A"/>
    <w:multiLevelType w:val="hybridMultilevel"/>
    <w:tmpl w:val="8578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262343"/>
    <w:multiLevelType w:val="hybridMultilevel"/>
    <w:tmpl w:val="E3F4A54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AD82F52"/>
    <w:multiLevelType w:val="hybridMultilevel"/>
    <w:tmpl w:val="B75A6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14762E"/>
    <w:multiLevelType w:val="hybridMultilevel"/>
    <w:tmpl w:val="770C975A"/>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13A3A"/>
    <w:multiLevelType w:val="hybridMultilevel"/>
    <w:tmpl w:val="0422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8"/>
  </w:num>
  <w:num w:numId="4">
    <w:abstractNumId w:val="14"/>
  </w:num>
  <w:num w:numId="5">
    <w:abstractNumId w:val="13"/>
  </w:num>
  <w:num w:numId="6">
    <w:abstractNumId w:val="4"/>
  </w:num>
  <w:num w:numId="7">
    <w:abstractNumId w:val="5"/>
  </w:num>
  <w:num w:numId="8">
    <w:abstractNumId w:val="1"/>
  </w:num>
  <w:num w:numId="9">
    <w:abstractNumId w:val="2"/>
  </w:num>
  <w:num w:numId="10">
    <w:abstractNumId w:val="7"/>
  </w:num>
  <w:num w:numId="11">
    <w:abstractNumId w:val="3"/>
  </w:num>
  <w:num w:numId="12">
    <w:abstractNumId w:val="17"/>
  </w:num>
  <w:num w:numId="13">
    <w:abstractNumId w:val="15"/>
  </w:num>
  <w:num w:numId="14">
    <w:abstractNumId w:val="8"/>
  </w:num>
  <w:num w:numId="15">
    <w:abstractNumId w:val="16"/>
  </w:num>
  <w:num w:numId="16">
    <w:abstractNumId w:val="0"/>
  </w:num>
  <w:num w:numId="17">
    <w:abstractNumId w:val="11"/>
  </w:num>
  <w:num w:numId="18">
    <w:abstractNumId w:val="6"/>
  </w:num>
  <w:num w:numId="19">
    <w:abstractNumId w:val="9"/>
  </w:num>
  <w:num w:numId="20">
    <w:abstractNumId w:val="1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llaverde, Alfredo">
    <w15:presenceInfo w15:providerId="AD" w15:userId="S::avillaverde@netsuite.com::1d8f2c68-76ac-4183-b3d2-62dc554a080f"/>
  </w15:person>
  <w15:person w15:author="Alain Komin">
    <w15:presenceInfo w15:providerId="None" w15:userId="Alain Komin"/>
  </w15:person>
  <w15:person w15:author="Bertorelli, Yvonne A">
    <w15:presenceInfo w15:providerId="AD" w15:userId="S::ybertorelli@netsuite.com::ba75b836-a6a5-4583-b422-615bc0aee688"/>
  </w15:person>
  <w15:person w15:author="Sebastian Gonzalez">
    <w15:presenceInfo w15:providerId="AD" w15:userId="S::sebastian.a.gonzalez@oracle.com::b643de21-ed5c-473b-a799-023744b66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attachedTemplate r:id="rId1"/>
  <w:trackRevisions/>
  <w:documentProtection w:edit="trackedChanges" w:enforcement="1" w:cryptProviderType="rsaAES" w:cryptAlgorithmClass="hash" w:cryptAlgorithmType="typeAny" w:cryptAlgorithmSid="14" w:cryptSpinCount="100000" w:hash="c+zvQGap2RDA/4YCZYwgqUlz/MCKTSF/mMsIAQx4UKIY6I+jliOuOKa0QlI5k0W0MPv4xCOoeMeNI72Fymdreg==" w:salt="BSChWY6eAjoB09El6ueq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3CBF"/>
    <w:rsid w:val="000061FA"/>
    <w:rsid w:val="00013C41"/>
    <w:rsid w:val="0003202B"/>
    <w:rsid w:val="00036075"/>
    <w:rsid w:val="00036129"/>
    <w:rsid w:val="0003758C"/>
    <w:rsid w:val="00042CB8"/>
    <w:rsid w:val="00042D78"/>
    <w:rsid w:val="000443E1"/>
    <w:rsid w:val="00044BB6"/>
    <w:rsid w:val="000507EC"/>
    <w:rsid w:val="00052692"/>
    <w:rsid w:val="0005476B"/>
    <w:rsid w:val="000575DB"/>
    <w:rsid w:val="0006003A"/>
    <w:rsid w:val="00061BBF"/>
    <w:rsid w:val="0006220C"/>
    <w:rsid w:val="00073AA5"/>
    <w:rsid w:val="0007518A"/>
    <w:rsid w:val="0007753A"/>
    <w:rsid w:val="00077E80"/>
    <w:rsid w:val="000819A9"/>
    <w:rsid w:val="00082DD0"/>
    <w:rsid w:val="00086230"/>
    <w:rsid w:val="0009426A"/>
    <w:rsid w:val="000A224D"/>
    <w:rsid w:val="000A2520"/>
    <w:rsid w:val="000C5E2A"/>
    <w:rsid w:val="000D2F69"/>
    <w:rsid w:val="000D48BD"/>
    <w:rsid w:val="000D514D"/>
    <w:rsid w:val="000D5A5F"/>
    <w:rsid w:val="000E2E90"/>
    <w:rsid w:val="000E5394"/>
    <w:rsid w:val="000E58A5"/>
    <w:rsid w:val="000E7C8B"/>
    <w:rsid w:val="000F3BD2"/>
    <w:rsid w:val="000F7D95"/>
    <w:rsid w:val="0010749A"/>
    <w:rsid w:val="00121930"/>
    <w:rsid w:val="00147D37"/>
    <w:rsid w:val="00150526"/>
    <w:rsid w:val="00150A48"/>
    <w:rsid w:val="00152668"/>
    <w:rsid w:val="00155B04"/>
    <w:rsid w:val="0015771E"/>
    <w:rsid w:val="00160964"/>
    <w:rsid w:val="001661B2"/>
    <w:rsid w:val="00172CA6"/>
    <w:rsid w:val="00173D1B"/>
    <w:rsid w:val="00173DE0"/>
    <w:rsid w:val="0018128D"/>
    <w:rsid w:val="00184E74"/>
    <w:rsid w:val="00185E61"/>
    <w:rsid w:val="00193E18"/>
    <w:rsid w:val="001947A3"/>
    <w:rsid w:val="0019755B"/>
    <w:rsid w:val="001A167B"/>
    <w:rsid w:val="001A3373"/>
    <w:rsid w:val="001B16C8"/>
    <w:rsid w:val="001B2F13"/>
    <w:rsid w:val="001C0C44"/>
    <w:rsid w:val="001C3CC5"/>
    <w:rsid w:val="001E3BE3"/>
    <w:rsid w:val="001E4DCA"/>
    <w:rsid w:val="001F0867"/>
    <w:rsid w:val="00206C57"/>
    <w:rsid w:val="0021144F"/>
    <w:rsid w:val="00214B09"/>
    <w:rsid w:val="002166F3"/>
    <w:rsid w:val="002211CB"/>
    <w:rsid w:val="0022256F"/>
    <w:rsid w:val="00226612"/>
    <w:rsid w:val="002365C7"/>
    <w:rsid w:val="00242AEC"/>
    <w:rsid w:val="00250357"/>
    <w:rsid w:val="00257CF1"/>
    <w:rsid w:val="002631E2"/>
    <w:rsid w:val="00264404"/>
    <w:rsid w:val="00265F1B"/>
    <w:rsid w:val="00273E2E"/>
    <w:rsid w:val="00277B0E"/>
    <w:rsid w:val="0028768D"/>
    <w:rsid w:val="00296585"/>
    <w:rsid w:val="002A0B6C"/>
    <w:rsid w:val="002B202C"/>
    <w:rsid w:val="002C4CF8"/>
    <w:rsid w:val="002C4DAC"/>
    <w:rsid w:val="002C5BA1"/>
    <w:rsid w:val="002C6456"/>
    <w:rsid w:val="002D1F01"/>
    <w:rsid w:val="002F05C9"/>
    <w:rsid w:val="002F7080"/>
    <w:rsid w:val="002F7B9D"/>
    <w:rsid w:val="00306054"/>
    <w:rsid w:val="0031361F"/>
    <w:rsid w:val="00313F7A"/>
    <w:rsid w:val="00320E46"/>
    <w:rsid w:val="00320F48"/>
    <w:rsid w:val="00324AA2"/>
    <w:rsid w:val="00325F67"/>
    <w:rsid w:val="0033033B"/>
    <w:rsid w:val="00331A75"/>
    <w:rsid w:val="00332F4E"/>
    <w:rsid w:val="0034120F"/>
    <w:rsid w:val="0034424C"/>
    <w:rsid w:val="0034527A"/>
    <w:rsid w:val="00355375"/>
    <w:rsid w:val="00357113"/>
    <w:rsid w:val="00360643"/>
    <w:rsid w:val="00362294"/>
    <w:rsid w:val="003647A0"/>
    <w:rsid w:val="00365223"/>
    <w:rsid w:val="00371664"/>
    <w:rsid w:val="003739EA"/>
    <w:rsid w:val="00374164"/>
    <w:rsid w:val="00374419"/>
    <w:rsid w:val="00374A34"/>
    <w:rsid w:val="00374BA4"/>
    <w:rsid w:val="0037792F"/>
    <w:rsid w:val="00377B65"/>
    <w:rsid w:val="0038123D"/>
    <w:rsid w:val="003817C6"/>
    <w:rsid w:val="00384ACE"/>
    <w:rsid w:val="00395C55"/>
    <w:rsid w:val="00396076"/>
    <w:rsid w:val="003A105D"/>
    <w:rsid w:val="003A545A"/>
    <w:rsid w:val="003A7B1C"/>
    <w:rsid w:val="003B01A0"/>
    <w:rsid w:val="003B7341"/>
    <w:rsid w:val="003C43FF"/>
    <w:rsid w:val="003D0533"/>
    <w:rsid w:val="003D31AC"/>
    <w:rsid w:val="003E42F9"/>
    <w:rsid w:val="003F5575"/>
    <w:rsid w:val="003F59FB"/>
    <w:rsid w:val="00402630"/>
    <w:rsid w:val="00402701"/>
    <w:rsid w:val="00403440"/>
    <w:rsid w:val="00404C15"/>
    <w:rsid w:val="004068A4"/>
    <w:rsid w:val="00411568"/>
    <w:rsid w:val="00413659"/>
    <w:rsid w:val="004320C3"/>
    <w:rsid w:val="0043477C"/>
    <w:rsid w:val="00436805"/>
    <w:rsid w:val="00443FF6"/>
    <w:rsid w:val="00445078"/>
    <w:rsid w:val="00451178"/>
    <w:rsid w:val="00453368"/>
    <w:rsid w:val="004536D2"/>
    <w:rsid w:val="0045540D"/>
    <w:rsid w:val="00455B98"/>
    <w:rsid w:val="00456F69"/>
    <w:rsid w:val="00460BCD"/>
    <w:rsid w:val="004626AC"/>
    <w:rsid w:val="00465473"/>
    <w:rsid w:val="00466210"/>
    <w:rsid w:val="004753DC"/>
    <w:rsid w:val="00477707"/>
    <w:rsid w:val="004831A4"/>
    <w:rsid w:val="00487CD2"/>
    <w:rsid w:val="00490999"/>
    <w:rsid w:val="004A36B9"/>
    <w:rsid w:val="004A4509"/>
    <w:rsid w:val="004B1BFC"/>
    <w:rsid w:val="004B75C2"/>
    <w:rsid w:val="004C2368"/>
    <w:rsid w:val="004C3B95"/>
    <w:rsid w:val="004C7B46"/>
    <w:rsid w:val="004D0408"/>
    <w:rsid w:val="004D7772"/>
    <w:rsid w:val="004E3582"/>
    <w:rsid w:val="004E6711"/>
    <w:rsid w:val="004F21AE"/>
    <w:rsid w:val="004F6FC5"/>
    <w:rsid w:val="004F728D"/>
    <w:rsid w:val="004F7B0D"/>
    <w:rsid w:val="00501084"/>
    <w:rsid w:val="00506FF2"/>
    <w:rsid w:val="00517DC5"/>
    <w:rsid w:val="00521797"/>
    <w:rsid w:val="00522BD5"/>
    <w:rsid w:val="00523B63"/>
    <w:rsid w:val="0052459B"/>
    <w:rsid w:val="005268BE"/>
    <w:rsid w:val="0054316F"/>
    <w:rsid w:val="00544C9A"/>
    <w:rsid w:val="00544D1C"/>
    <w:rsid w:val="00547493"/>
    <w:rsid w:val="005620CA"/>
    <w:rsid w:val="00562AFC"/>
    <w:rsid w:val="00574245"/>
    <w:rsid w:val="00582DF6"/>
    <w:rsid w:val="0059363E"/>
    <w:rsid w:val="00595E33"/>
    <w:rsid w:val="005971E2"/>
    <w:rsid w:val="005A1530"/>
    <w:rsid w:val="005A733B"/>
    <w:rsid w:val="005B2A21"/>
    <w:rsid w:val="005B3AE4"/>
    <w:rsid w:val="005C6DA2"/>
    <w:rsid w:val="005D18CD"/>
    <w:rsid w:val="005D29B6"/>
    <w:rsid w:val="005D77EB"/>
    <w:rsid w:val="005E26BF"/>
    <w:rsid w:val="005E466E"/>
    <w:rsid w:val="005E5751"/>
    <w:rsid w:val="005F0B69"/>
    <w:rsid w:val="005F35B8"/>
    <w:rsid w:val="005F40D6"/>
    <w:rsid w:val="005F5DAF"/>
    <w:rsid w:val="005F766D"/>
    <w:rsid w:val="005F7858"/>
    <w:rsid w:val="00607FF5"/>
    <w:rsid w:val="00613C22"/>
    <w:rsid w:val="006233D1"/>
    <w:rsid w:val="00626DFC"/>
    <w:rsid w:val="00632792"/>
    <w:rsid w:val="006332EA"/>
    <w:rsid w:val="0064019D"/>
    <w:rsid w:val="0064237C"/>
    <w:rsid w:val="00642FBA"/>
    <w:rsid w:val="006460A8"/>
    <w:rsid w:val="006724E3"/>
    <w:rsid w:val="00682B82"/>
    <w:rsid w:val="00684622"/>
    <w:rsid w:val="006A5A46"/>
    <w:rsid w:val="006B2695"/>
    <w:rsid w:val="006B4DCC"/>
    <w:rsid w:val="006B7F33"/>
    <w:rsid w:val="006C09AC"/>
    <w:rsid w:val="006C15B9"/>
    <w:rsid w:val="006D0A04"/>
    <w:rsid w:val="006D2938"/>
    <w:rsid w:val="006D5555"/>
    <w:rsid w:val="006D5B44"/>
    <w:rsid w:val="006E2710"/>
    <w:rsid w:val="006E5804"/>
    <w:rsid w:val="006E6617"/>
    <w:rsid w:val="006F452B"/>
    <w:rsid w:val="006F5CF1"/>
    <w:rsid w:val="00706284"/>
    <w:rsid w:val="00706D9F"/>
    <w:rsid w:val="0071121C"/>
    <w:rsid w:val="00722948"/>
    <w:rsid w:val="007313B0"/>
    <w:rsid w:val="007417A9"/>
    <w:rsid w:val="00741A09"/>
    <w:rsid w:val="0074302E"/>
    <w:rsid w:val="0074414E"/>
    <w:rsid w:val="0074665E"/>
    <w:rsid w:val="007522ED"/>
    <w:rsid w:val="00754850"/>
    <w:rsid w:val="0076068F"/>
    <w:rsid w:val="0076790F"/>
    <w:rsid w:val="00791A5C"/>
    <w:rsid w:val="0079327E"/>
    <w:rsid w:val="007A4A18"/>
    <w:rsid w:val="007B11CD"/>
    <w:rsid w:val="007C0013"/>
    <w:rsid w:val="007C67A4"/>
    <w:rsid w:val="007D7B03"/>
    <w:rsid w:val="007E228E"/>
    <w:rsid w:val="007E386F"/>
    <w:rsid w:val="007F0924"/>
    <w:rsid w:val="007F68E7"/>
    <w:rsid w:val="00805D6D"/>
    <w:rsid w:val="00807AEA"/>
    <w:rsid w:val="00815BD4"/>
    <w:rsid w:val="00816970"/>
    <w:rsid w:val="008351BC"/>
    <w:rsid w:val="0083634A"/>
    <w:rsid w:val="00843725"/>
    <w:rsid w:val="00843768"/>
    <w:rsid w:val="008573B5"/>
    <w:rsid w:val="00865E7B"/>
    <w:rsid w:val="0087019C"/>
    <w:rsid w:val="00885AA6"/>
    <w:rsid w:val="00886096"/>
    <w:rsid w:val="00890814"/>
    <w:rsid w:val="00892212"/>
    <w:rsid w:val="008971C5"/>
    <w:rsid w:val="008A5D4F"/>
    <w:rsid w:val="008B138F"/>
    <w:rsid w:val="008B37A5"/>
    <w:rsid w:val="008B5B5D"/>
    <w:rsid w:val="008C2DD2"/>
    <w:rsid w:val="008C7C9A"/>
    <w:rsid w:val="008D0621"/>
    <w:rsid w:val="008D5BC0"/>
    <w:rsid w:val="008D674D"/>
    <w:rsid w:val="008D75D9"/>
    <w:rsid w:val="008E78C5"/>
    <w:rsid w:val="008F398E"/>
    <w:rsid w:val="008F6DD1"/>
    <w:rsid w:val="008F7878"/>
    <w:rsid w:val="00901463"/>
    <w:rsid w:val="00906C9A"/>
    <w:rsid w:val="00915DD7"/>
    <w:rsid w:val="00916C63"/>
    <w:rsid w:val="00923F24"/>
    <w:rsid w:val="009250C8"/>
    <w:rsid w:val="00926671"/>
    <w:rsid w:val="0093166A"/>
    <w:rsid w:val="009425FA"/>
    <w:rsid w:val="009441A9"/>
    <w:rsid w:val="009446E6"/>
    <w:rsid w:val="0095175C"/>
    <w:rsid w:val="00954C9F"/>
    <w:rsid w:val="00963F3A"/>
    <w:rsid w:val="00965015"/>
    <w:rsid w:val="00967015"/>
    <w:rsid w:val="0096748F"/>
    <w:rsid w:val="009801DA"/>
    <w:rsid w:val="00983A09"/>
    <w:rsid w:val="00983BFF"/>
    <w:rsid w:val="00983C4A"/>
    <w:rsid w:val="00984814"/>
    <w:rsid w:val="00990551"/>
    <w:rsid w:val="00994012"/>
    <w:rsid w:val="00995CEB"/>
    <w:rsid w:val="00996A12"/>
    <w:rsid w:val="009A2331"/>
    <w:rsid w:val="009A3277"/>
    <w:rsid w:val="009A5A3D"/>
    <w:rsid w:val="009B1988"/>
    <w:rsid w:val="009B6127"/>
    <w:rsid w:val="009C5C60"/>
    <w:rsid w:val="009C6D07"/>
    <w:rsid w:val="009D15A0"/>
    <w:rsid w:val="009D1882"/>
    <w:rsid w:val="009D1EDC"/>
    <w:rsid w:val="009D38D2"/>
    <w:rsid w:val="009D46DE"/>
    <w:rsid w:val="009D49A5"/>
    <w:rsid w:val="009D54F5"/>
    <w:rsid w:val="009E59C4"/>
    <w:rsid w:val="009E79F3"/>
    <w:rsid w:val="009F0439"/>
    <w:rsid w:val="00A010C4"/>
    <w:rsid w:val="00A01219"/>
    <w:rsid w:val="00A149D7"/>
    <w:rsid w:val="00A149F1"/>
    <w:rsid w:val="00A20DD1"/>
    <w:rsid w:val="00A25A63"/>
    <w:rsid w:val="00A26226"/>
    <w:rsid w:val="00A318ED"/>
    <w:rsid w:val="00A40237"/>
    <w:rsid w:val="00A45F40"/>
    <w:rsid w:val="00A611D6"/>
    <w:rsid w:val="00A6451E"/>
    <w:rsid w:val="00A7133A"/>
    <w:rsid w:val="00A77E4C"/>
    <w:rsid w:val="00A8145D"/>
    <w:rsid w:val="00A82C89"/>
    <w:rsid w:val="00A85864"/>
    <w:rsid w:val="00A8743D"/>
    <w:rsid w:val="00A879C8"/>
    <w:rsid w:val="00A91D3C"/>
    <w:rsid w:val="00A9625D"/>
    <w:rsid w:val="00A9747D"/>
    <w:rsid w:val="00AA0580"/>
    <w:rsid w:val="00AA05B0"/>
    <w:rsid w:val="00AA77A2"/>
    <w:rsid w:val="00AB117F"/>
    <w:rsid w:val="00AB244F"/>
    <w:rsid w:val="00AD15F7"/>
    <w:rsid w:val="00AD6100"/>
    <w:rsid w:val="00AD7B63"/>
    <w:rsid w:val="00AE6A85"/>
    <w:rsid w:val="00B0142F"/>
    <w:rsid w:val="00B0206F"/>
    <w:rsid w:val="00B04D60"/>
    <w:rsid w:val="00B15BFB"/>
    <w:rsid w:val="00B17681"/>
    <w:rsid w:val="00B27452"/>
    <w:rsid w:val="00B3060B"/>
    <w:rsid w:val="00B30E3E"/>
    <w:rsid w:val="00B324E8"/>
    <w:rsid w:val="00B3530E"/>
    <w:rsid w:val="00B363B8"/>
    <w:rsid w:val="00B36B42"/>
    <w:rsid w:val="00B43AD4"/>
    <w:rsid w:val="00B43E45"/>
    <w:rsid w:val="00B4463E"/>
    <w:rsid w:val="00B51D09"/>
    <w:rsid w:val="00B54C52"/>
    <w:rsid w:val="00B57495"/>
    <w:rsid w:val="00B63205"/>
    <w:rsid w:val="00B636D7"/>
    <w:rsid w:val="00B65FEA"/>
    <w:rsid w:val="00B71FF2"/>
    <w:rsid w:val="00B7684A"/>
    <w:rsid w:val="00B779AF"/>
    <w:rsid w:val="00B800D1"/>
    <w:rsid w:val="00B834CA"/>
    <w:rsid w:val="00B860CB"/>
    <w:rsid w:val="00B8642C"/>
    <w:rsid w:val="00B941EC"/>
    <w:rsid w:val="00B945A3"/>
    <w:rsid w:val="00BA3A90"/>
    <w:rsid w:val="00BA7D0E"/>
    <w:rsid w:val="00BB43B2"/>
    <w:rsid w:val="00BB60DB"/>
    <w:rsid w:val="00BB7F55"/>
    <w:rsid w:val="00BC206D"/>
    <w:rsid w:val="00BC763E"/>
    <w:rsid w:val="00BD1F71"/>
    <w:rsid w:val="00BE18E6"/>
    <w:rsid w:val="00BE3D63"/>
    <w:rsid w:val="00BE7D8F"/>
    <w:rsid w:val="00C06866"/>
    <w:rsid w:val="00C157C0"/>
    <w:rsid w:val="00C2420F"/>
    <w:rsid w:val="00C24B7F"/>
    <w:rsid w:val="00C26546"/>
    <w:rsid w:val="00C3296D"/>
    <w:rsid w:val="00C3332D"/>
    <w:rsid w:val="00C77FF8"/>
    <w:rsid w:val="00C82AE6"/>
    <w:rsid w:val="00C85F49"/>
    <w:rsid w:val="00C86B56"/>
    <w:rsid w:val="00CA034A"/>
    <w:rsid w:val="00CA660C"/>
    <w:rsid w:val="00CB0E0A"/>
    <w:rsid w:val="00CB0FA5"/>
    <w:rsid w:val="00CB2E2F"/>
    <w:rsid w:val="00CC239F"/>
    <w:rsid w:val="00CC2FB1"/>
    <w:rsid w:val="00CC3908"/>
    <w:rsid w:val="00CC5D20"/>
    <w:rsid w:val="00CC7674"/>
    <w:rsid w:val="00CD2254"/>
    <w:rsid w:val="00CD69EC"/>
    <w:rsid w:val="00CE0DAE"/>
    <w:rsid w:val="00CE352F"/>
    <w:rsid w:val="00CE440D"/>
    <w:rsid w:val="00CE7651"/>
    <w:rsid w:val="00CF26D1"/>
    <w:rsid w:val="00CF4041"/>
    <w:rsid w:val="00D00564"/>
    <w:rsid w:val="00D0663F"/>
    <w:rsid w:val="00D077E0"/>
    <w:rsid w:val="00D1019F"/>
    <w:rsid w:val="00D1309D"/>
    <w:rsid w:val="00D16AD2"/>
    <w:rsid w:val="00D23A2A"/>
    <w:rsid w:val="00D427C6"/>
    <w:rsid w:val="00D43F35"/>
    <w:rsid w:val="00D52A6E"/>
    <w:rsid w:val="00D53D9D"/>
    <w:rsid w:val="00D63523"/>
    <w:rsid w:val="00D809CB"/>
    <w:rsid w:val="00D8240D"/>
    <w:rsid w:val="00D908AF"/>
    <w:rsid w:val="00D952DE"/>
    <w:rsid w:val="00D97077"/>
    <w:rsid w:val="00DA02C9"/>
    <w:rsid w:val="00DA401A"/>
    <w:rsid w:val="00DA7225"/>
    <w:rsid w:val="00DB367C"/>
    <w:rsid w:val="00DB7A01"/>
    <w:rsid w:val="00DC6BF1"/>
    <w:rsid w:val="00DE19EF"/>
    <w:rsid w:val="00DE6FC6"/>
    <w:rsid w:val="00DF1214"/>
    <w:rsid w:val="00E020E3"/>
    <w:rsid w:val="00E05F12"/>
    <w:rsid w:val="00E071B1"/>
    <w:rsid w:val="00E07D47"/>
    <w:rsid w:val="00E157ED"/>
    <w:rsid w:val="00E24A5B"/>
    <w:rsid w:val="00E25A14"/>
    <w:rsid w:val="00E26879"/>
    <w:rsid w:val="00E2704B"/>
    <w:rsid w:val="00E33AEC"/>
    <w:rsid w:val="00E36D4D"/>
    <w:rsid w:val="00E413A0"/>
    <w:rsid w:val="00E511F9"/>
    <w:rsid w:val="00E53DED"/>
    <w:rsid w:val="00E55062"/>
    <w:rsid w:val="00E7776A"/>
    <w:rsid w:val="00E87C95"/>
    <w:rsid w:val="00E97E05"/>
    <w:rsid w:val="00EA6573"/>
    <w:rsid w:val="00EA70EF"/>
    <w:rsid w:val="00EB241B"/>
    <w:rsid w:val="00EB3F82"/>
    <w:rsid w:val="00EC1C9A"/>
    <w:rsid w:val="00EC4308"/>
    <w:rsid w:val="00EC5994"/>
    <w:rsid w:val="00EE1BE4"/>
    <w:rsid w:val="00EF4CBA"/>
    <w:rsid w:val="00EF5219"/>
    <w:rsid w:val="00F006BD"/>
    <w:rsid w:val="00F01991"/>
    <w:rsid w:val="00F07E90"/>
    <w:rsid w:val="00F10051"/>
    <w:rsid w:val="00F1320F"/>
    <w:rsid w:val="00F135F7"/>
    <w:rsid w:val="00F22095"/>
    <w:rsid w:val="00F24CED"/>
    <w:rsid w:val="00F265C5"/>
    <w:rsid w:val="00F269B8"/>
    <w:rsid w:val="00F30BBB"/>
    <w:rsid w:val="00F3647C"/>
    <w:rsid w:val="00F37143"/>
    <w:rsid w:val="00F41252"/>
    <w:rsid w:val="00F43804"/>
    <w:rsid w:val="00F44063"/>
    <w:rsid w:val="00F520EE"/>
    <w:rsid w:val="00F60976"/>
    <w:rsid w:val="00F70104"/>
    <w:rsid w:val="00F72AC7"/>
    <w:rsid w:val="00F86780"/>
    <w:rsid w:val="00F941CA"/>
    <w:rsid w:val="00F94C60"/>
    <w:rsid w:val="00F97653"/>
    <w:rsid w:val="00F9782F"/>
    <w:rsid w:val="00FA6C6A"/>
    <w:rsid w:val="00FA7498"/>
    <w:rsid w:val="00FA756D"/>
    <w:rsid w:val="00FB0E96"/>
    <w:rsid w:val="00FB4AC9"/>
    <w:rsid w:val="00FC396E"/>
    <w:rsid w:val="00FC6850"/>
    <w:rsid w:val="00FC7C78"/>
    <w:rsid w:val="00FE5BEC"/>
    <w:rsid w:val="00FF521D"/>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36075"/>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rsid w:val="00A85864"/>
    <w:pPr>
      <w:spacing w:after="0"/>
      <w:ind w:left="4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character" w:styleId="UnresolvedMention">
    <w:name w:val="Unresolved Mention"/>
    <w:basedOn w:val="DefaultParagraphFont"/>
    <w:uiPriority w:val="99"/>
    <w:semiHidden/>
    <w:unhideWhenUsed/>
    <w:rsid w:val="008B138F"/>
    <w:rPr>
      <w:color w:val="605E5C"/>
      <w:shd w:val="clear" w:color="auto" w:fill="E1DFDD"/>
    </w:rPr>
  </w:style>
  <w:style w:type="character" w:styleId="FollowedHyperlink">
    <w:name w:val="FollowedHyperlink"/>
    <w:basedOn w:val="DefaultParagraphFont"/>
    <w:uiPriority w:val="99"/>
    <w:semiHidden/>
    <w:unhideWhenUsed/>
    <w:rsid w:val="005E466E"/>
    <w:rPr>
      <w:color w:val="969696" w:themeColor="followedHyperlink"/>
      <w:u w:val="single"/>
    </w:rPr>
  </w:style>
  <w:style w:type="paragraph" w:styleId="NormalWeb">
    <w:name w:val="Normal (Web)"/>
    <w:basedOn w:val="Normal"/>
    <w:uiPriority w:val="99"/>
    <w:semiHidden/>
    <w:unhideWhenUsed/>
    <w:rsid w:val="004368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17681"/>
    <w:rPr>
      <w:sz w:val="16"/>
      <w:szCs w:val="16"/>
    </w:rPr>
  </w:style>
  <w:style w:type="paragraph" w:styleId="CommentText">
    <w:name w:val="annotation text"/>
    <w:basedOn w:val="Normal"/>
    <w:link w:val="CommentTextChar"/>
    <w:uiPriority w:val="99"/>
    <w:semiHidden/>
    <w:unhideWhenUsed/>
    <w:rsid w:val="00B17681"/>
    <w:pPr>
      <w:spacing w:line="240" w:lineRule="auto"/>
    </w:pPr>
    <w:rPr>
      <w:sz w:val="20"/>
      <w:szCs w:val="20"/>
    </w:rPr>
  </w:style>
  <w:style w:type="character" w:customStyle="1" w:styleId="CommentTextChar">
    <w:name w:val="Comment Text Char"/>
    <w:basedOn w:val="DefaultParagraphFont"/>
    <w:link w:val="CommentText"/>
    <w:uiPriority w:val="99"/>
    <w:semiHidden/>
    <w:rsid w:val="00B17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17681"/>
    <w:rPr>
      <w:b/>
      <w:bCs/>
    </w:rPr>
  </w:style>
  <w:style w:type="character" w:customStyle="1" w:styleId="CommentSubjectChar">
    <w:name w:val="Comment Subject Char"/>
    <w:basedOn w:val="CommentTextChar"/>
    <w:link w:val="CommentSubject"/>
    <w:uiPriority w:val="99"/>
    <w:semiHidden/>
    <w:rsid w:val="00B17681"/>
    <w:rPr>
      <w:rFonts w:ascii="Arial" w:hAnsi="Arial"/>
      <w:b/>
      <w:bCs/>
      <w:sz w:val="20"/>
      <w:szCs w:val="20"/>
    </w:rPr>
  </w:style>
  <w:style w:type="paragraph" w:styleId="Revision">
    <w:name w:val="Revision"/>
    <w:hidden/>
    <w:uiPriority w:val="99"/>
    <w:semiHidden/>
    <w:rsid w:val="00517DC5"/>
    <w:pPr>
      <w:spacing w:after="0" w:line="240" w:lineRule="auto"/>
    </w:pPr>
    <w:rPr>
      <w:rFonts w:ascii="Arial" w:hAnsi="Arial"/>
    </w:rPr>
  </w:style>
  <w:style w:type="paragraph" w:styleId="TOC4">
    <w:name w:val="toc 4"/>
    <w:basedOn w:val="Normal"/>
    <w:next w:val="Normal"/>
    <w:autoRedefine/>
    <w:uiPriority w:val="39"/>
    <w:unhideWhenUsed/>
    <w:rsid w:val="008908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908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908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908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908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90814"/>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40411">
      <w:bodyDiv w:val="1"/>
      <w:marLeft w:val="0"/>
      <w:marRight w:val="0"/>
      <w:marTop w:val="0"/>
      <w:marBottom w:val="0"/>
      <w:divBdr>
        <w:top w:val="none" w:sz="0" w:space="0" w:color="auto"/>
        <w:left w:val="none" w:sz="0" w:space="0" w:color="auto"/>
        <w:bottom w:val="none" w:sz="0" w:space="0" w:color="auto"/>
        <w:right w:val="none" w:sz="0" w:space="0" w:color="auto"/>
      </w:divBdr>
      <w:divsChild>
        <w:div w:id="2066836529">
          <w:marLeft w:val="0"/>
          <w:marRight w:val="0"/>
          <w:marTop w:val="0"/>
          <w:marBottom w:val="0"/>
          <w:divBdr>
            <w:top w:val="none" w:sz="0" w:space="0" w:color="auto"/>
            <w:left w:val="none" w:sz="0" w:space="0" w:color="auto"/>
            <w:bottom w:val="none" w:sz="0" w:space="0" w:color="auto"/>
            <w:right w:val="none" w:sz="0" w:space="0" w:color="auto"/>
          </w:divBdr>
        </w:div>
        <w:div w:id="1310087419">
          <w:marLeft w:val="0"/>
          <w:marRight w:val="0"/>
          <w:marTop w:val="0"/>
          <w:marBottom w:val="0"/>
          <w:divBdr>
            <w:top w:val="none" w:sz="0" w:space="0" w:color="auto"/>
            <w:left w:val="none" w:sz="0" w:space="0" w:color="auto"/>
            <w:bottom w:val="none" w:sz="0" w:space="0" w:color="auto"/>
            <w:right w:val="none" w:sz="0" w:space="0" w:color="auto"/>
          </w:divBdr>
        </w:div>
        <w:div w:id="1161656929">
          <w:marLeft w:val="0"/>
          <w:marRight w:val="0"/>
          <w:marTop w:val="0"/>
          <w:marBottom w:val="0"/>
          <w:divBdr>
            <w:top w:val="none" w:sz="0" w:space="0" w:color="auto"/>
            <w:left w:val="none" w:sz="0" w:space="0" w:color="auto"/>
            <w:bottom w:val="none" w:sz="0" w:space="0" w:color="auto"/>
            <w:right w:val="none" w:sz="0" w:space="0" w:color="auto"/>
          </w:divBdr>
        </w:div>
        <w:div w:id="103423749">
          <w:marLeft w:val="0"/>
          <w:marRight w:val="0"/>
          <w:marTop w:val="0"/>
          <w:marBottom w:val="0"/>
          <w:divBdr>
            <w:top w:val="none" w:sz="0" w:space="0" w:color="auto"/>
            <w:left w:val="none" w:sz="0" w:space="0" w:color="auto"/>
            <w:bottom w:val="none" w:sz="0" w:space="0" w:color="auto"/>
            <w:right w:val="none" w:sz="0" w:space="0" w:color="auto"/>
          </w:divBdr>
        </w:div>
        <w:div w:id="379860623">
          <w:marLeft w:val="0"/>
          <w:marRight w:val="0"/>
          <w:marTop w:val="0"/>
          <w:marBottom w:val="0"/>
          <w:divBdr>
            <w:top w:val="none" w:sz="0" w:space="0" w:color="auto"/>
            <w:left w:val="none" w:sz="0" w:space="0" w:color="auto"/>
            <w:bottom w:val="none" w:sz="0" w:space="0" w:color="auto"/>
            <w:right w:val="none" w:sz="0" w:space="0" w:color="auto"/>
          </w:divBdr>
        </w:div>
      </w:divsChild>
    </w:div>
    <w:div w:id="878515240">
      <w:bodyDiv w:val="1"/>
      <w:marLeft w:val="0"/>
      <w:marRight w:val="0"/>
      <w:marTop w:val="0"/>
      <w:marBottom w:val="0"/>
      <w:divBdr>
        <w:top w:val="none" w:sz="0" w:space="0" w:color="auto"/>
        <w:left w:val="none" w:sz="0" w:space="0" w:color="auto"/>
        <w:bottom w:val="none" w:sz="0" w:space="0" w:color="auto"/>
        <w:right w:val="none" w:sz="0" w:space="0" w:color="auto"/>
      </w:divBdr>
      <w:divsChild>
        <w:div w:id="1182814715">
          <w:marLeft w:val="0"/>
          <w:marRight w:val="0"/>
          <w:marTop w:val="0"/>
          <w:marBottom w:val="0"/>
          <w:divBdr>
            <w:top w:val="none" w:sz="0" w:space="0" w:color="auto"/>
            <w:left w:val="none" w:sz="0" w:space="0" w:color="auto"/>
            <w:bottom w:val="none" w:sz="0" w:space="0" w:color="auto"/>
            <w:right w:val="none" w:sz="0" w:space="0" w:color="auto"/>
          </w:divBdr>
        </w:div>
      </w:divsChild>
    </w:div>
    <w:div w:id="1611663840">
      <w:bodyDiv w:val="1"/>
      <w:marLeft w:val="0"/>
      <w:marRight w:val="0"/>
      <w:marTop w:val="0"/>
      <w:marBottom w:val="0"/>
      <w:divBdr>
        <w:top w:val="none" w:sz="0" w:space="0" w:color="auto"/>
        <w:left w:val="none" w:sz="0" w:space="0" w:color="auto"/>
        <w:bottom w:val="none" w:sz="0" w:space="0" w:color="auto"/>
        <w:right w:val="none" w:sz="0" w:space="0" w:color="auto"/>
      </w:divBdr>
    </w:div>
    <w:div w:id="1665816326">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 w:id="20805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3.xml><?xml version="1.0" encoding="utf-8"?>
<ds:datastoreItem xmlns:ds="http://schemas.openxmlformats.org/officeDocument/2006/customXml" ds:itemID="{D9AC51F9-C9F6-4DE5-97EB-1CD321AE198D}">
  <ds:schemaRefs>
    <ds:schemaRef ds:uri="http://schemas.openxmlformats.org/officeDocument/2006/bibliography"/>
  </ds:schemaRefs>
</ds:datastoreItem>
</file>

<file path=customXml/itemProps4.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6354</TotalTime>
  <Pages>26</Pages>
  <Words>4729</Words>
  <Characters>26961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31627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Alain Komin</cp:lastModifiedBy>
  <cp:revision>87</cp:revision>
  <dcterms:created xsi:type="dcterms:W3CDTF">2022-03-10T19:10:00Z</dcterms:created>
  <dcterms:modified xsi:type="dcterms:W3CDTF">2022-11-03T17:44:00Z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