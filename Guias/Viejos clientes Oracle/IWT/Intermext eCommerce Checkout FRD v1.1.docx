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CC3908" w:rsidRDefault="00CC3908" w:rsidP="00061BBF">
      <w:pPr>
        <w:pStyle w:val="TableHeader"/>
      </w:pPr>
    </w:p>
    <w:p w14:paraId="0A37501D" w14:textId="77777777" w:rsidR="00CC5D20" w:rsidRPr="00F01991" w:rsidRDefault="00CC5D20" w:rsidP="00CC5D20">
      <w:pPr>
        <w:ind w:left="-720" w:right="-720"/>
        <w:rPr>
          <w:rFonts w:cs="Arial"/>
          <w:noProof/>
          <w:lang w:eastAsia="en-PH"/>
        </w:rPr>
      </w:pPr>
    </w:p>
    <w:p w14:paraId="5DAB6C7B" w14:textId="77777777" w:rsidR="00CC5D20" w:rsidRPr="00F01991" w:rsidRDefault="00CC5D20" w:rsidP="00CC5D20">
      <w:pPr>
        <w:ind w:left="-720" w:right="-720"/>
        <w:rPr>
          <w:rFonts w:cs="Arial"/>
          <w:noProof/>
          <w:lang w:eastAsia="en-PH"/>
        </w:rPr>
      </w:pPr>
    </w:p>
    <w:p w14:paraId="02EB378F" w14:textId="77777777" w:rsidR="00CC5D20" w:rsidRPr="00F01991" w:rsidRDefault="00CC5D20" w:rsidP="00CC5D20">
      <w:pPr>
        <w:ind w:left="-720" w:right="-720"/>
        <w:rPr>
          <w:rFonts w:cs="Arial"/>
          <w:noProof/>
          <w:lang w:eastAsia="en-PH"/>
        </w:rPr>
      </w:pPr>
    </w:p>
    <w:p w14:paraId="30FAA4E9" w14:textId="77777777" w:rsidR="00E24A5B" w:rsidRPr="00F01991" w:rsidDel="00320F48" w:rsidRDefault="00036075" w:rsidP="00036075">
      <w:pPr>
        <w:pStyle w:val="TOC2"/>
        <w:rPr>
          <w:del w:id="0" w:author="Villaverde, Alfredo" w:date="2022-03-10T13:04:00Z"/>
        </w:rPr>
      </w:pPr>
      <w:r w:rsidRPr="00F01991">
        <w:rPr>
          <w:rFonts w:eastAsiaTheme="minorEastAsia"/>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48512" behindDoc="0" locked="0" layoutInCell="1" allowOverlap="1" wp14:anchorId="40BF6283" wp14:editId="0933156F">
                <wp:simplePos x="0" y="0"/>
                <wp:positionH relativeFrom="column">
                  <wp:posOffset>-93567</wp:posOffset>
                </wp:positionH>
                <wp:positionV relativeFrom="paragraph">
                  <wp:posOffset>3092553</wp:posOffset>
                </wp:positionV>
                <wp:extent cx="5741582" cy="474980"/>
                <wp:effectExtent l="0" t="0" r="0" b="12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582" cy="474980"/>
                        </a:xfrm>
                        <a:prstGeom prst="rect">
                          <a:avLst/>
                        </a:prstGeom>
                        <a:noFill/>
                        <a:ln w="9525">
                          <a:noFill/>
                          <a:miter lim="800000"/>
                          <a:headEnd/>
                          <a:tailEnd/>
                        </a:ln>
                      </wps:spPr>
                      <wps:txbx>
                        <w:txbxContent>
                          <w:p w14:paraId="41773534" w14:textId="77777777" w:rsidR="0028768D" w:rsidRPr="00CC5D20" w:rsidRDefault="0028768D" w:rsidP="00F520EE">
                            <w:pPr>
                              <w:pStyle w:val="Title"/>
                              <w:pBdr>
                                <w:bottom w:val="none" w:sz="0" w:space="0" w:color="auto"/>
                              </w:pBdr>
                            </w:pPr>
                            <w:r>
                              <w:t>Functional Requirements Document (FRD)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BF6283" id="_x0000_t202" coordsize="21600,21600" o:spt="202" path="m,l,21600r21600,l21600,xe">
                <v:stroke joinstyle="miter"/>
                <v:path gradientshapeok="t" o:connecttype="rect"/>
              </v:shapetype>
              <v:shape id="Text Box 2" o:spid="_x0000_s1026" type="#_x0000_t202" style="position:absolute;left:0;text-align:left;margin-left:-7.35pt;margin-top:243.5pt;width:452.1pt;height:37.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" filled="f" stroked="f">
                <v:textbox>
                  <w:txbxContent>
                    <w:p w14:paraId="41773534" w14:textId="77777777" w:rsidR="0028768D" w:rsidRPr="00CC5D20" w:rsidRDefault="0028768D" w:rsidP="00F520EE">
                      <w:pPr>
                        <w:pStyle w:val="Title"/>
                        <w:pBdr>
                          <w:bottom w:val="none" w:sz="0" w:space="0" w:color="auto"/>
                        </w:pBdr>
                      </w:pPr>
                      <w:r>
                        <w:t>Functional Requirements Document (FRD)</w:t>
                      </w:r>
                    </w:p>
                  </w:txbxContent>
                </v:textbox>
              </v:shape>
            </w:pict>
          </mc:Fallback>
        </mc:AlternateContent>
      </w:r>
      <w:r w:rsidRPr="00F01991">
        <w:rPr>
          <w:rFonts w:eastAsiaTheme="minorEastAsia"/>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58752" behindDoc="0" locked="0" layoutInCell="1" allowOverlap="1" wp14:anchorId="31C5E4A2" wp14:editId="0FE0DE5D">
                <wp:simplePos x="0" y="0"/>
                <wp:positionH relativeFrom="column">
                  <wp:posOffset>-97790</wp:posOffset>
                </wp:positionH>
                <wp:positionV relativeFrom="paragraph">
                  <wp:posOffset>3567920</wp:posOffset>
                </wp:positionV>
                <wp:extent cx="5114925"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403985"/>
                        </a:xfrm>
                        <a:prstGeom prst="rect">
                          <a:avLst/>
                        </a:prstGeom>
                        <a:noFill/>
                        <a:ln w="9525">
                          <a:noFill/>
                          <a:miter lim="800000"/>
                          <a:headEnd/>
                          <a:tailEnd/>
                        </a:ln>
                      </wps:spPr>
                      <wps:txbx>
                        <w:txbxContent>
                          <w:p w14:paraId="3ED41504" w14:textId="25147CF8" w:rsidR="0028768D" w:rsidRPr="00320F48" w:rsidRDefault="00A7133A" w:rsidP="00F520EE">
                            <w:pPr>
                              <w:pStyle w:val="Subtitle"/>
                              <w:rPr>
                                <w:i/>
                                <w:iCs w:val="0"/>
                                <w:rPrChange w:id="1" w:author="Villaverde, Alfredo" w:date="2022-03-10T13:03:00Z">
                                  <w:rPr/>
                                </w:rPrChange>
                              </w:rPr>
                            </w:pPr>
                            <w:del w:id="2" w:author="Villaverde, Alfredo" w:date="2022-03-10T13:02:00Z">
                              <w:r w:rsidRPr="00320F48" w:rsidDel="00320F48">
                                <w:rPr>
                                  <w:i/>
                                  <w:iCs w:val="0"/>
                                  <w:rPrChange w:id="3" w:author="Villaverde, Alfredo" w:date="2022-03-10T13:03:00Z">
                                    <w:rPr>
                                      <w:color w:val="FF0000"/>
                                    </w:rPr>
                                  </w:rPrChange>
                                </w:rPr>
                                <w:delText>TransnetYX, Inc. FDD</w:delText>
                              </w:r>
                            </w:del>
                            <w:ins w:id="4" w:author="Villaverde, Alfredo" w:date="2022-03-10T13:02:00Z">
                              <w:del w:id="5" w:author="Alain Komin" w:date="2022-08-29T15:28:00Z">
                                <w:r w:rsidR="00320F48" w:rsidRPr="00320F48" w:rsidDel="00B3530E">
                                  <w:rPr>
                                    <w:i/>
                                    <w:iCs w:val="0"/>
                                    <w:rPrChange w:id="6" w:author="Villaverde, Alfredo" w:date="2022-03-10T13:03:00Z">
                                      <w:rPr>
                                        <w:color w:val="FF0000"/>
                                      </w:rPr>
                                    </w:rPrChange>
                                  </w:rPr>
                                  <w:delText>Customer Name</w:delText>
                                </w:r>
                              </w:del>
                            </w:ins>
                            <w:ins w:id="7" w:author="Alain Komin" w:date="2022-08-29T15:28:00Z">
                              <w:r w:rsidR="00B3530E">
                                <w:rPr>
                                  <w:i/>
                                  <w:iCs w:val="0"/>
                                </w:rPr>
                                <w:t>Intermex</w:t>
                              </w:r>
                            </w:ins>
                            <w:ins w:id="8" w:author="Alain Komin" w:date="2022-10-26T10:24:00Z">
                              <w:r w:rsidR="007E228E">
                                <w:rPr>
                                  <w:i/>
                                  <w:iCs w:val="0"/>
                                </w:rPr>
                                <w:t xml:space="preserve"> LLC</w:t>
                              </w:r>
                            </w:ins>
                            <w:ins w:id="9" w:author="Villaverde, Alfredo" w:date="2022-03-10T13:02:00Z">
                              <w:r w:rsidR="00320F48" w:rsidRPr="00320F48">
                                <w:rPr>
                                  <w:i/>
                                  <w:iCs w:val="0"/>
                                  <w:rPrChange w:id="10" w:author="Villaverde, Alfredo" w:date="2022-03-10T13:03:00Z">
                                    <w:rPr>
                                      <w:color w:val="FF0000"/>
                                    </w:rPr>
                                  </w:rPrChange>
                                </w:rPr>
                                <w:t xml:space="preserve"> </w:t>
                              </w:r>
                            </w:ins>
                            <w:ins w:id="11" w:author="Villaverde, Alfredo" w:date="2022-03-10T13:03:00Z">
                              <w:r w:rsidR="00320F48" w:rsidRPr="00320F48">
                                <w:rPr>
                                  <w:i/>
                                  <w:iCs w:val="0"/>
                                  <w:rPrChange w:id="12" w:author="Villaverde, Alfredo" w:date="2022-03-10T13:03:00Z">
                                    <w:rPr>
                                      <w:color w:val="FF0000"/>
                                    </w:rPr>
                                  </w:rPrChange>
                                </w:rPr>
                                <w:t xml:space="preserve">– </w:t>
                              </w:r>
                            </w:ins>
                            <w:ins w:id="13" w:author="Alain Komin" w:date="2022-08-29T15:28:00Z">
                              <w:r w:rsidR="00B3530E" w:rsidRPr="00B3530E">
                                <w:rPr>
                                  <w:i/>
                                  <w:iCs w:val="0"/>
                                </w:rPr>
                                <w:t>J876187</w:t>
                              </w:r>
                            </w:ins>
                            <w:ins w:id="14" w:author="Alain Komin" w:date="2022-09-27T11:29:00Z">
                              <w:r w:rsidR="00AB244F">
                                <w:rPr>
                                  <w:i/>
                                  <w:iCs w:val="0"/>
                                </w:rPr>
                                <w:t xml:space="preserve">, </w:t>
                              </w:r>
                              <w:r w:rsidR="00AB244F" w:rsidRPr="00AB244F">
                                <w:rPr>
                                  <w:i/>
                                  <w:iCs w:val="0"/>
                                  <w:rPrChange w:id="15" w:author="Alain Komin" w:date="2022-09-27T11:29:00Z">
                                    <w:rPr/>
                                  </w:rPrChange>
                                </w:rPr>
                                <w:fldChar w:fldCharType="begin"/>
                              </w:r>
                              <w:r w:rsidR="00AB244F" w:rsidRPr="00AB244F">
                                <w:rPr>
                                  <w:i/>
                                  <w:iCs w:val="0"/>
                                  <w:rPrChange w:id="16" w:author="Alain Komin" w:date="2022-09-27T11:29:00Z">
                                    <w:rPr/>
                                  </w:rPrChange>
                                </w:rPr>
                                <w:instrText xml:space="preserve"> HYPERLINK "https://nlcorp.app.netsuite.com/app/accounting/project/project.nl?id=135162194" </w:instrText>
                              </w:r>
                              <w:r w:rsidR="00AB244F" w:rsidRPr="00AB244F">
                                <w:rPr>
                                  <w:i/>
                                  <w:iCs w:val="0"/>
                                  <w:rPrChange w:id="17" w:author="Alain Komin" w:date="2022-09-27T11:29:00Z">
                                    <w:rPr/>
                                  </w:rPrChange>
                                </w:rPr>
                                <w:fldChar w:fldCharType="separate"/>
                              </w:r>
                              <w:r w:rsidR="00AB244F" w:rsidRPr="00AB244F">
                                <w:rPr>
                                  <w:rPrChange w:id="18" w:author="Alain Komin" w:date="2022-09-27T11:29:00Z">
                                    <w:rPr>
                                      <w:rStyle w:val="Hyperlink"/>
                                      <w:rFonts w:ascii="Open Sans" w:hAnsi="Open Sans" w:cs="Open Sans"/>
                                      <w:color w:val="255599"/>
                                      <w:sz w:val="18"/>
                                      <w:szCs w:val="18"/>
                                    </w:rPr>
                                  </w:rPrChange>
                                </w:rPr>
                                <w:t>J885047</w:t>
                              </w:r>
                              <w:r w:rsidR="00AB244F" w:rsidRPr="00AB244F">
                                <w:rPr>
                                  <w:i/>
                                  <w:iCs w:val="0"/>
                                  <w:rPrChange w:id="19" w:author="Alain Komin" w:date="2022-09-27T11:29:00Z">
                                    <w:rPr/>
                                  </w:rPrChange>
                                </w:rPr>
                                <w:fldChar w:fldCharType="end"/>
                              </w:r>
                            </w:ins>
                            <w:ins w:id="20" w:author="Villaverde, Alfredo" w:date="2022-03-10T13:03:00Z">
                              <w:del w:id="21" w:author="Alain Komin" w:date="2022-08-29T15:28:00Z">
                                <w:r w:rsidR="00320F48" w:rsidRPr="00320F48" w:rsidDel="00B3530E">
                                  <w:rPr>
                                    <w:i/>
                                    <w:iCs w:val="0"/>
                                    <w:rPrChange w:id="22" w:author="Villaverde, Alfredo" w:date="2022-03-10T13:03:00Z">
                                      <w:rPr>
                                        <w:color w:val="FF0000"/>
                                      </w:rPr>
                                    </w:rPrChange>
                                  </w:rPr>
                                  <w:delText>Job Number</w:delText>
                                </w:r>
                              </w:del>
                            </w:ins>
                            <w:del w:id="23" w:author="Alain Komin" w:date="2022-08-29T15:28:00Z">
                              <w:r w:rsidR="004753DC" w:rsidRPr="00320F48" w:rsidDel="00B3530E">
                                <w:rPr>
                                  <w:i/>
                                  <w:iCs w:val="0"/>
                                  <w:rPrChange w:id="24" w:author="Villaverde, Alfredo" w:date="2022-03-10T13:03:00Z">
                                    <w:rPr>
                                      <w:color w:val="FF0000"/>
                                    </w:rPr>
                                  </w:rPrChange>
                                </w:rPr>
                                <w:delText xml:space="preserve"> </w:delText>
                              </w:r>
                            </w:del>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C5E4A2" id="_x0000_s1027" type="#_x0000_t202" style="position:absolute;left:0;text-align:left;margin-left:-7.7pt;margin-top:280.95pt;width:402.75pt;height:110.55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" filled="f" stroked="f">
                <v:textbox style="mso-fit-shape-to-text:t">
                  <w:txbxContent>
                    <w:p w14:paraId="3ED41504" w14:textId="25147CF8" w:rsidR="0028768D" w:rsidRPr="00320F48" w:rsidRDefault="00A7133A" w:rsidP="00F520EE">
                      <w:pPr>
                        <w:pStyle w:val="Subtitle"/>
                        <w:rPr>
                          <w:i/>
                          <w:iCs w:val="0"/>
                          <w:rPrChange w:id="25" w:author="Villaverde, Alfredo" w:date="2022-03-10T13:03:00Z">
                            <w:rPr/>
                          </w:rPrChange>
                        </w:rPr>
                      </w:pPr>
                      <w:del w:id="26" w:author="Villaverde, Alfredo" w:date="2022-03-10T13:02:00Z">
                        <w:r w:rsidRPr="00320F48" w:rsidDel="00320F48">
                          <w:rPr>
                            <w:i/>
                            <w:iCs w:val="0"/>
                            <w:rPrChange w:id="27" w:author="Villaverde, Alfredo" w:date="2022-03-10T13:03:00Z">
                              <w:rPr>
                                <w:color w:val="FF0000"/>
                              </w:rPr>
                            </w:rPrChange>
                          </w:rPr>
                          <w:delText>TransnetYX, Inc. FDD</w:delText>
                        </w:r>
                      </w:del>
                      <w:ins w:id="28" w:author="Villaverde, Alfredo" w:date="2022-03-10T13:02:00Z">
                        <w:del w:id="29" w:author="Alain Komin" w:date="2022-08-29T15:28:00Z">
                          <w:r w:rsidR="00320F48" w:rsidRPr="00320F48" w:rsidDel="00B3530E">
                            <w:rPr>
                              <w:i/>
                              <w:iCs w:val="0"/>
                              <w:rPrChange w:id="30" w:author="Villaverde, Alfredo" w:date="2022-03-10T13:03:00Z">
                                <w:rPr>
                                  <w:color w:val="FF0000"/>
                                </w:rPr>
                              </w:rPrChange>
                            </w:rPr>
                            <w:delText>Customer Name</w:delText>
                          </w:r>
                        </w:del>
                      </w:ins>
                      <w:ins w:id="31" w:author="Alain Komin" w:date="2022-08-29T15:28:00Z">
                        <w:r w:rsidR="00B3530E">
                          <w:rPr>
                            <w:i/>
                            <w:iCs w:val="0"/>
                          </w:rPr>
                          <w:t>Intermex</w:t>
                        </w:r>
                      </w:ins>
                      <w:ins w:id="32" w:author="Alain Komin" w:date="2022-10-26T10:24:00Z">
                        <w:r w:rsidR="007E228E">
                          <w:rPr>
                            <w:i/>
                            <w:iCs w:val="0"/>
                          </w:rPr>
                          <w:t xml:space="preserve"> LLC</w:t>
                        </w:r>
                      </w:ins>
                      <w:ins w:id="33" w:author="Villaverde, Alfredo" w:date="2022-03-10T13:02:00Z">
                        <w:r w:rsidR="00320F48" w:rsidRPr="00320F48">
                          <w:rPr>
                            <w:i/>
                            <w:iCs w:val="0"/>
                            <w:rPrChange w:id="34" w:author="Villaverde, Alfredo" w:date="2022-03-10T13:03:00Z">
                              <w:rPr>
                                <w:color w:val="FF0000"/>
                              </w:rPr>
                            </w:rPrChange>
                          </w:rPr>
                          <w:t xml:space="preserve"> </w:t>
                        </w:r>
                      </w:ins>
                      <w:ins w:id="35" w:author="Villaverde, Alfredo" w:date="2022-03-10T13:03:00Z">
                        <w:r w:rsidR="00320F48" w:rsidRPr="00320F48">
                          <w:rPr>
                            <w:i/>
                            <w:iCs w:val="0"/>
                            <w:rPrChange w:id="36" w:author="Villaverde, Alfredo" w:date="2022-03-10T13:03:00Z">
                              <w:rPr>
                                <w:color w:val="FF0000"/>
                              </w:rPr>
                            </w:rPrChange>
                          </w:rPr>
                          <w:t xml:space="preserve">– </w:t>
                        </w:r>
                      </w:ins>
                      <w:ins w:id="37" w:author="Alain Komin" w:date="2022-08-29T15:28:00Z">
                        <w:r w:rsidR="00B3530E" w:rsidRPr="00B3530E">
                          <w:rPr>
                            <w:i/>
                            <w:iCs w:val="0"/>
                          </w:rPr>
                          <w:t>J876187</w:t>
                        </w:r>
                      </w:ins>
                      <w:ins w:id="38" w:author="Alain Komin" w:date="2022-09-27T11:29:00Z">
                        <w:r w:rsidR="00AB244F">
                          <w:rPr>
                            <w:i/>
                            <w:iCs w:val="0"/>
                          </w:rPr>
                          <w:t xml:space="preserve">, </w:t>
                        </w:r>
                        <w:r w:rsidR="00AB244F" w:rsidRPr="00AB244F">
                          <w:rPr>
                            <w:i/>
                            <w:iCs w:val="0"/>
                            <w:rPrChange w:id="39" w:author="Alain Komin" w:date="2022-09-27T11:29:00Z">
                              <w:rPr/>
                            </w:rPrChange>
                          </w:rPr>
                          <w:fldChar w:fldCharType="begin"/>
                        </w:r>
                        <w:r w:rsidR="00AB244F" w:rsidRPr="00AB244F">
                          <w:rPr>
                            <w:i/>
                            <w:iCs w:val="0"/>
                            <w:rPrChange w:id="40" w:author="Alain Komin" w:date="2022-09-27T11:29:00Z">
                              <w:rPr/>
                            </w:rPrChange>
                          </w:rPr>
                          <w:instrText xml:space="preserve"> HYPERLINK "https://nlcorp.app.netsuite.com/app/accounting/project/project.nl?id=135162194" </w:instrText>
                        </w:r>
                        <w:r w:rsidR="00AB244F" w:rsidRPr="00AB244F">
                          <w:rPr>
                            <w:i/>
                            <w:iCs w:val="0"/>
                            <w:rPrChange w:id="41" w:author="Alain Komin" w:date="2022-09-27T11:29:00Z">
                              <w:rPr/>
                            </w:rPrChange>
                          </w:rPr>
                          <w:fldChar w:fldCharType="separate"/>
                        </w:r>
                        <w:r w:rsidR="00AB244F" w:rsidRPr="00AB244F">
                          <w:rPr>
                            <w:rPrChange w:id="42" w:author="Alain Komin" w:date="2022-09-27T11:29:00Z">
                              <w:rPr>
                                <w:rStyle w:val="Hyperlink"/>
                                <w:rFonts w:ascii="Open Sans" w:hAnsi="Open Sans" w:cs="Open Sans"/>
                                <w:color w:val="255599"/>
                                <w:sz w:val="18"/>
                                <w:szCs w:val="18"/>
                              </w:rPr>
                            </w:rPrChange>
                          </w:rPr>
                          <w:t>J885047</w:t>
                        </w:r>
                        <w:r w:rsidR="00AB244F" w:rsidRPr="00AB244F">
                          <w:rPr>
                            <w:i/>
                            <w:iCs w:val="0"/>
                            <w:rPrChange w:id="43" w:author="Alain Komin" w:date="2022-09-27T11:29:00Z">
                              <w:rPr/>
                            </w:rPrChange>
                          </w:rPr>
                          <w:fldChar w:fldCharType="end"/>
                        </w:r>
                      </w:ins>
                      <w:ins w:id="44" w:author="Villaverde, Alfredo" w:date="2022-03-10T13:03:00Z">
                        <w:del w:id="45" w:author="Alain Komin" w:date="2022-08-29T15:28:00Z">
                          <w:r w:rsidR="00320F48" w:rsidRPr="00320F48" w:rsidDel="00B3530E">
                            <w:rPr>
                              <w:i/>
                              <w:iCs w:val="0"/>
                              <w:rPrChange w:id="46" w:author="Villaverde, Alfredo" w:date="2022-03-10T13:03:00Z">
                                <w:rPr>
                                  <w:color w:val="FF0000"/>
                                </w:rPr>
                              </w:rPrChange>
                            </w:rPr>
                            <w:delText>Job Number</w:delText>
                          </w:r>
                        </w:del>
                      </w:ins>
                      <w:del w:id="47" w:author="Alain Komin" w:date="2022-08-29T15:28:00Z">
                        <w:r w:rsidR="004753DC" w:rsidRPr="00320F48" w:rsidDel="00B3530E">
                          <w:rPr>
                            <w:i/>
                            <w:iCs w:val="0"/>
                            <w:rPrChange w:id="48" w:author="Villaverde, Alfredo" w:date="2022-03-10T13:03:00Z">
                              <w:rPr>
                                <w:color w:val="FF0000"/>
                              </w:rPr>
                            </w:rPrChange>
                          </w:rPr>
                          <w:delText xml:space="preserve"> </w:delText>
                        </w:r>
                      </w:del>
                    </w:p>
                  </w:txbxContent>
                </v:textbox>
              </v:shape>
            </w:pict>
          </mc:Fallback>
        </mc:AlternateContent>
      </w:r>
      <w:r w:rsidRPr="00F01991">
        <w:rPr>
          <w:rFonts w:eastAsiaTheme="minorEastAsia"/>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38272" behindDoc="0" locked="0" layoutInCell="1" allowOverlap="1" wp14:anchorId="686D2464" wp14:editId="3E1A0D16">
                <wp:simplePos x="0" y="0"/>
                <wp:positionH relativeFrom="column">
                  <wp:posOffset>-770255</wp:posOffset>
                </wp:positionH>
                <wp:positionV relativeFrom="paragraph">
                  <wp:posOffset>2865120</wp:posOffset>
                </wp:positionV>
                <wp:extent cx="7848600" cy="1266825"/>
                <wp:effectExtent l="0" t="0" r="0" b="9525"/>
                <wp:wrapNone/>
                <wp:docPr id="7" name="Rectangle 7"/>
                <wp:cNvGraphicFramePr/>
                <a:graphic xmlns:a="http://schemas.openxmlformats.org/drawingml/2006/main">
                  <a:graphicData uri="http://schemas.microsoft.com/office/word/2010/wordprocessingShape">
                    <wps:wsp>
                      <wps:cNvSpPr/>
                      <wps:spPr>
                        <a:xfrm>
                          <a:off x="0" y="0"/>
                          <a:ext cx="7848600" cy="1266825"/>
                        </a:xfrm>
                        <a:prstGeom prst="rect">
                          <a:avLst/>
                        </a:prstGeom>
                        <a:solidFill>
                          <a:srgbClr val="00467F">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a="http://schemas.openxmlformats.org/drawingml/2006/main" xmlns:pic="http://schemas.openxmlformats.org/drawingml/2006/picture" xmlns:a14="http://schemas.microsoft.com/office/drawing/2010/main" xmlns:wp14="http://schemas.microsoft.com/office/word/2010/wordml">
            <w:pict w14:anchorId="6FD23C39">
              <v:rect id="Rectangle 7" style="position:absolute;margin-left:-60.65pt;margin-top:225.6pt;width:618pt;height:99.7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467f" stroked="f" strokeweight="2pt" w14:anchorId="27737D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">
                <v:fill opacity="57568f"/>
              </v:rect>
            </w:pict>
          </mc:Fallback>
        </mc:AlternateContent>
      </w:r>
      <w:r w:rsidRPr="00F01991">
        <w:rPr>
          <w:rFonts w:eastAsiaTheme="minorEastAsia"/>
          <w:noProof/>
          <w:color w:val="000000" w:themeColor="text1"/>
          <w:lang w:val="en-US"/>
          <w14:textFill>
            <w14:solidFill>
              <w14:schemeClr w14:val="tx1">
                <w14:lumMod w14:val="75000"/>
                <w14:lumOff w14:val="25000"/>
                <w14:lumMod w14:val="75000"/>
                <w14:lumOff w14:val="25000"/>
              </w14:schemeClr>
            </w14:solidFill>
          </w14:textFill>
        </w:rPr>
        <w:drawing>
          <wp:anchor distT="0" distB="0" distL="114300" distR="114300" simplePos="0" relativeHeight="251633152" behindDoc="1" locked="0" layoutInCell="1" allowOverlap="1" wp14:anchorId="0874C908" wp14:editId="0350E8B0">
            <wp:simplePos x="0" y="0"/>
            <wp:positionH relativeFrom="column">
              <wp:posOffset>-829310</wp:posOffset>
            </wp:positionH>
            <wp:positionV relativeFrom="paragraph">
              <wp:posOffset>0</wp:posOffset>
            </wp:positionV>
            <wp:extent cx="7974330" cy="4591050"/>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mage.jpg"/>
                    <pic:cNvPicPr/>
                  </pic:nvPicPr>
                  <pic:blipFill>
                    <a:blip r:embed="rId11">
                      <a:extLst>
                        <a:ext uri="{28A0092B-C50C-407E-A947-70E740481C1C}">
                          <a14:useLocalDpi xmlns:a14="http://schemas.microsoft.com/office/drawing/2010/main" val="0"/>
                        </a:ext>
                      </a:extLst>
                    </a:blip>
                    <a:stretch>
                      <a:fillRect/>
                    </a:stretch>
                  </pic:blipFill>
                  <pic:spPr>
                    <a:xfrm>
                      <a:off x="0" y="0"/>
                      <a:ext cx="7974330" cy="4591050"/>
                    </a:xfrm>
                    <a:prstGeom prst="rect">
                      <a:avLst/>
                    </a:prstGeom>
                  </pic:spPr>
                </pic:pic>
              </a:graphicData>
            </a:graphic>
            <wp14:sizeRelH relativeFrom="margin">
              <wp14:pctWidth>0</wp14:pctWidth>
            </wp14:sizeRelH>
            <wp14:sizeRelV relativeFrom="margin">
              <wp14:pctHeight>0</wp14:pctHeight>
            </wp14:sizeRelV>
          </wp:anchor>
        </w:drawing>
      </w:r>
      <w:r w:rsidR="00E24A5B" w:rsidRPr="00F01991">
        <w:br w:type="page"/>
      </w:r>
    </w:p>
    <w:p w14:paraId="6A05A809" w14:textId="77777777" w:rsidR="000E7C8B" w:rsidDel="00320F48" w:rsidRDefault="000E7C8B" w:rsidP="000E7C8B">
      <w:pPr>
        <w:rPr>
          <w:del w:id="49" w:author="Villaverde, Alfredo" w:date="2022-03-10T13:04:00Z"/>
          <w:rFonts w:cs="Arial"/>
          <w:sz w:val="19"/>
          <w:szCs w:val="19"/>
        </w:rPr>
      </w:pPr>
    </w:p>
    <w:p w14:paraId="5A39BBE3" w14:textId="77777777" w:rsidR="000E7C8B" w:rsidDel="00320F48" w:rsidRDefault="000E7C8B" w:rsidP="000E7C8B">
      <w:pPr>
        <w:rPr>
          <w:del w:id="50" w:author="Villaverde, Alfredo" w:date="2022-03-10T13:04:00Z"/>
          <w:rFonts w:cs="Arial"/>
          <w:sz w:val="19"/>
          <w:szCs w:val="19"/>
        </w:rPr>
      </w:pPr>
    </w:p>
    <w:p w14:paraId="41C8F396" w14:textId="77777777" w:rsidR="000E7C8B" w:rsidDel="00320F48" w:rsidRDefault="000E7C8B" w:rsidP="000E7C8B">
      <w:pPr>
        <w:rPr>
          <w:del w:id="51" w:author="Villaverde, Alfredo" w:date="2022-03-10T13:04:00Z"/>
          <w:rFonts w:cs="Arial"/>
          <w:sz w:val="19"/>
          <w:szCs w:val="19"/>
        </w:rPr>
      </w:pPr>
    </w:p>
    <w:p w14:paraId="72A3D3EC" w14:textId="77777777" w:rsidR="000E7C8B" w:rsidDel="00320F48" w:rsidRDefault="000E7C8B" w:rsidP="000E7C8B">
      <w:pPr>
        <w:rPr>
          <w:del w:id="52" w:author="Villaverde, Alfredo" w:date="2022-03-10T13:04:00Z"/>
          <w:rFonts w:cs="Arial"/>
          <w:sz w:val="19"/>
          <w:szCs w:val="19"/>
        </w:rPr>
      </w:pPr>
    </w:p>
    <w:p w14:paraId="0D0B940D" w14:textId="77777777" w:rsidR="000E7C8B" w:rsidDel="00320F48" w:rsidRDefault="000E7C8B" w:rsidP="000E7C8B">
      <w:pPr>
        <w:rPr>
          <w:del w:id="53" w:author="Villaverde, Alfredo" w:date="2022-03-10T13:04:00Z"/>
          <w:rFonts w:cs="Arial"/>
          <w:sz w:val="19"/>
          <w:szCs w:val="19"/>
        </w:rPr>
      </w:pPr>
    </w:p>
    <w:p w14:paraId="0E27B00A" w14:textId="77777777" w:rsidR="000E7C8B" w:rsidDel="00320F48" w:rsidRDefault="000E7C8B" w:rsidP="000E7C8B">
      <w:pPr>
        <w:rPr>
          <w:del w:id="54" w:author="Villaverde, Alfredo" w:date="2022-03-10T13:04:00Z"/>
          <w:rFonts w:cs="Arial"/>
          <w:sz w:val="19"/>
          <w:szCs w:val="19"/>
        </w:rPr>
      </w:pPr>
    </w:p>
    <w:p w14:paraId="60061E4C" w14:textId="77777777" w:rsidR="000E7C8B" w:rsidRDefault="000E7C8B">
      <w:pPr>
        <w:pStyle w:val="TOC2"/>
        <w:pPrChange w:id="55" w:author="Villaverde, Alfredo" w:date="2022-03-10T13:04:00Z">
          <w:pPr/>
        </w:pPrChange>
      </w:pPr>
    </w:p>
    <w:p w14:paraId="44EAFD9C" w14:textId="77777777" w:rsidR="000E7C8B" w:rsidRDefault="000E7C8B" w:rsidP="000E7C8B">
      <w:pPr>
        <w:rPr>
          <w:rFonts w:cs="Arial"/>
          <w:sz w:val="19"/>
          <w:szCs w:val="19"/>
        </w:rPr>
      </w:pPr>
    </w:p>
    <w:p w14:paraId="4B94D5A5" w14:textId="77777777" w:rsidR="000E7C8B" w:rsidRDefault="000E7C8B" w:rsidP="000E7C8B">
      <w:pPr>
        <w:rPr>
          <w:rFonts w:cs="Arial"/>
          <w:sz w:val="19"/>
          <w:szCs w:val="19"/>
        </w:rPr>
      </w:pPr>
    </w:p>
    <w:p w14:paraId="3DEEC669" w14:textId="77777777" w:rsidR="000E7C8B" w:rsidRDefault="000E7C8B" w:rsidP="000E7C8B">
      <w:pPr>
        <w:rPr>
          <w:rFonts w:cs="Arial"/>
          <w:sz w:val="19"/>
          <w:szCs w:val="19"/>
        </w:rPr>
      </w:pPr>
    </w:p>
    <w:p w14:paraId="3656B9AB" w14:textId="77777777" w:rsidR="000E7C8B" w:rsidRDefault="000E7C8B" w:rsidP="000E7C8B">
      <w:pPr>
        <w:rPr>
          <w:rFonts w:cs="Arial"/>
          <w:sz w:val="19"/>
          <w:szCs w:val="19"/>
        </w:rPr>
      </w:pPr>
    </w:p>
    <w:p w14:paraId="45FB0818" w14:textId="77777777" w:rsidR="000E7C8B" w:rsidRDefault="000E7C8B" w:rsidP="000E7C8B">
      <w:pPr>
        <w:rPr>
          <w:rFonts w:cs="Arial"/>
          <w:sz w:val="19"/>
          <w:szCs w:val="19"/>
        </w:rPr>
      </w:pPr>
    </w:p>
    <w:p w14:paraId="049F31CB" w14:textId="77777777" w:rsidR="000E7C8B" w:rsidRDefault="000E7C8B" w:rsidP="000E7C8B">
      <w:pPr>
        <w:rPr>
          <w:rFonts w:cs="Arial"/>
          <w:sz w:val="19"/>
          <w:szCs w:val="19"/>
        </w:rPr>
      </w:pPr>
    </w:p>
    <w:p w14:paraId="53128261" w14:textId="77777777" w:rsidR="000E7C8B" w:rsidRDefault="000E7C8B" w:rsidP="000E7C8B">
      <w:pPr>
        <w:rPr>
          <w:rFonts w:cs="Arial"/>
          <w:sz w:val="19"/>
          <w:szCs w:val="19"/>
        </w:rPr>
      </w:pPr>
    </w:p>
    <w:p w14:paraId="62486C05" w14:textId="77777777" w:rsidR="000E7C8B" w:rsidRDefault="000E7C8B" w:rsidP="000E7C8B">
      <w:pPr>
        <w:rPr>
          <w:rFonts w:cs="Arial"/>
          <w:sz w:val="19"/>
          <w:szCs w:val="19"/>
        </w:rPr>
      </w:pPr>
    </w:p>
    <w:p w14:paraId="4101652C" w14:textId="77777777" w:rsidR="000E7C8B" w:rsidRPr="000C3C23" w:rsidRDefault="000E7C8B" w:rsidP="000E7C8B">
      <w:pPr>
        <w:rPr>
          <w:rFonts w:cs="Arial"/>
          <w:sz w:val="19"/>
          <w:szCs w:val="19"/>
        </w:rPr>
      </w:pPr>
    </w:p>
    <w:p w14:paraId="10FD5999" w14:textId="7D1536A7" w:rsidR="7B810662" w:rsidRDefault="7B810662" w:rsidP="7B810662">
      <w:r w:rsidRPr="7B810662">
        <w:rPr>
          <w:rFonts w:eastAsia="Arial" w:cs="Arial"/>
          <w:color w:val="000000" w:themeColor="text1"/>
          <w:sz w:val="20"/>
          <w:szCs w:val="20"/>
        </w:rPr>
        <w:t>Copyright© 2018, Oracle and/or its affiliates. All rights reserved.</w:t>
      </w:r>
    </w:p>
    <w:p w14:paraId="4D7E5C86" w14:textId="15B3FD93" w:rsidR="7B810662" w:rsidRDefault="7B810662" w:rsidP="7B810662">
      <w:r w:rsidRPr="7B810662">
        <w:rPr>
          <w:rFonts w:eastAsia="Arial" w:cs="Arial"/>
          <w:color w:val="000000" w:themeColor="text1"/>
          <w:sz w:val="20"/>
          <w:szCs w:val="20"/>
        </w:rPr>
        <w:t>Any reproduction or distribution of any part of this document without the prior written permission of Oracle + NetSuite is strictly prohibited.</w:t>
      </w:r>
    </w:p>
    <w:p w14:paraId="372DC19B" w14:textId="3278FF8F" w:rsidR="7B810662" w:rsidRDefault="7B810662" w:rsidP="7B810662">
      <w:r w:rsidRPr="7B810662">
        <w:rPr>
          <w:rFonts w:eastAsia="Arial" w:cs="Arial"/>
          <w:color w:val="000000" w:themeColor="text1"/>
          <w:sz w:val="20"/>
          <w:szCs w:val="20"/>
        </w:rPr>
        <w:t xml:space="preserve">The information included in this document is confidential and proprietary information of Oracle + NetSuite. </w:t>
      </w:r>
    </w:p>
    <w:p w14:paraId="397876C9" w14:textId="1FDCC8B7" w:rsidR="7B810662" w:rsidRDefault="7B810662">
      <w:r w:rsidRPr="7B810662">
        <w:rPr>
          <w:rFonts w:eastAsia="Arial" w:cs="Arial"/>
          <w:color w:val="000000" w:themeColor="text1"/>
          <w:sz w:val="20"/>
          <w:szCs w:val="20"/>
        </w:rPr>
        <w:t xml:space="preserve">Version: </w:t>
      </w:r>
      <w:del w:id="56" w:author="Villaverde, Alfredo" w:date="2022-03-10T13:05:00Z">
        <w:r w:rsidR="00086230" w:rsidDel="00320F48">
          <w:rPr>
            <w:rFonts w:eastAsia="Arial" w:cs="Arial"/>
            <w:color w:val="000000" w:themeColor="text1"/>
            <w:sz w:val="20"/>
            <w:szCs w:val="20"/>
          </w:rPr>
          <w:delText xml:space="preserve">July </w:delText>
        </w:r>
        <w:r w:rsidR="005E466E" w:rsidDel="00320F48">
          <w:rPr>
            <w:rFonts w:eastAsia="Arial" w:cs="Arial"/>
            <w:color w:val="000000" w:themeColor="text1"/>
            <w:sz w:val="20"/>
            <w:szCs w:val="20"/>
          </w:rPr>
          <w:delText>31</w:delText>
        </w:r>
      </w:del>
      <w:ins w:id="57" w:author="Villaverde, Alfredo" w:date="2022-03-10T13:05:00Z">
        <w:r w:rsidR="00320F48">
          <w:rPr>
            <w:rFonts w:eastAsia="Arial" w:cs="Arial"/>
            <w:color w:val="000000" w:themeColor="text1"/>
            <w:sz w:val="20"/>
            <w:szCs w:val="20"/>
          </w:rPr>
          <w:t>March 3</w:t>
        </w:r>
      </w:ins>
      <w:r w:rsidR="00086230">
        <w:rPr>
          <w:rFonts w:eastAsia="Arial" w:cs="Arial"/>
          <w:color w:val="000000" w:themeColor="text1"/>
          <w:sz w:val="20"/>
          <w:szCs w:val="20"/>
        </w:rPr>
        <w:t>, 202</w:t>
      </w:r>
      <w:ins w:id="58" w:author="Villaverde, Alfredo" w:date="2022-03-10T13:05:00Z">
        <w:r w:rsidR="00320F48">
          <w:rPr>
            <w:rFonts w:eastAsia="Arial" w:cs="Arial"/>
            <w:color w:val="000000" w:themeColor="text1"/>
            <w:sz w:val="20"/>
            <w:szCs w:val="20"/>
          </w:rPr>
          <w:t>2</w:t>
        </w:r>
      </w:ins>
      <w:del w:id="59" w:author="Villaverde, Alfredo" w:date="2022-03-10T13:05:00Z">
        <w:r w:rsidR="00086230" w:rsidDel="00320F48">
          <w:rPr>
            <w:rFonts w:eastAsia="Arial" w:cs="Arial"/>
            <w:color w:val="000000" w:themeColor="text1"/>
            <w:sz w:val="20"/>
            <w:szCs w:val="20"/>
          </w:rPr>
          <w:delText>1</w:delText>
        </w:r>
      </w:del>
    </w:p>
    <w:p w14:paraId="6F934FF0" w14:textId="593AF6D1" w:rsidR="7B810662" w:rsidRDefault="7B810662">
      <w:r w:rsidRPr="7B810662">
        <w:rPr>
          <w:rFonts w:eastAsia="Arial" w:cs="Arial"/>
          <w:color w:val="000000" w:themeColor="text1"/>
          <w:sz w:val="20"/>
          <w:szCs w:val="20"/>
        </w:rPr>
        <w:t xml:space="preserve"> </w:t>
      </w:r>
    </w:p>
    <w:p w14:paraId="39A2D4DE" w14:textId="3462295A" w:rsidR="7B810662" w:rsidRDefault="7B810662">
      <w:r w:rsidRPr="7B810662">
        <w:rPr>
          <w:rFonts w:eastAsia="Arial" w:cs="Arial"/>
          <w:color w:val="000000" w:themeColor="text1"/>
          <w:sz w:val="20"/>
          <w:szCs w:val="20"/>
        </w:rPr>
        <w:t xml:space="preserve">Oracle + NetSuite </w:t>
      </w:r>
    </w:p>
    <w:p w14:paraId="1C68ECA7" w14:textId="346F4CA6" w:rsidR="7B810662" w:rsidRDefault="7B810662">
      <w:r w:rsidRPr="7B810662">
        <w:rPr>
          <w:rFonts w:eastAsia="Arial" w:cs="Arial"/>
          <w:color w:val="000000" w:themeColor="text1"/>
          <w:sz w:val="20"/>
          <w:szCs w:val="20"/>
        </w:rPr>
        <w:t>2955 Campus Drive, Suite 100</w:t>
      </w:r>
    </w:p>
    <w:p w14:paraId="28FEFDE8" w14:textId="69F13DA7" w:rsidR="7B810662" w:rsidRDefault="7B810662">
      <w:r w:rsidRPr="7B810662">
        <w:rPr>
          <w:rFonts w:eastAsia="Arial" w:cs="Arial"/>
          <w:color w:val="000000" w:themeColor="text1"/>
          <w:sz w:val="20"/>
          <w:szCs w:val="20"/>
        </w:rPr>
        <w:t>San Mateo, CA. 99403-2511</w:t>
      </w:r>
    </w:p>
    <w:p w14:paraId="24A922E1" w14:textId="759A0767" w:rsidR="7B810662" w:rsidRDefault="7B810662" w:rsidP="7B810662">
      <w:pPr>
        <w:spacing w:after="30" w:line="240" w:lineRule="auto"/>
        <w:rPr>
          <w:rStyle w:val="SubtleEmphasis"/>
        </w:rPr>
      </w:pPr>
    </w:p>
    <w:p w14:paraId="1299C43A" w14:textId="77777777" w:rsidR="00DA401A" w:rsidRDefault="00DA401A">
      <w:pPr>
        <w:rPr>
          <w:rStyle w:val="SubtleEmphasis"/>
        </w:rPr>
      </w:pPr>
      <w:r>
        <w:rPr>
          <w:rStyle w:val="SubtleEmphasis"/>
        </w:rPr>
        <w:br w:type="page"/>
      </w:r>
    </w:p>
    <w:p w14:paraId="2AA1D231" w14:textId="77777777" w:rsidR="00DA401A" w:rsidRDefault="00DA401A" w:rsidP="00DA401A">
      <w:pPr>
        <w:pStyle w:val="ContentsHeader"/>
      </w:pPr>
      <w:r>
        <w:lastRenderedPageBreak/>
        <w:t>Project Information</w:t>
      </w:r>
    </w:p>
    <w:tbl>
      <w:tblPr>
        <w:tblStyle w:val="GridTable6Colorful-Accent21"/>
        <w:tblW w:w="9360" w:type="dxa"/>
        <w:tblInd w:w="0" w:type="dxa"/>
        <w:tblLayout w:type="fixed"/>
        <w:tblLook w:val="0680" w:firstRow="0" w:lastRow="0" w:firstColumn="1" w:lastColumn="0" w:noHBand="1" w:noVBand="1"/>
      </w:tblPr>
      <w:tblGrid>
        <w:gridCol w:w="2880"/>
        <w:gridCol w:w="6480"/>
      </w:tblGrid>
      <w:tr w:rsidR="00DA401A" w14:paraId="76734454"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77C0FBF3" w14:textId="77777777" w:rsidR="00DA401A" w:rsidRDefault="00DA401A" w:rsidP="0028768D">
            <w:pPr>
              <w:spacing w:before="120" w:after="60"/>
              <w:rPr>
                <w:rFonts w:eastAsia="Arial"/>
                <w:color w:val="F96A1B"/>
                <w:sz w:val="20"/>
                <w:szCs w:val="20"/>
              </w:rPr>
            </w:pPr>
            <w:r>
              <w:rPr>
                <w:rFonts w:eastAsia="Arial"/>
                <w:color w:val="F96A1B"/>
                <w:sz w:val="20"/>
                <w:szCs w:val="20"/>
              </w:rPr>
              <w:t>Implementation Name</w:t>
            </w:r>
          </w:p>
        </w:tc>
        <w:tc>
          <w:tcPr>
            <w:tcW w:w="6480" w:type="dxa"/>
            <w:tcBorders>
              <w:top w:val="single" w:sz="4" w:space="0" w:color="FBA575"/>
              <w:left w:val="single" w:sz="4" w:space="0" w:color="FBA575"/>
              <w:bottom w:val="single" w:sz="4" w:space="0" w:color="FBA575"/>
              <w:right w:val="single" w:sz="4" w:space="0" w:color="FBA575"/>
            </w:tcBorders>
          </w:tcPr>
          <w:p w14:paraId="4DDBEF00" w14:textId="6C0B66F2" w:rsidR="00DA401A" w:rsidRPr="00436805" w:rsidRDefault="00331A75" w:rsidP="00436805">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ins w:id="60" w:author="Alain Komin" w:date="2022-08-29T15:27:00Z">
              <w:r>
                <w:rPr>
                  <w:rFonts w:asciiTheme="minorHAnsi" w:eastAsia="MS Mincho" w:hAnsiTheme="minorHAnsi" w:cstheme="minorHAnsi"/>
                  <w:color w:val="0070C0"/>
                  <w:lang w:val="en-US"/>
                </w:rPr>
                <w:t>Custom Checkout</w:t>
              </w:r>
            </w:ins>
            <w:del w:id="61" w:author="Villaverde, Alfredo" w:date="2022-03-10T13:08:00Z">
              <w:r w:rsidR="004753DC" w:rsidRPr="00436805" w:rsidDel="00320F48">
                <w:rPr>
                  <w:rFonts w:asciiTheme="minorHAnsi" w:eastAsia="MS Mincho" w:hAnsiTheme="minorHAnsi" w:cstheme="minorHAnsi"/>
                  <w:color w:val="0070C0"/>
                  <w:lang w:val="en-US"/>
                </w:rPr>
                <w:delText xml:space="preserve">SuiteCommerce </w:delText>
              </w:r>
            </w:del>
          </w:p>
        </w:tc>
      </w:tr>
      <w:tr w:rsidR="00DA401A" w14:paraId="105C8982"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51089FB7" w14:textId="77777777" w:rsidR="00DA401A" w:rsidRDefault="00DA401A" w:rsidP="0028768D">
            <w:pPr>
              <w:spacing w:before="120" w:after="60"/>
              <w:rPr>
                <w:rFonts w:eastAsia="Arial"/>
                <w:color w:val="F96A1B"/>
                <w:sz w:val="20"/>
                <w:szCs w:val="20"/>
              </w:rPr>
            </w:pPr>
            <w:r>
              <w:rPr>
                <w:rFonts w:eastAsia="Arial"/>
                <w:color w:val="F96A1B"/>
                <w:sz w:val="20"/>
                <w:szCs w:val="20"/>
              </w:rPr>
              <w:t>Customer Name (Number)</w:t>
            </w:r>
          </w:p>
        </w:tc>
        <w:tc>
          <w:tcPr>
            <w:tcW w:w="6480" w:type="dxa"/>
            <w:tcBorders>
              <w:top w:val="single" w:sz="4" w:space="0" w:color="FBA575"/>
              <w:left w:val="single" w:sz="4" w:space="0" w:color="FBA575"/>
              <w:bottom w:val="single" w:sz="4" w:space="0" w:color="FBA575"/>
              <w:right w:val="single" w:sz="4" w:space="0" w:color="FBA575"/>
            </w:tcBorders>
          </w:tcPr>
          <w:p w14:paraId="3461D779" w14:textId="0F9DC8BC" w:rsidR="00DA401A" w:rsidRPr="00436805" w:rsidRDefault="00331A75" w:rsidP="00436805">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ins w:id="62" w:author="Alain Komin" w:date="2022-08-29T15:27:00Z">
              <w:r>
                <w:rPr>
                  <w:rFonts w:asciiTheme="minorHAnsi" w:eastAsia="MS Mincho" w:hAnsiTheme="minorHAnsi" w:cstheme="minorHAnsi"/>
                  <w:color w:val="0070C0"/>
                  <w:lang w:val="en-US"/>
                </w:rPr>
                <w:t xml:space="preserve">Intermex </w:t>
              </w:r>
            </w:ins>
            <w:del w:id="63" w:author="Villaverde, Alfredo" w:date="2022-03-10T13:08:00Z">
              <w:r w:rsidR="00A7133A" w:rsidDel="00320F48">
                <w:rPr>
                  <w:rFonts w:asciiTheme="minorHAnsi" w:eastAsia="MS Mincho" w:hAnsiTheme="minorHAnsi" w:cstheme="minorHAnsi"/>
                  <w:color w:val="0070C0"/>
                  <w:lang w:val="en-US"/>
                </w:rPr>
                <w:delText>TransnetYX, Inc.</w:delText>
              </w:r>
            </w:del>
          </w:p>
        </w:tc>
      </w:tr>
      <w:tr w:rsidR="00DA401A" w14:paraId="6C64FFBF"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3132D1BF" w14:textId="77777777" w:rsidR="00DA401A" w:rsidRDefault="00DA401A" w:rsidP="0028768D">
            <w:pPr>
              <w:spacing w:before="120" w:after="60"/>
              <w:rPr>
                <w:rFonts w:eastAsia="Arial"/>
                <w:color w:val="F96A1B"/>
                <w:sz w:val="20"/>
                <w:szCs w:val="20"/>
              </w:rPr>
            </w:pPr>
            <w:r>
              <w:rPr>
                <w:rFonts w:eastAsia="Arial"/>
                <w:color w:val="F96A1B"/>
                <w:sz w:val="20"/>
                <w:szCs w:val="20"/>
              </w:rPr>
              <w:t>Job Name (Number)</w:t>
            </w:r>
          </w:p>
        </w:tc>
        <w:tc>
          <w:tcPr>
            <w:tcW w:w="6480" w:type="dxa"/>
            <w:tcBorders>
              <w:top w:val="single" w:sz="4" w:space="0" w:color="FBA575"/>
              <w:left w:val="single" w:sz="4" w:space="0" w:color="FBA575"/>
              <w:bottom w:val="single" w:sz="4" w:space="0" w:color="FBA575"/>
              <w:right w:val="single" w:sz="4" w:space="0" w:color="FBA575"/>
            </w:tcBorders>
          </w:tcPr>
          <w:p w14:paraId="3CF2D8B6" w14:textId="3F57702A" w:rsidR="00DA401A" w:rsidRPr="00436805" w:rsidRDefault="00331A75" w:rsidP="00436805">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ins w:id="64" w:author="Alain Komin" w:date="2022-08-29T15:27:00Z">
              <w:r w:rsidRPr="00331A75">
                <w:rPr>
                  <w:rFonts w:asciiTheme="minorHAnsi" w:hAnsiTheme="minorHAnsi" w:cstheme="minorHAnsi"/>
                  <w:color w:val="0070C0"/>
                </w:rPr>
                <w:t>J876187</w:t>
              </w:r>
              <w:r w:rsidRPr="00331A75" w:rsidDel="00320F48">
                <w:rPr>
                  <w:rFonts w:asciiTheme="minorHAnsi" w:hAnsiTheme="minorHAnsi" w:cstheme="minorHAnsi"/>
                  <w:color w:val="0070C0"/>
                </w:rPr>
                <w:t xml:space="preserve"> </w:t>
              </w:r>
            </w:ins>
            <w:del w:id="65" w:author="Villaverde, Alfredo" w:date="2022-03-10T13:08:00Z">
              <w:r w:rsidR="00436805" w:rsidRPr="00436805" w:rsidDel="00320F48">
                <w:rPr>
                  <w:rFonts w:asciiTheme="minorHAnsi" w:hAnsiTheme="minorHAnsi" w:cstheme="minorHAnsi"/>
                  <w:color w:val="0070C0"/>
                </w:rPr>
                <w:delText>J</w:delText>
              </w:r>
              <w:r w:rsidR="00A7133A" w:rsidDel="00320F48">
                <w:rPr>
                  <w:rFonts w:asciiTheme="minorHAnsi" w:hAnsiTheme="minorHAnsi" w:cstheme="minorHAnsi"/>
                  <w:color w:val="0070C0"/>
                </w:rPr>
                <w:delText>8</w:delText>
              </w:r>
              <w:r w:rsidR="004320C3" w:rsidDel="00320F48">
                <w:rPr>
                  <w:rFonts w:asciiTheme="minorHAnsi" w:hAnsiTheme="minorHAnsi" w:cstheme="minorHAnsi"/>
                  <w:color w:val="0070C0"/>
                </w:rPr>
                <w:delText>19268/</w:delText>
              </w:r>
              <w:r w:rsidR="00B51D09" w:rsidDel="00320F48">
                <w:rPr>
                  <w:rFonts w:asciiTheme="minorHAnsi" w:hAnsiTheme="minorHAnsi" w:cstheme="minorHAnsi"/>
                  <w:color w:val="0070C0"/>
                </w:rPr>
                <w:delText>838594</w:delText>
              </w:r>
            </w:del>
          </w:p>
        </w:tc>
      </w:tr>
      <w:tr w:rsidR="00DA401A" w14:paraId="0BA83F2A"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7C723D46" w14:textId="77777777" w:rsidR="00DA401A" w:rsidRDefault="00DA401A" w:rsidP="0028768D">
            <w:pPr>
              <w:spacing w:before="120" w:after="60"/>
              <w:rPr>
                <w:rFonts w:eastAsia="Arial"/>
                <w:color w:val="F96A1B"/>
                <w:sz w:val="20"/>
                <w:szCs w:val="20"/>
              </w:rPr>
            </w:pPr>
            <w:r>
              <w:rPr>
                <w:rFonts w:eastAsia="Arial"/>
                <w:color w:val="F96A1B"/>
                <w:sz w:val="20"/>
                <w:szCs w:val="20"/>
              </w:rPr>
              <w:t>Document Owner</w:t>
            </w:r>
          </w:p>
        </w:tc>
        <w:tc>
          <w:tcPr>
            <w:tcW w:w="6480" w:type="dxa"/>
            <w:tcBorders>
              <w:top w:val="single" w:sz="4" w:space="0" w:color="FBA575"/>
              <w:left w:val="single" w:sz="4" w:space="0" w:color="FBA575"/>
              <w:bottom w:val="single" w:sz="4" w:space="0" w:color="FBA575"/>
              <w:right w:val="single" w:sz="4" w:space="0" w:color="FBA575"/>
            </w:tcBorders>
          </w:tcPr>
          <w:p w14:paraId="12DEB0FD" w14:textId="72DE159C" w:rsidR="00DA401A" w:rsidRPr="00436805" w:rsidRDefault="00331A75" w:rsidP="00E413A0">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FF0000"/>
                <w:lang w:val="en-US"/>
              </w:rPr>
            </w:pPr>
            <w:ins w:id="66" w:author="Alain Komin" w:date="2022-08-29T15:27:00Z">
              <w:r>
                <w:rPr>
                  <w:rFonts w:asciiTheme="minorHAnsi" w:eastAsia="MS Mincho" w:hAnsiTheme="minorHAnsi" w:cstheme="minorHAnsi"/>
                  <w:color w:val="0070C0"/>
                  <w:lang w:val="en-US"/>
                </w:rPr>
                <w:t>Alain Komin</w:t>
              </w:r>
            </w:ins>
            <w:del w:id="67" w:author="Villaverde, Alfredo" w:date="2022-03-10T13:06:00Z">
              <w:r w:rsidR="004753DC" w:rsidRPr="00436805" w:rsidDel="00320F48">
                <w:rPr>
                  <w:rFonts w:asciiTheme="minorHAnsi" w:eastAsia="MS Mincho" w:hAnsiTheme="minorHAnsi" w:cstheme="minorHAnsi"/>
                  <w:color w:val="0070C0"/>
                  <w:lang w:val="en-US"/>
                </w:rPr>
                <w:delText>Yvonne Bertorelli</w:delText>
              </w:r>
            </w:del>
          </w:p>
        </w:tc>
      </w:tr>
      <w:tr w:rsidR="005E466E" w14:paraId="7CF9E81F"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199C8D65" w14:textId="331C1727" w:rsidR="005E466E" w:rsidRDefault="005E466E" w:rsidP="0028768D">
            <w:pPr>
              <w:spacing w:before="120" w:after="60"/>
              <w:rPr>
                <w:rFonts w:eastAsia="Arial"/>
                <w:color w:val="F96A1B"/>
                <w:sz w:val="20"/>
                <w:szCs w:val="20"/>
              </w:rPr>
            </w:pPr>
            <w:r>
              <w:rPr>
                <w:rFonts w:eastAsia="Arial"/>
                <w:color w:val="F96A1B"/>
                <w:sz w:val="20"/>
                <w:szCs w:val="20"/>
              </w:rPr>
              <w:t>Project Manager</w:t>
            </w:r>
          </w:p>
        </w:tc>
        <w:tc>
          <w:tcPr>
            <w:tcW w:w="6480" w:type="dxa"/>
            <w:tcBorders>
              <w:top w:val="single" w:sz="4" w:space="0" w:color="FBA575"/>
              <w:left w:val="single" w:sz="4" w:space="0" w:color="FBA575"/>
              <w:bottom w:val="single" w:sz="4" w:space="0" w:color="FBA575"/>
              <w:right w:val="single" w:sz="4" w:space="0" w:color="FBA575"/>
            </w:tcBorders>
          </w:tcPr>
          <w:p w14:paraId="25E929EB" w14:textId="043BC940" w:rsidR="005E466E" w:rsidRPr="00436805" w:rsidRDefault="00A7133A" w:rsidP="00E413A0">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del w:id="68" w:author="Villaverde, Alfredo" w:date="2022-03-10T13:06:00Z">
              <w:r w:rsidDel="00320F48">
                <w:rPr>
                  <w:rFonts w:asciiTheme="minorHAnsi" w:eastAsia="MS Mincho" w:hAnsiTheme="minorHAnsi" w:cstheme="minorHAnsi"/>
                  <w:color w:val="0070C0"/>
                  <w:lang w:val="en-US"/>
                </w:rPr>
                <w:delText>Christopher Green</w:delText>
              </w:r>
            </w:del>
            <w:ins w:id="69" w:author="Alain Komin" w:date="2022-08-29T15:27:00Z">
              <w:r w:rsidR="00331A75">
                <w:rPr>
                  <w:rFonts w:asciiTheme="minorHAnsi" w:eastAsia="MS Mincho" w:hAnsiTheme="minorHAnsi" w:cstheme="minorHAnsi"/>
                  <w:color w:val="0070C0"/>
                  <w:lang w:val="en-US"/>
                </w:rPr>
                <w:t>Alain Komin</w:t>
              </w:r>
            </w:ins>
          </w:p>
        </w:tc>
      </w:tr>
      <w:tr w:rsidR="005E466E" w14:paraId="5AAC8205"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64D2C3BD" w14:textId="75BD7D4B" w:rsidR="005E466E" w:rsidRDefault="005E466E" w:rsidP="0028768D">
            <w:pPr>
              <w:spacing w:before="120" w:after="60"/>
              <w:rPr>
                <w:rFonts w:eastAsia="Arial"/>
                <w:color w:val="F96A1B"/>
                <w:sz w:val="20"/>
                <w:szCs w:val="20"/>
              </w:rPr>
            </w:pPr>
            <w:r>
              <w:rPr>
                <w:rFonts w:eastAsia="Arial"/>
                <w:color w:val="F96A1B"/>
                <w:sz w:val="20"/>
                <w:szCs w:val="20"/>
              </w:rPr>
              <w:t xml:space="preserve">Lead Developer </w:t>
            </w:r>
          </w:p>
        </w:tc>
        <w:tc>
          <w:tcPr>
            <w:tcW w:w="6480" w:type="dxa"/>
            <w:tcBorders>
              <w:top w:val="single" w:sz="4" w:space="0" w:color="FBA575"/>
              <w:left w:val="single" w:sz="4" w:space="0" w:color="FBA575"/>
              <w:bottom w:val="single" w:sz="4" w:space="0" w:color="FBA575"/>
              <w:right w:val="single" w:sz="4" w:space="0" w:color="FBA575"/>
            </w:tcBorders>
          </w:tcPr>
          <w:p w14:paraId="04AC224C" w14:textId="21545BCB" w:rsidR="005E466E" w:rsidRPr="00436805" w:rsidRDefault="00A7133A" w:rsidP="00E413A0">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del w:id="70" w:author="Villaverde, Alfredo" w:date="2022-03-10T13:06:00Z">
              <w:r w:rsidDel="00320F48">
                <w:rPr>
                  <w:rFonts w:asciiTheme="minorHAnsi" w:eastAsia="MS Mincho" w:hAnsiTheme="minorHAnsi" w:cstheme="minorHAnsi"/>
                  <w:color w:val="0070C0"/>
                  <w:lang w:val="en-US"/>
                </w:rPr>
                <w:delText>Gonzalo Abela</w:delText>
              </w:r>
            </w:del>
            <w:ins w:id="71" w:author="Alain Komin" w:date="2022-08-29T15:27:00Z">
              <w:r w:rsidR="00331A75">
                <w:rPr>
                  <w:rFonts w:asciiTheme="minorHAnsi" w:eastAsia="MS Mincho" w:hAnsiTheme="minorHAnsi" w:cstheme="minorHAnsi"/>
                  <w:color w:val="0070C0"/>
                  <w:lang w:val="en-US"/>
                </w:rPr>
                <w:t>Ilan Daniele</w:t>
              </w:r>
            </w:ins>
          </w:p>
        </w:tc>
      </w:tr>
    </w:tbl>
    <w:p w14:paraId="0562CB0E" w14:textId="77777777" w:rsidR="00DA401A" w:rsidRPr="00F30BBB" w:rsidRDefault="00DA401A" w:rsidP="00DA401A"/>
    <w:p w14:paraId="546B91C8" w14:textId="77777777" w:rsidR="00DA401A" w:rsidRPr="00061BBF" w:rsidRDefault="00DA401A" w:rsidP="00DA401A">
      <w:pPr>
        <w:pStyle w:val="ContentsHeader"/>
      </w:pPr>
      <w:r w:rsidRPr="00061BBF">
        <w:t xml:space="preserve">Document Version History </w:t>
      </w:r>
    </w:p>
    <w:tbl>
      <w:tblPr>
        <w:tblStyle w:val="GridTable4-Accent61"/>
        <w:tblpPr w:leftFromText="187" w:rightFromText="187" w:vertAnchor="text" w:horzAnchor="margin" w:tblpX="108" w:tblpY="21"/>
        <w:tblW w:w="4130" w:type="pct"/>
        <w:tblLayout w:type="fixed"/>
        <w:tblLook w:val="0620" w:firstRow="1" w:lastRow="0" w:firstColumn="0" w:lastColumn="0" w:noHBand="1" w:noVBand="1"/>
      </w:tblPr>
      <w:tblGrid>
        <w:gridCol w:w="1129"/>
        <w:gridCol w:w="1453"/>
        <w:gridCol w:w="1975"/>
        <w:gridCol w:w="3999"/>
      </w:tblGrid>
      <w:tr w:rsidR="00892212" w:rsidRPr="009A2331" w14:paraId="43082326" w14:textId="77777777" w:rsidTr="00892212">
        <w:trPr>
          <w:cnfStyle w:val="100000000000" w:firstRow="1" w:lastRow="0" w:firstColumn="0" w:lastColumn="0" w:oddVBand="0" w:evenVBand="0" w:oddHBand="0" w:evenHBand="0" w:firstRowFirstColumn="0" w:firstRowLastColumn="0" w:lastRowFirstColumn="0" w:lastRowLastColumn="0"/>
          <w:trHeight w:val="368"/>
        </w:trPr>
        <w:tc>
          <w:tcPr>
            <w:tcW w:w="660" w:type="pct"/>
            <w:hideMark/>
          </w:tcPr>
          <w:p w14:paraId="037A4B8B" w14:textId="77777777" w:rsidR="00892212" w:rsidRPr="009A2331" w:rsidRDefault="00892212" w:rsidP="0028768D">
            <w:r w:rsidRPr="009A2331">
              <w:t>Rev</w:t>
            </w:r>
          </w:p>
        </w:tc>
        <w:tc>
          <w:tcPr>
            <w:tcW w:w="849" w:type="pct"/>
          </w:tcPr>
          <w:p w14:paraId="491072FA" w14:textId="77777777" w:rsidR="00892212" w:rsidRPr="009A2331" w:rsidRDefault="00892212" w:rsidP="0028768D">
            <w:r w:rsidRPr="009A2331">
              <w:t>Date</w:t>
            </w:r>
          </w:p>
        </w:tc>
        <w:tc>
          <w:tcPr>
            <w:tcW w:w="1154" w:type="pct"/>
            <w:hideMark/>
          </w:tcPr>
          <w:p w14:paraId="3822F2F2" w14:textId="77777777" w:rsidR="00892212" w:rsidRPr="009A2331" w:rsidRDefault="00892212" w:rsidP="0028768D">
            <w:r w:rsidRPr="009A2331">
              <w:t>Author(s)</w:t>
            </w:r>
          </w:p>
        </w:tc>
        <w:tc>
          <w:tcPr>
            <w:tcW w:w="2337" w:type="pct"/>
            <w:hideMark/>
          </w:tcPr>
          <w:p w14:paraId="090AC0D6" w14:textId="77777777" w:rsidR="00892212" w:rsidRPr="009A2331" w:rsidRDefault="00892212" w:rsidP="0028768D">
            <w:r w:rsidRPr="009A2331">
              <w:t>Change Summary</w:t>
            </w:r>
          </w:p>
        </w:tc>
      </w:tr>
      <w:tr w:rsidR="00892212" w:rsidRPr="009A2331" w14:paraId="22BA7A22" w14:textId="77777777" w:rsidTr="00892212">
        <w:tblPrEx>
          <w:tblCellMar>
            <w:left w:w="115" w:type="dxa"/>
            <w:right w:w="115" w:type="dxa"/>
          </w:tblCellMar>
        </w:tblPrEx>
        <w:trPr>
          <w:trHeight w:val="276"/>
        </w:trPr>
        <w:tc>
          <w:tcPr>
            <w:tcW w:w="660" w:type="pct"/>
          </w:tcPr>
          <w:p w14:paraId="6F54A5A7" w14:textId="41697B64" w:rsidR="00892212" w:rsidRPr="009A2331" w:rsidRDefault="004753DC" w:rsidP="0028768D">
            <w:r>
              <w:t>1.0</w:t>
            </w:r>
          </w:p>
        </w:tc>
        <w:tc>
          <w:tcPr>
            <w:tcW w:w="849" w:type="pct"/>
          </w:tcPr>
          <w:p w14:paraId="34CE0A41" w14:textId="6AB57DAC" w:rsidR="00892212" w:rsidRPr="009A2331" w:rsidRDefault="00A7133A" w:rsidP="0028768D">
            <w:del w:id="72" w:author="Villaverde, Alfredo" w:date="2022-03-10T13:07:00Z">
              <w:r w:rsidDel="00320F48">
                <w:delText>10</w:delText>
              </w:r>
            </w:del>
            <w:ins w:id="73" w:author="Villaverde, Alfredo" w:date="2022-03-10T13:08:00Z">
              <w:del w:id="74" w:author="Alain Komin" w:date="2022-08-29T15:27:00Z">
                <w:r w:rsidR="00320F48" w:rsidDel="00331A75">
                  <w:delText>MM</w:delText>
                </w:r>
              </w:del>
            </w:ins>
            <w:ins w:id="75" w:author="Alain Komin" w:date="2022-08-29T15:27:00Z">
              <w:r w:rsidR="00331A75">
                <w:t>08</w:t>
              </w:r>
            </w:ins>
            <w:r>
              <w:t>/</w:t>
            </w:r>
            <w:ins w:id="76" w:author="Villaverde, Alfredo" w:date="2022-03-10T13:08:00Z">
              <w:del w:id="77" w:author="Alain Komin" w:date="2022-08-29T15:27:00Z">
                <w:r w:rsidR="00320F48" w:rsidDel="00331A75">
                  <w:delText>DD</w:delText>
                </w:r>
              </w:del>
            </w:ins>
            <w:ins w:id="78" w:author="Alain Komin" w:date="2022-08-29T15:27:00Z">
              <w:r w:rsidR="00331A75">
                <w:t>29</w:t>
              </w:r>
            </w:ins>
            <w:del w:id="79" w:author="Villaverde, Alfredo" w:date="2022-03-10T13:07:00Z">
              <w:r w:rsidDel="00320F48">
                <w:delText>13</w:delText>
              </w:r>
            </w:del>
            <w:r>
              <w:t>/</w:t>
            </w:r>
            <w:ins w:id="80" w:author="Villaverde, Alfredo" w:date="2022-03-10T13:08:00Z">
              <w:del w:id="81" w:author="Alain Komin" w:date="2022-08-29T15:27:00Z">
                <w:r w:rsidR="00320F48" w:rsidDel="00331A75">
                  <w:delText>YYYY</w:delText>
                </w:r>
              </w:del>
            </w:ins>
            <w:ins w:id="82" w:author="Alain Komin" w:date="2022-08-29T15:27:00Z">
              <w:r w:rsidR="00331A75">
                <w:t>2022</w:t>
              </w:r>
            </w:ins>
            <w:del w:id="83" w:author="Villaverde, Alfredo" w:date="2022-03-10T13:07:00Z">
              <w:r w:rsidDel="00320F48">
                <w:delText>2021</w:delText>
              </w:r>
            </w:del>
          </w:p>
        </w:tc>
        <w:tc>
          <w:tcPr>
            <w:tcW w:w="1154" w:type="pct"/>
          </w:tcPr>
          <w:p w14:paraId="62EBF3C5" w14:textId="2778FB61" w:rsidR="00892212" w:rsidRPr="009A2331" w:rsidRDefault="00331A75" w:rsidP="0028768D">
            <w:ins w:id="84" w:author="Alain Komin" w:date="2022-08-29T15:28:00Z">
              <w:r>
                <w:rPr>
                  <w:rFonts w:asciiTheme="minorHAnsi" w:eastAsia="MS Mincho" w:hAnsiTheme="minorHAnsi" w:cstheme="minorHAnsi"/>
                  <w:lang w:val="en-US"/>
                </w:rPr>
                <w:t>Alain Komin</w:t>
              </w:r>
            </w:ins>
            <w:del w:id="85" w:author="Villaverde, Alfredo" w:date="2022-03-10T13:07:00Z">
              <w:r w:rsidR="00436805" w:rsidDel="00320F48">
                <w:delText>Yvonne Bertorelli</w:delText>
              </w:r>
            </w:del>
          </w:p>
        </w:tc>
        <w:tc>
          <w:tcPr>
            <w:tcW w:w="2337" w:type="pct"/>
          </w:tcPr>
          <w:p w14:paraId="5E59AEDE" w14:textId="1FD5E7F2" w:rsidR="00892212" w:rsidRPr="009A2331" w:rsidRDefault="00436805" w:rsidP="0028768D">
            <w:r>
              <w:t>Initial Draft</w:t>
            </w:r>
          </w:p>
        </w:tc>
      </w:tr>
      <w:tr w:rsidR="00331A75" w:rsidRPr="009A2331" w14:paraId="29669EEB" w14:textId="77777777" w:rsidTr="00892212">
        <w:tblPrEx>
          <w:tblCellMar>
            <w:left w:w="115" w:type="dxa"/>
            <w:right w:w="115" w:type="dxa"/>
          </w:tblCellMar>
        </w:tblPrEx>
        <w:trPr>
          <w:trHeight w:val="276"/>
          <w:ins w:id="86" w:author="Alain Komin" w:date="2022-08-29T15:28:00Z"/>
        </w:trPr>
        <w:tc>
          <w:tcPr>
            <w:tcW w:w="660" w:type="pct"/>
          </w:tcPr>
          <w:p w14:paraId="00DC785D" w14:textId="77777777" w:rsidR="00331A75" w:rsidRDefault="00331A75" w:rsidP="0028768D">
            <w:pPr>
              <w:rPr>
                <w:ins w:id="87" w:author="Alain Komin" w:date="2022-08-29T15:28:00Z"/>
              </w:rPr>
            </w:pPr>
          </w:p>
        </w:tc>
        <w:tc>
          <w:tcPr>
            <w:tcW w:w="849" w:type="pct"/>
          </w:tcPr>
          <w:p w14:paraId="25022622" w14:textId="77777777" w:rsidR="00331A75" w:rsidDel="00320F48" w:rsidRDefault="00331A75" w:rsidP="0028768D">
            <w:pPr>
              <w:rPr>
                <w:ins w:id="88" w:author="Alain Komin" w:date="2022-08-29T15:28:00Z"/>
              </w:rPr>
            </w:pPr>
          </w:p>
        </w:tc>
        <w:tc>
          <w:tcPr>
            <w:tcW w:w="1154" w:type="pct"/>
          </w:tcPr>
          <w:p w14:paraId="5E7DAF7B" w14:textId="77777777" w:rsidR="00331A75" w:rsidRDefault="00331A75" w:rsidP="0028768D">
            <w:pPr>
              <w:rPr>
                <w:ins w:id="89" w:author="Alain Komin" w:date="2022-08-29T15:28:00Z"/>
                <w:rFonts w:asciiTheme="minorHAnsi" w:eastAsia="MS Mincho" w:hAnsiTheme="minorHAnsi" w:cstheme="minorHAnsi"/>
                <w:lang w:val="en-US"/>
              </w:rPr>
            </w:pPr>
          </w:p>
        </w:tc>
        <w:tc>
          <w:tcPr>
            <w:tcW w:w="2337" w:type="pct"/>
          </w:tcPr>
          <w:p w14:paraId="16C1F1D1" w14:textId="77777777" w:rsidR="00331A75" w:rsidRDefault="00331A75" w:rsidP="0028768D">
            <w:pPr>
              <w:rPr>
                <w:ins w:id="90" w:author="Alain Komin" w:date="2022-08-29T15:28:00Z"/>
              </w:rPr>
            </w:pPr>
          </w:p>
        </w:tc>
      </w:tr>
      <w:tr w:rsidR="00331A75" w:rsidRPr="009A2331" w14:paraId="21AF05E2" w14:textId="77777777" w:rsidTr="00892212">
        <w:tblPrEx>
          <w:tblCellMar>
            <w:left w:w="115" w:type="dxa"/>
            <w:right w:w="115" w:type="dxa"/>
          </w:tblCellMar>
        </w:tblPrEx>
        <w:trPr>
          <w:trHeight w:val="276"/>
          <w:ins w:id="91" w:author="Alain Komin" w:date="2022-08-29T15:28:00Z"/>
        </w:trPr>
        <w:tc>
          <w:tcPr>
            <w:tcW w:w="660" w:type="pct"/>
          </w:tcPr>
          <w:p w14:paraId="1485EB64" w14:textId="77777777" w:rsidR="00331A75" w:rsidRDefault="00331A75" w:rsidP="0028768D">
            <w:pPr>
              <w:rPr>
                <w:ins w:id="92" w:author="Alain Komin" w:date="2022-08-29T15:28:00Z"/>
              </w:rPr>
            </w:pPr>
          </w:p>
        </w:tc>
        <w:tc>
          <w:tcPr>
            <w:tcW w:w="849" w:type="pct"/>
          </w:tcPr>
          <w:p w14:paraId="70A420A2" w14:textId="77777777" w:rsidR="00331A75" w:rsidDel="00320F48" w:rsidRDefault="00331A75" w:rsidP="0028768D">
            <w:pPr>
              <w:rPr>
                <w:ins w:id="93" w:author="Alain Komin" w:date="2022-08-29T15:28:00Z"/>
              </w:rPr>
            </w:pPr>
          </w:p>
        </w:tc>
        <w:tc>
          <w:tcPr>
            <w:tcW w:w="1154" w:type="pct"/>
          </w:tcPr>
          <w:p w14:paraId="6384E7BA" w14:textId="77777777" w:rsidR="00331A75" w:rsidRDefault="00331A75" w:rsidP="0028768D">
            <w:pPr>
              <w:rPr>
                <w:ins w:id="94" w:author="Alain Komin" w:date="2022-08-29T15:28:00Z"/>
                <w:rFonts w:asciiTheme="minorHAnsi" w:eastAsia="MS Mincho" w:hAnsiTheme="minorHAnsi" w:cstheme="minorHAnsi"/>
                <w:lang w:val="en-US"/>
              </w:rPr>
            </w:pPr>
          </w:p>
        </w:tc>
        <w:tc>
          <w:tcPr>
            <w:tcW w:w="2337" w:type="pct"/>
          </w:tcPr>
          <w:p w14:paraId="7CBAB497" w14:textId="77777777" w:rsidR="00331A75" w:rsidRDefault="00331A75" w:rsidP="0028768D">
            <w:pPr>
              <w:rPr>
                <w:ins w:id="95" w:author="Alain Komin" w:date="2022-08-29T15:28:00Z"/>
              </w:rPr>
            </w:pPr>
          </w:p>
        </w:tc>
      </w:tr>
      <w:tr w:rsidR="00331A75" w:rsidRPr="009A2331" w14:paraId="07353D07" w14:textId="77777777" w:rsidTr="00892212">
        <w:tblPrEx>
          <w:tblCellMar>
            <w:left w:w="115" w:type="dxa"/>
            <w:right w:w="115" w:type="dxa"/>
          </w:tblCellMar>
        </w:tblPrEx>
        <w:trPr>
          <w:trHeight w:val="276"/>
          <w:ins w:id="96" w:author="Alain Komin" w:date="2022-08-29T15:28:00Z"/>
        </w:trPr>
        <w:tc>
          <w:tcPr>
            <w:tcW w:w="660" w:type="pct"/>
          </w:tcPr>
          <w:p w14:paraId="128E9244" w14:textId="77777777" w:rsidR="00331A75" w:rsidRDefault="00331A75" w:rsidP="0028768D">
            <w:pPr>
              <w:rPr>
                <w:ins w:id="97" w:author="Alain Komin" w:date="2022-08-29T15:28:00Z"/>
              </w:rPr>
            </w:pPr>
          </w:p>
        </w:tc>
        <w:tc>
          <w:tcPr>
            <w:tcW w:w="849" w:type="pct"/>
          </w:tcPr>
          <w:p w14:paraId="028E0722" w14:textId="77777777" w:rsidR="00331A75" w:rsidDel="00320F48" w:rsidRDefault="00331A75" w:rsidP="0028768D">
            <w:pPr>
              <w:rPr>
                <w:ins w:id="98" w:author="Alain Komin" w:date="2022-08-29T15:28:00Z"/>
              </w:rPr>
            </w:pPr>
          </w:p>
        </w:tc>
        <w:tc>
          <w:tcPr>
            <w:tcW w:w="1154" w:type="pct"/>
          </w:tcPr>
          <w:p w14:paraId="1DB46152" w14:textId="77777777" w:rsidR="00331A75" w:rsidRDefault="00331A75" w:rsidP="0028768D">
            <w:pPr>
              <w:rPr>
                <w:ins w:id="99" w:author="Alain Komin" w:date="2022-08-29T15:28:00Z"/>
                <w:rFonts w:asciiTheme="minorHAnsi" w:eastAsia="MS Mincho" w:hAnsiTheme="minorHAnsi" w:cstheme="minorHAnsi"/>
                <w:lang w:val="en-US"/>
              </w:rPr>
            </w:pPr>
          </w:p>
        </w:tc>
        <w:tc>
          <w:tcPr>
            <w:tcW w:w="2337" w:type="pct"/>
          </w:tcPr>
          <w:p w14:paraId="2C064296" w14:textId="77777777" w:rsidR="00331A75" w:rsidRDefault="00331A75" w:rsidP="0028768D">
            <w:pPr>
              <w:rPr>
                <w:ins w:id="100" w:author="Alain Komin" w:date="2022-08-29T15:28:00Z"/>
              </w:rPr>
            </w:pPr>
          </w:p>
        </w:tc>
      </w:tr>
      <w:tr w:rsidR="00331A75" w:rsidRPr="009A2331" w14:paraId="28DC0E16" w14:textId="77777777" w:rsidTr="00892212">
        <w:tblPrEx>
          <w:tblCellMar>
            <w:left w:w="115" w:type="dxa"/>
            <w:right w:w="115" w:type="dxa"/>
          </w:tblCellMar>
        </w:tblPrEx>
        <w:trPr>
          <w:trHeight w:val="276"/>
          <w:ins w:id="101" w:author="Alain Komin" w:date="2022-08-29T15:28:00Z"/>
        </w:trPr>
        <w:tc>
          <w:tcPr>
            <w:tcW w:w="660" w:type="pct"/>
          </w:tcPr>
          <w:p w14:paraId="15F20D29" w14:textId="77777777" w:rsidR="00331A75" w:rsidRDefault="00331A75" w:rsidP="0028768D">
            <w:pPr>
              <w:rPr>
                <w:ins w:id="102" w:author="Alain Komin" w:date="2022-08-29T15:28:00Z"/>
              </w:rPr>
            </w:pPr>
          </w:p>
        </w:tc>
        <w:tc>
          <w:tcPr>
            <w:tcW w:w="849" w:type="pct"/>
          </w:tcPr>
          <w:p w14:paraId="01EFA7C7" w14:textId="77777777" w:rsidR="00331A75" w:rsidDel="00320F48" w:rsidRDefault="00331A75" w:rsidP="0028768D">
            <w:pPr>
              <w:rPr>
                <w:ins w:id="103" w:author="Alain Komin" w:date="2022-08-29T15:28:00Z"/>
              </w:rPr>
            </w:pPr>
          </w:p>
        </w:tc>
        <w:tc>
          <w:tcPr>
            <w:tcW w:w="1154" w:type="pct"/>
          </w:tcPr>
          <w:p w14:paraId="62043483" w14:textId="77777777" w:rsidR="00331A75" w:rsidRDefault="00331A75" w:rsidP="0028768D">
            <w:pPr>
              <w:rPr>
                <w:ins w:id="104" w:author="Alain Komin" w:date="2022-08-29T15:28:00Z"/>
                <w:rFonts w:asciiTheme="minorHAnsi" w:eastAsia="MS Mincho" w:hAnsiTheme="minorHAnsi" w:cstheme="minorHAnsi"/>
                <w:lang w:val="en-US"/>
              </w:rPr>
            </w:pPr>
          </w:p>
        </w:tc>
        <w:tc>
          <w:tcPr>
            <w:tcW w:w="2337" w:type="pct"/>
          </w:tcPr>
          <w:p w14:paraId="565F80C6" w14:textId="77777777" w:rsidR="00331A75" w:rsidRDefault="00331A75" w:rsidP="0028768D">
            <w:pPr>
              <w:rPr>
                <w:ins w:id="105" w:author="Alain Komin" w:date="2022-08-29T15:28:00Z"/>
              </w:rPr>
            </w:pPr>
          </w:p>
        </w:tc>
      </w:tr>
      <w:tr w:rsidR="00892212" w:rsidRPr="009A2331" w:rsidDel="00320F48" w14:paraId="2C51D4E7" w14:textId="2DF8D1B3" w:rsidTr="004753DC">
        <w:tblPrEx>
          <w:tblCellMar>
            <w:left w:w="115" w:type="dxa"/>
            <w:right w:w="115" w:type="dxa"/>
          </w:tblCellMar>
        </w:tblPrEx>
        <w:trPr>
          <w:trHeight w:val="276"/>
          <w:del w:id="106" w:author="Villaverde, Alfredo" w:date="2022-03-10T13:08:00Z"/>
        </w:trPr>
        <w:tc>
          <w:tcPr>
            <w:tcW w:w="660" w:type="pct"/>
          </w:tcPr>
          <w:p w14:paraId="4B3AA50C" w14:textId="6AF16CF1" w:rsidR="00892212" w:rsidRPr="009A2331" w:rsidDel="00320F48" w:rsidRDefault="0009426A" w:rsidP="0028768D">
            <w:pPr>
              <w:rPr>
                <w:del w:id="107" w:author="Villaverde, Alfredo" w:date="2022-03-10T13:08:00Z"/>
              </w:rPr>
            </w:pPr>
            <w:ins w:id="108" w:author="Bertorelli, Yvonne A" w:date="2021-11-02T13:15:00Z">
              <w:del w:id="109" w:author="Villaverde, Alfredo" w:date="2022-03-10T13:08:00Z">
                <w:r w:rsidDel="00320F48">
                  <w:delText>2.0</w:delText>
                </w:r>
              </w:del>
            </w:ins>
          </w:p>
        </w:tc>
        <w:tc>
          <w:tcPr>
            <w:tcW w:w="849" w:type="pct"/>
          </w:tcPr>
          <w:p w14:paraId="6D98A12B" w14:textId="0E73B49F" w:rsidR="00892212" w:rsidRPr="009A2331" w:rsidDel="00320F48" w:rsidRDefault="0009426A" w:rsidP="0028768D">
            <w:pPr>
              <w:rPr>
                <w:del w:id="110" w:author="Villaverde, Alfredo" w:date="2022-03-10T13:08:00Z"/>
              </w:rPr>
            </w:pPr>
            <w:ins w:id="111" w:author="Bertorelli, Yvonne A" w:date="2021-11-02T13:15:00Z">
              <w:del w:id="112" w:author="Villaverde, Alfredo" w:date="2022-03-10T13:08:00Z">
                <w:r w:rsidDel="00320F48">
                  <w:delText>11/2/2021</w:delText>
                </w:r>
              </w:del>
            </w:ins>
          </w:p>
        </w:tc>
        <w:tc>
          <w:tcPr>
            <w:tcW w:w="1154" w:type="pct"/>
          </w:tcPr>
          <w:p w14:paraId="2946DB82" w14:textId="72AE8583" w:rsidR="00892212" w:rsidRPr="009A2331" w:rsidDel="00320F48" w:rsidRDefault="0009426A" w:rsidP="0028768D">
            <w:pPr>
              <w:rPr>
                <w:del w:id="113" w:author="Villaverde, Alfredo" w:date="2022-03-10T13:08:00Z"/>
              </w:rPr>
            </w:pPr>
            <w:ins w:id="114" w:author="Bertorelli, Yvonne A" w:date="2021-11-02T13:15:00Z">
              <w:del w:id="115" w:author="Villaverde, Alfredo" w:date="2022-03-10T13:08:00Z">
                <w:r w:rsidDel="00320F48">
                  <w:delText xml:space="preserve">Yvonne Bertorelli </w:delText>
                </w:r>
              </w:del>
            </w:ins>
          </w:p>
        </w:tc>
        <w:tc>
          <w:tcPr>
            <w:tcW w:w="2337" w:type="pct"/>
          </w:tcPr>
          <w:p w14:paraId="3D07D42D" w14:textId="13F15FE7" w:rsidR="00892212" w:rsidRPr="009A2331" w:rsidDel="00320F48" w:rsidRDefault="0009426A" w:rsidP="00892212">
            <w:pPr>
              <w:rPr>
                <w:del w:id="116" w:author="Villaverde, Alfredo" w:date="2022-03-10T13:08:00Z"/>
              </w:rPr>
            </w:pPr>
            <w:ins w:id="117" w:author="Bertorelli, Yvonne A" w:date="2021-11-02T13:15:00Z">
              <w:del w:id="118" w:author="Villaverde, Alfredo" w:date="2022-03-10T13:08:00Z">
                <w:r w:rsidDel="00320F48">
                  <w:delText>Updates based on customer f</w:delText>
                </w:r>
              </w:del>
            </w:ins>
            <w:ins w:id="119" w:author="Bertorelli, Yvonne A" w:date="2021-11-02T13:16:00Z">
              <w:del w:id="120" w:author="Villaverde, Alfredo" w:date="2022-03-10T13:08:00Z">
                <w:r w:rsidDel="00320F48">
                  <w:delText>eedback</w:delText>
                </w:r>
              </w:del>
            </w:ins>
          </w:p>
        </w:tc>
      </w:tr>
      <w:tr w:rsidR="00892212" w:rsidRPr="009A2331" w:rsidDel="00320F48" w14:paraId="5997CC1D" w14:textId="040CA66F" w:rsidTr="00436805">
        <w:tblPrEx>
          <w:tblCellMar>
            <w:left w:w="115" w:type="dxa"/>
            <w:right w:w="115" w:type="dxa"/>
          </w:tblCellMar>
        </w:tblPrEx>
        <w:trPr>
          <w:trHeight w:val="276"/>
          <w:del w:id="121" w:author="Villaverde, Alfredo" w:date="2022-03-10T13:08:00Z"/>
        </w:trPr>
        <w:tc>
          <w:tcPr>
            <w:tcW w:w="660" w:type="pct"/>
          </w:tcPr>
          <w:p w14:paraId="110FFD37" w14:textId="1175FD1D" w:rsidR="00892212" w:rsidRPr="009A2331" w:rsidDel="00320F48" w:rsidRDefault="009801DA" w:rsidP="0028768D">
            <w:pPr>
              <w:rPr>
                <w:del w:id="122" w:author="Villaverde, Alfredo" w:date="2022-03-10T13:08:00Z"/>
              </w:rPr>
            </w:pPr>
            <w:ins w:id="123" w:author="Bertorelli, Yvonne A" w:date="2021-11-03T16:30:00Z">
              <w:del w:id="124" w:author="Villaverde, Alfredo" w:date="2022-03-10T13:08:00Z">
                <w:r w:rsidDel="00320F48">
                  <w:delText>2.1</w:delText>
                </w:r>
              </w:del>
            </w:ins>
          </w:p>
        </w:tc>
        <w:tc>
          <w:tcPr>
            <w:tcW w:w="849" w:type="pct"/>
          </w:tcPr>
          <w:p w14:paraId="6B699379" w14:textId="0E700EE0" w:rsidR="00892212" w:rsidRPr="009A2331" w:rsidDel="00320F48" w:rsidRDefault="009801DA" w:rsidP="0028768D">
            <w:pPr>
              <w:rPr>
                <w:del w:id="125" w:author="Villaverde, Alfredo" w:date="2022-03-10T13:08:00Z"/>
              </w:rPr>
            </w:pPr>
            <w:ins w:id="126" w:author="Bertorelli, Yvonne A" w:date="2021-11-03T16:30:00Z">
              <w:del w:id="127" w:author="Villaverde, Alfredo" w:date="2022-03-10T13:08:00Z">
                <w:r w:rsidDel="00320F48">
                  <w:delText>11/3/2021</w:delText>
                </w:r>
              </w:del>
            </w:ins>
          </w:p>
        </w:tc>
        <w:tc>
          <w:tcPr>
            <w:tcW w:w="1154" w:type="pct"/>
          </w:tcPr>
          <w:p w14:paraId="3FE9F23F" w14:textId="5B42B06B" w:rsidR="00892212" w:rsidRPr="009A2331" w:rsidDel="00320F48" w:rsidRDefault="009801DA" w:rsidP="0028768D">
            <w:pPr>
              <w:rPr>
                <w:del w:id="128" w:author="Villaverde, Alfredo" w:date="2022-03-10T13:08:00Z"/>
              </w:rPr>
            </w:pPr>
            <w:ins w:id="129" w:author="Bertorelli, Yvonne A" w:date="2021-11-03T16:30:00Z">
              <w:del w:id="130" w:author="Villaverde, Alfredo" w:date="2022-03-10T13:08:00Z">
                <w:r w:rsidDel="00320F48">
                  <w:delText>Yvonne Bertorelli</w:delText>
                </w:r>
              </w:del>
            </w:ins>
          </w:p>
        </w:tc>
        <w:tc>
          <w:tcPr>
            <w:tcW w:w="2337" w:type="pct"/>
          </w:tcPr>
          <w:p w14:paraId="1F72F646" w14:textId="2015EC08" w:rsidR="00892212" w:rsidRPr="009A2331" w:rsidDel="00320F48" w:rsidRDefault="009801DA" w:rsidP="0028768D">
            <w:pPr>
              <w:rPr>
                <w:del w:id="131" w:author="Villaverde, Alfredo" w:date="2022-03-10T13:08:00Z"/>
              </w:rPr>
            </w:pPr>
            <w:ins w:id="132" w:author="Bertorelli, Yvonne A" w:date="2021-11-03T16:30:00Z">
              <w:del w:id="133" w:author="Villaverde, Alfredo" w:date="2022-03-10T13:08:00Z">
                <w:r w:rsidDel="00320F48">
                  <w:delText>Updates based on customer feedback</w:delText>
                </w:r>
              </w:del>
            </w:ins>
          </w:p>
        </w:tc>
      </w:tr>
    </w:tbl>
    <w:p w14:paraId="463F29E8" w14:textId="77777777" w:rsidR="00DA401A" w:rsidRDefault="00DA401A">
      <w:pPr>
        <w:rPr>
          <w:rStyle w:val="SubtleEmphasis"/>
        </w:rPr>
      </w:pPr>
      <w:r>
        <w:rPr>
          <w:rStyle w:val="SubtleEmphasis"/>
        </w:rPr>
        <w:br w:type="page"/>
      </w:r>
    </w:p>
    <w:p w14:paraId="3B7B4B86" w14:textId="0D34F62B" w:rsidR="00466210" w:rsidRDefault="00466210">
      <w:pPr>
        <w:rPr>
          <w:ins w:id="134" w:author="Villaverde, Alfredo" w:date="2022-03-10T14:34:00Z"/>
          <w:rFonts w:cs="Arial"/>
          <w:color w:val="0069AA"/>
          <w:szCs w:val="20"/>
        </w:rPr>
        <w:pPrChange w:id="135" w:author="Sebastian Gonzalez" w:date="2022-05-18T12:18:00Z">
          <w:pPr>
            <w:spacing w:before="120"/>
          </w:pPr>
        </w:pPrChange>
      </w:pPr>
    </w:p>
    <w:customXmlInsRangeStart w:id="136" w:author="Sebastian Gonzalez" w:date="2022-05-18T12:17:00Z"/>
    <w:sdt>
      <w:sdtPr>
        <w:id w:val="1361311260"/>
        <w:docPartObj>
          <w:docPartGallery w:val="Table of Contents"/>
          <w:docPartUnique/>
        </w:docPartObj>
      </w:sdtPr>
      <w:sdtEndPr>
        <w:rPr>
          <w:noProof/>
        </w:rPr>
      </w:sdtEndPr>
      <w:sdtContent>
        <w:customXmlInsRangeEnd w:id="136"/>
        <w:p w14:paraId="21CB4AA0" w14:textId="348D375D" w:rsidR="00BE18E6" w:rsidRDefault="00BE18E6">
          <w:pPr>
            <w:pStyle w:val="TOC1"/>
            <w:rPr>
              <w:ins w:id="137" w:author="Sebastian Gonzalez" w:date="2022-05-18T12:17:00Z"/>
            </w:rPr>
            <w:pPrChange w:id="138" w:author="Sebastian Gonzalez" w:date="2022-05-18T12:22:00Z">
              <w:pPr>
                <w:pStyle w:val="TOCHeading"/>
              </w:pPr>
            </w:pPrChange>
          </w:pPr>
          <w:ins w:id="139" w:author="Sebastian Gonzalez" w:date="2022-05-18T12:17:00Z">
            <w:r>
              <w:t>Table of Contents</w:t>
            </w:r>
          </w:ins>
        </w:p>
        <w:p w14:paraId="1F2DE2BE" w14:textId="48CD2631" w:rsidR="00077E80" w:rsidRDefault="00BE18E6">
          <w:pPr>
            <w:pStyle w:val="TOC1"/>
            <w:tabs>
              <w:tab w:val="left" w:pos="440"/>
              <w:tab w:val="right" w:leader="dot" w:pos="10358"/>
            </w:tabs>
            <w:rPr>
              <w:ins w:id="140" w:author="Alain Komin" w:date="2022-09-28T10:12:00Z"/>
              <w:rFonts w:eastAsiaTheme="minorEastAsia" w:cstheme="minorBidi"/>
              <w:b w:val="0"/>
              <w:bCs w:val="0"/>
              <w:i w:val="0"/>
              <w:iCs w:val="0"/>
              <w:noProof/>
              <w:sz w:val="22"/>
              <w:szCs w:val="22"/>
              <w:lang w:val="en-US"/>
            </w:rPr>
          </w:pPr>
          <w:ins w:id="141" w:author="Sebastian Gonzalez" w:date="2022-05-18T12:19:00Z">
            <w:r>
              <w:fldChar w:fldCharType="begin"/>
            </w:r>
            <w:r>
              <w:instrText xml:space="preserve"> TOC \o "1-3" \h \z \u </w:instrText>
            </w:r>
          </w:ins>
          <w:r>
            <w:fldChar w:fldCharType="separate"/>
          </w:r>
          <w:ins w:id="142" w:author="Alain Komin" w:date="2022-09-28T10:12:00Z">
            <w:r w:rsidR="00077E80" w:rsidRPr="003C0D29">
              <w:rPr>
                <w:rStyle w:val="Hyperlink"/>
                <w:noProof/>
              </w:rPr>
              <w:fldChar w:fldCharType="begin"/>
            </w:r>
            <w:r w:rsidR="00077E80" w:rsidRPr="003C0D29">
              <w:rPr>
                <w:rStyle w:val="Hyperlink"/>
                <w:noProof/>
              </w:rPr>
              <w:instrText xml:space="preserve"> </w:instrText>
            </w:r>
            <w:r w:rsidR="00077E80">
              <w:rPr>
                <w:noProof/>
              </w:rPr>
              <w:instrText>HYPERLINK \l "_Toc115252355"</w:instrText>
            </w:r>
            <w:r w:rsidR="00077E80" w:rsidRPr="003C0D29">
              <w:rPr>
                <w:rStyle w:val="Hyperlink"/>
                <w:noProof/>
              </w:rPr>
              <w:instrText xml:space="preserve"> </w:instrText>
            </w:r>
            <w:r w:rsidR="00077E80" w:rsidRPr="003C0D29">
              <w:rPr>
                <w:rStyle w:val="Hyperlink"/>
                <w:noProof/>
              </w:rPr>
              <w:fldChar w:fldCharType="separate"/>
            </w:r>
            <w:r w:rsidR="00077E80" w:rsidRPr="003C0D29">
              <w:rPr>
                <w:rStyle w:val="Hyperlink"/>
                <w:noProof/>
              </w:rPr>
              <w:t>1</w:t>
            </w:r>
            <w:r w:rsidR="00077E80">
              <w:rPr>
                <w:rFonts w:eastAsiaTheme="minorEastAsia" w:cstheme="minorBidi"/>
                <w:b w:val="0"/>
                <w:bCs w:val="0"/>
                <w:i w:val="0"/>
                <w:iCs w:val="0"/>
                <w:noProof/>
                <w:sz w:val="22"/>
                <w:szCs w:val="22"/>
                <w:lang w:val="en-US"/>
              </w:rPr>
              <w:tab/>
            </w:r>
            <w:r w:rsidR="00077E80" w:rsidRPr="003C0D29">
              <w:rPr>
                <w:rStyle w:val="Hyperlink"/>
                <w:noProof/>
              </w:rPr>
              <w:t>Business needs</w:t>
            </w:r>
            <w:r w:rsidR="00077E80">
              <w:rPr>
                <w:noProof/>
                <w:webHidden/>
              </w:rPr>
              <w:tab/>
            </w:r>
            <w:r w:rsidR="00077E80">
              <w:rPr>
                <w:noProof/>
                <w:webHidden/>
              </w:rPr>
              <w:fldChar w:fldCharType="begin"/>
            </w:r>
            <w:r w:rsidR="00077E80">
              <w:rPr>
                <w:noProof/>
                <w:webHidden/>
              </w:rPr>
              <w:instrText xml:space="preserve"> PAGEREF _Toc115252355 \h </w:instrText>
            </w:r>
          </w:ins>
          <w:r w:rsidR="00077E80">
            <w:rPr>
              <w:noProof/>
              <w:webHidden/>
            </w:rPr>
          </w:r>
          <w:r w:rsidR="00077E80">
            <w:rPr>
              <w:noProof/>
              <w:webHidden/>
            </w:rPr>
            <w:fldChar w:fldCharType="separate"/>
          </w:r>
          <w:ins w:id="143" w:author="Alain Komin" w:date="2022-09-28T10:12:00Z">
            <w:r w:rsidR="00077E80">
              <w:rPr>
                <w:noProof/>
                <w:webHidden/>
              </w:rPr>
              <w:t>4</w:t>
            </w:r>
            <w:r w:rsidR="00077E80">
              <w:rPr>
                <w:noProof/>
                <w:webHidden/>
              </w:rPr>
              <w:fldChar w:fldCharType="end"/>
            </w:r>
            <w:r w:rsidR="00077E80" w:rsidRPr="003C0D29">
              <w:rPr>
                <w:rStyle w:val="Hyperlink"/>
                <w:noProof/>
              </w:rPr>
              <w:fldChar w:fldCharType="end"/>
            </w:r>
          </w:ins>
        </w:p>
        <w:p w14:paraId="3E605376" w14:textId="413AC028" w:rsidR="00077E80" w:rsidRDefault="00077E80">
          <w:pPr>
            <w:pStyle w:val="TOC1"/>
            <w:tabs>
              <w:tab w:val="left" w:pos="440"/>
              <w:tab w:val="right" w:leader="dot" w:pos="10358"/>
            </w:tabs>
            <w:rPr>
              <w:ins w:id="144" w:author="Alain Komin" w:date="2022-09-28T10:12:00Z"/>
              <w:rFonts w:eastAsiaTheme="minorEastAsia" w:cstheme="minorBidi"/>
              <w:b w:val="0"/>
              <w:bCs w:val="0"/>
              <w:i w:val="0"/>
              <w:iCs w:val="0"/>
              <w:noProof/>
              <w:sz w:val="22"/>
              <w:szCs w:val="22"/>
              <w:lang w:val="en-US"/>
            </w:rPr>
          </w:pPr>
          <w:ins w:id="145" w:author="Alain Komin" w:date="2022-09-28T10:12:00Z">
            <w:r w:rsidRPr="003C0D29">
              <w:rPr>
                <w:rStyle w:val="Hyperlink"/>
                <w:noProof/>
              </w:rPr>
              <w:fldChar w:fldCharType="begin"/>
            </w:r>
            <w:r w:rsidRPr="003C0D29">
              <w:rPr>
                <w:rStyle w:val="Hyperlink"/>
                <w:noProof/>
              </w:rPr>
              <w:instrText xml:space="preserve"> </w:instrText>
            </w:r>
            <w:r>
              <w:rPr>
                <w:noProof/>
              </w:rPr>
              <w:instrText>HYPERLINK \l "_Toc115252357"</w:instrText>
            </w:r>
            <w:r w:rsidRPr="003C0D29">
              <w:rPr>
                <w:rStyle w:val="Hyperlink"/>
                <w:noProof/>
              </w:rPr>
              <w:instrText xml:space="preserve"> </w:instrText>
            </w:r>
            <w:r w:rsidRPr="003C0D29">
              <w:rPr>
                <w:rStyle w:val="Hyperlink"/>
                <w:noProof/>
              </w:rPr>
              <w:fldChar w:fldCharType="separate"/>
            </w:r>
            <w:r w:rsidRPr="003C0D29">
              <w:rPr>
                <w:rStyle w:val="Hyperlink"/>
                <w:noProof/>
              </w:rPr>
              <w:t>2</w:t>
            </w:r>
            <w:r>
              <w:rPr>
                <w:rFonts w:eastAsiaTheme="minorEastAsia" w:cstheme="minorBidi"/>
                <w:b w:val="0"/>
                <w:bCs w:val="0"/>
                <w:i w:val="0"/>
                <w:iCs w:val="0"/>
                <w:noProof/>
                <w:sz w:val="22"/>
                <w:szCs w:val="22"/>
                <w:lang w:val="en-US"/>
              </w:rPr>
              <w:tab/>
            </w:r>
            <w:r w:rsidRPr="003C0D29">
              <w:rPr>
                <w:rStyle w:val="Hyperlink"/>
                <w:noProof/>
              </w:rPr>
              <w:t>Impacted areas/modules</w:t>
            </w:r>
            <w:r>
              <w:rPr>
                <w:noProof/>
                <w:webHidden/>
              </w:rPr>
              <w:tab/>
            </w:r>
            <w:r>
              <w:rPr>
                <w:noProof/>
                <w:webHidden/>
              </w:rPr>
              <w:fldChar w:fldCharType="begin"/>
            </w:r>
            <w:r>
              <w:rPr>
                <w:noProof/>
                <w:webHidden/>
              </w:rPr>
              <w:instrText xml:space="preserve"> PAGEREF _Toc115252357 \h </w:instrText>
            </w:r>
          </w:ins>
          <w:r>
            <w:rPr>
              <w:noProof/>
              <w:webHidden/>
            </w:rPr>
          </w:r>
          <w:r>
            <w:rPr>
              <w:noProof/>
              <w:webHidden/>
            </w:rPr>
            <w:fldChar w:fldCharType="separate"/>
          </w:r>
          <w:ins w:id="146" w:author="Alain Komin" w:date="2022-09-28T10:12:00Z">
            <w:r>
              <w:rPr>
                <w:noProof/>
                <w:webHidden/>
              </w:rPr>
              <w:t>4</w:t>
            </w:r>
            <w:r>
              <w:rPr>
                <w:noProof/>
                <w:webHidden/>
              </w:rPr>
              <w:fldChar w:fldCharType="end"/>
            </w:r>
            <w:r w:rsidRPr="003C0D29">
              <w:rPr>
                <w:rStyle w:val="Hyperlink"/>
                <w:noProof/>
              </w:rPr>
              <w:fldChar w:fldCharType="end"/>
            </w:r>
          </w:ins>
        </w:p>
        <w:p w14:paraId="106EB7CD" w14:textId="138B7B58" w:rsidR="00077E80" w:rsidRDefault="00077E80">
          <w:pPr>
            <w:pStyle w:val="TOC1"/>
            <w:tabs>
              <w:tab w:val="left" w:pos="440"/>
              <w:tab w:val="right" w:leader="dot" w:pos="10358"/>
            </w:tabs>
            <w:rPr>
              <w:ins w:id="147" w:author="Alain Komin" w:date="2022-09-28T10:12:00Z"/>
              <w:rFonts w:eastAsiaTheme="minorEastAsia" w:cstheme="minorBidi"/>
              <w:b w:val="0"/>
              <w:bCs w:val="0"/>
              <w:i w:val="0"/>
              <w:iCs w:val="0"/>
              <w:noProof/>
              <w:sz w:val="22"/>
              <w:szCs w:val="22"/>
              <w:lang w:val="en-US"/>
            </w:rPr>
          </w:pPr>
          <w:ins w:id="148" w:author="Alain Komin" w:date="2022-09-28T10:12:00Z">
            <w:r w:rsidRPr="003C0D29">
              <w:rPr>
                <w:rStyle w:val="Hyperlink"/>
                <w:noProof/>
              </w:rPr>
              <w:fldChar w:fldCharType="begin"/>
            </w:r>
            <w:r w:rsidRPr="003C0D29">
              <w:rPr>
                <w:rStyle w:val="Hyperlink"/>
                <w:noProof/>
              </w:rPr>
              <w:instrText xml:space="preserve"> </w:instrText>
            </w:r>
            <w:r>
              <w:rPr>
                <w:noProof/>
              </w:rPr>
              <w:instrText>HYPERLINK \l "_Toc115252358"</w:instrText>
            </w:r>
            <w:r w:rsidRPr="003C0D29">
              <w:rPr>
                <w:rStyle w:val="Hyperlink"/>
                <w:noProof/>
              </w:rPr>
              <w:instrText xml:space="preserve"> </w:instrText>
            </w:r>
            <w:r w:rsidRPr="003C0D29">
              <w:rPr>
                <w:rStyle w:val="Hyperlink"/>
                <w:noProof/>
              </w:rPr>
              <w:fldChar w:fldCharType="separate"/>
            </w:r>
            <w:r w:rsidRPr="003C0D29">
              <w:rPr>
                <w:rStyle w:val="Hyperlink"/>
                <w:noProof/>
              </w:rPr>
              <w:t>3</w:t>
            </w:r>
            <w:r>
              <w:rPr>
                <w:rFonts w:eastAsiaTheme="minorEastAsia" w:cstheme="minorBidi"/>
                <w:b w:val="0"/>
                <w:bCs w:val="0"/>
                <w:i w:val="0"/>
                <w:iCs w:val="0"/>
                <w:noProof/>
                <w:sz w:val="22"/>
                <w:szCs w:val="22"/>
                <w:lang w:val="en-US"/>
              </w:rPr>
              <w:tab/>
            </w:r>
            <w:r w:rsidRPr="003C0D29">
              <w:rPr>
                <w:rStyle w:val="Hyperlink"/>
                <w:noProof/>
              </w:rPr>
              <w:t>Acceptance criteria</w:t>
            </w:r>
            <w:r>
              <w:rPr>
                <w:noProof/>
                <w:webHidden/>
              </w:rPr>
              <w:tab/>
            </w:r>
            <w:r>
              <w:rPr>
                <w:noProof/>
                <w:webHidden/>
              </w:rPr>
              <w:fldChar w:fldCharType="begin"/>
            </w:r>
            <w:r>
              <w:rPr>
                <w:noProof/>
                <w:webHidden/>
              </w:rPr>
              <w:instrText xml:space="preserve"> PAGEREF _Toc115252358 \h </w:instrText>
            </w:r>
          </w:ins>
          <w:r>
            <w:rPr>
              <w:noProof/>
              <w:webHidden/>
            </w:rPr>
          </w:r>
          <w:r>
            <w:rPr>
              <w:noProof/>
              <w:webHidden/>
            </w:rPr>
            <w:fldChar w:fldCharType="separate"/>
          </w:r>
          <w:ins w:id="149" w:author="Alain Komin" w:date="2022-09-28T10:12:00Z">
            <w:r>
              <w:rPr>
                <w:noProof/>
                <w:webHidden/>
              </w:rPr>
              <w:t>5</w:t>
            </w:r>
            <w:r>
              <w:rPr>
                <w:noProof/>
                <w:webHidden/>
              </w:rPr>
              <w:fldChar w:fldCharType="end"/>
            </w:r>
            <w:r w:rsidRPr="003C0D29">
              <w:rPr>
                <w:rStyle w:val="Hyperlink"/>
                <w:noProof/>
              </w:rPr>
              <w:fldChar w:fldCharType="end"/>
            </w:r>
          </w:ins>
        </w:p>
        <w:p w14:paraId="028DF676" w14:textId="6F6B2E6C" w:rsidR="00077E80" w:rsidRDefault="00077E80">
          <w:pPr>
            <w:pStyle w:val="TOC1"/>
            <w:tabs>
              <w:tab w:val="left" w:pos="440"/>
              <w:tab w:val="right" w:leader="dot" w:pos="10358"/>
            </w:tabs>
            <w:rPr>
              <w:ins w:id="150" w:author="Alain Komin" w:date="2022-09-28T10:12:00Z"/>
              <w:rFonts w:eastAsiaTheme="minorEastAsia" w:cstheme="minorBidi"/>
              <w:b w:val="0"/>
              <w:bCs w:val="0"/>
              <w:i w:val="0"/>
              <w:iCs w:val="0"/>
              <w:noProof/>
              <w:sz w:val="22"/>
              <w:szCs w:val="22"/>
              <w:lang w:val="en-US"/>
            </w:rPr>
          </w:pPr>
          <w:ins w:id="151" w:author="Alain Komin" w:date="2022-09-28T10:12:00Z">
            <w:r w:rsidRPr="003C0D29">
              <w:rPr>
                <w:rStyle w:val="Hyperlink"/>
                <w:noProof/>
              </w:rPr>
              <w:fldChar w:fldCharType="begin"/>
            </w:r>
            <w:r w:rsidRPr="003C0D29">
              <w:rPr>
                <w:rStyle w:val="Hyperlink"/>
                <w:noProof/>
              </w:rPr>
              <w:instrText xml:space="preserve"> </w:instrText>
            </w:r>
            <w:r>
              <w:rPr>
                <w:noProof/>
              </w:rPr>
              <w:instrText>HYPERLINK \l "_Toc115252361"</w:instrText>
            </w:r>
            <w:r w:rsidRPr="003C0D29">
              <w:rPr>
                <w:rStyle w:val="Hyperlink"/>
                <w:noProof/>
              </w:rPr>
              <w:instrText xml:space="preserve"> </w:instrText>
            </w:r>
            <w:r w:rsidRPr="003C0D29">
              <w:rPr>
                <w:rStyle w:val="Hyperlink"/>
                <w:noProof/>
              </w:rPr>
              <w:fldChar w:fldCharType="separate"/>
            </w:r>
            <w:r w:rsidRPr="003C0D29">
              <w:rPr>
                <w:rStyle w:val="Hyperlink"/>
                <w:noProof/>
              </w:rPr>
              <w:t>4</w:t>
            </w:r>
            <w:r>
              <w:rPr>
                <w:rFonts w:eastAsiaTheme="minorEastAsia" w:cstheme="minorBidi"/>
                <w:b w:val="0"/>
                <w:bCs w:val="0"/>
                <w:i w:val="0"/>
                <w:iCs w:val="0"/>
                <w:noProof/>
                <w:sz w:val="22"/>
                <w:szCs w:val="22"/>
                <w:lang w:val="en-US"/>
              </w:rPr>
              <w:tab/>
            </w:r>
            <w:r w:rsidRPr="003C0D29">
              <w:rPr>
                <w:rStyle w:val="Hyperlink"/>
                <w:noProof/>
              </w:rPr>
              <w:t>Solution proposal</w:t>
            </w:r>
            <w:r>
              <w:rPr>
                <w:noProof/>
                <w:webHidden/>
              </w:rPr>
              <w:tab/>
            </w:r>
            <w:r>
              <w:rPr>
                <w:noProof/>
                <w:webHidden/>
              </w:rPr>
              <w:fldChar w:fldCharType="begin"/>
            </w:r>
            <w:r>
              <w:rPr>
                <w:noProof/>
                <w:webHidden/>
              </w:rPr>
              <w:instrText xml:space="preserve"> PAGEREF _Toc115252361 \h </w:instrText>
            </w:r>
          </w:ins>
          <w:r>
            <w:rPr>
              <w:noProof/>
              <w:webHidden/>
            </w:rPr>
          </w:r>
          <w:r>
            <w:rPr>
              <w:noProof/>
              <w:webHidden/>
            </w:rPr>
            <w:fldChar w:fldCharType="separate"/>
          </w:r>
          <w:ins w:id="152" w:author="Alain Komin" w:date="2022-09-28T10:12:00Z">
            <w:r>
              <w:rPr>
                <w:noProof/>
                <w:webHidden/>
              </w:rPr>
              <w:t>5</w:t>
            </w:r>
            <w:r>
              <w:rPr>
                <w:noProof/>
                <w:webHidden/>
              </w:rPr>
              <w:fldChar w:fldCharType="end"/>
            </w:r>
            <w:r w:rsidRPr="003C0D29">
              <w:rPr>
                <w:rStyle w:val="Hyperlink"/>
                <w:noProof/>
              </w:rPr>
              <w:fldChar w:fldCharType="end"/>
            </w:r>
          </w:ins>
        </w:p>
        <w:p w14:paraId="1B34CF2E" w14:textId="4D5C7B47" w:rsidR="00077E80" w:rsidRDefault="00077E80">
          <w:pPr>
            <w:pStyle w:val="TOC2"/>
            <w:tabs>
              <w:tab w:val="left" w:pos="880"/>
              <w:tab w:val="right" w:leader="dot" w:pos="10358"/>
            </w:tabs>
            <w:rPr>
              <w:ins w:id="153" w:author="Alain Komin" w:date="2022-09-28T10:12:00Z"/>
              <w:rFonts w:eastAsiaTheme="minorEastAsia" w:cstheme="minorBidi"/>
              <w:b w:val="0"/>
              <w:bCs w:val="0"/>
              <w:noProof/>
              <w:lang w:val="en-US"/>
            </w:rPr>
          </w:pPr>
          <w:ins w:id="154" w:author="Alain Komin" w:date="2022-09-28T10:12:00Z">
            <w:r w:rsidRPr="003C0D29">
              <w:rPr>
                <w:rStyle w:val="Hyperlink"/>
                <w:noProof/>
              </w:rPr>
              <w:fldChar w:fldCharType="begin"/>
            </w:r>
            <w:r w:rsidRPr="003C0D29">
              <w:rPr>
                <w:rStyle w:val="Hyperlink"/>
                <w:noProof/>
              </w:rPr>
              <w:instrText xml:space="preserve"> </w:instrText>
            </w:r>
            <w:r>
              <w:rPr>
                <w:noProof/>
              </w:rPr>
              <w:instrText>HYPERLINK \l "_Toc115252362"</w:instrText>
            </w:r>
            <w:r w:rsidRPr="003C0D29">
              <w:rPr>
                <w:rStyle w:val="Hyperlink"/>
                <w:noProof/>
              </w:rPr>
              <w:instrText xml:space="preserve"> </w:instrText>
            </w:r>
            <w:r w:rsidRPr="003C0D29">
              <w:rPr>
                <w:rStyle w:val="Hyperlink"/>
                <w:noProof/>
              </w:rPr>
              <w:fldChar w:fldCharType="separate"/>
            </w:r>
            <w:r w:rsidRPr="003C0D29">
              <w:rPr>
                <w:rStyle w:val="Hyperlink"/>
                <w:noProof/>
              </w:rPr>
              <w:t>4.1</w:t>
            </w:r>
            <w:r>
              <w:rPr>
                <w:rFonts w:eastAsiaTheme="minorEastAsia" w:cstheme="minorBidi"/>
                <w:b w:val="0"/>
                <w:bCs w:val="0"/>
                <w:noProof/>
                <w:lang w:val="en-US"/>
              </w:rPr>
              <w:tab/>
            </w:r>
            <w:r w:rsidRPr="003C0D29">
              <w:rPr>
                <w:rStyle w:val="Hyperlink"/>
                <w:noProof/>
                <w:shd w:val="clear" w:color="auto" w:fill="FFFFFF"/>
              </w:rPr>
              <w:t>Configuration Record</w:t>
            </w:r>
            <w:r>
              <w:rPr>
                <w:noProof/>
                <w:webHidden/>
              </w:rPr>
              <w:tab/>
            </w:r>
            <w:r>
              <w:rPr>
                <w:noProof/>
                <w:webHidden/>
              </w:rPr>
              <w:fldChar w:fldCharType="begin"/>
            </w:r>
            <w:r>
              <w:rPr>
                <w:noProof/>
                <w:webHidden/>
              </w:rPr>
              <w:instrText xml:space="preserve"> PAGEREF _Toc115252362 \h </w:instrText>
            </w:r>
          </w:ins>
          <w:r>
            <w:rPr>
              <w:noProof/>
              <w:webHidden/>
            </w:rPr>
          </w:r>
          <w:r>
            <w:rPr>
              <w:noProof/>
              <w:webHidden/>
            </w:rPr>
            <w:fldChar w:fldCharType="separate"/>
          </w:r>
          <w:ins w:id="155" w:author="Alain Komin" w:date="2022-09-28T10:12:00Z">
            <w:r>
              <w:rPr>
                <w:noProof/>
                <w:webHidden/>
              </w:rPr>
              <w:t>5</w:t>
            </w:r>
            <w:r>
              <w:rPr>
                <w:noProof/>
                <w:webHidden/>
              </w:rPr>
              <w:fldChar w:fldCharType="end"/>
            </w:r>
            <w:r w:rsidRPr="003C0D29">
              <w:rPr>
                <w:rStyle w:val="Hyperlink"/>
                <w:noProof/>
              </w:rPr>
              <w:fldChar w:fldCharType="end"/>
            </w:r>
          </w:ins>
        </w:p>
        <w:p w14:paraId="53FCE809" w14:textId="349EB492" w:rsidR="00077E80" w:rsidRDefault="00077E80">
          <w:pPr>
            <w:pStyle w:val="TOC2"/>
            <w:tabs>
              <w:tab w:val="left" w:pos="880"/>
              <w:tab w:val="right" w:leader="dot" w:pos="10358"/>
            </w:tabs>
            <w:rPr>
              <w:ins w:id="156" w:author="Alain Komin" w:date="2022-09-28T10:12:00Z"/>
              <w:rFonts w:eastAsiaTheme="minorEastAsia" w:cstheme="minorBidi"/>
              <w:b w:val="0"/>
              <w:bCs w:val="0"/>
              <w:noProof/>
              <w:lang w:val="en-US"/>
            </w:rPr>
          </w:pPr>
          <w:ins w:id="157" w:author="Alain Komin" w:date="2022-09-28T10:12:00Z">
            <w:r w:rsidRPr="003C0D29">
              <w:rPr>
                <w:rStyle w:val="Hyperlink"/>
                <w:noProof/>
              </w:rPr>
              <w:fldChar w:fldCharType="begin"/>
            </w:r>
            <w:r w:rsidRPr="003C0D29">
              <w:rPr>
                <w:rStyle w:val="Hyperlink"/>
                <w:noProof/>
              </w:rPr>
              <w:instrText xml:space="preserve"> </w:instrText>
            </w:r>
            <w:r>
              <w:rPr>
                <w:noProof/>
              </w:rPr>
              <w:instrText>HYPERLINK \l "_Toc115252363"</w:instrText>
            </w:r>
            <w:r w:rsidRPr="003C0D29">
              <w:rPr>
                <w:rStyle w:val="Hyperlink"/>
                <w:noProof/>
              </w:rPr>
              <w:instrText xml:space="preserve"> </w:instrText>
            </w:r>
            <w:r w:rsidRPr="003C0D29">
              <w:rPr>
                <w:rStyle w:val="Hyperlink"/>
                <w:noProof/>
              </w:rPr>
              <w:fldChar w:fldCharType="separate"/>
            </w:r>
            <w:r w:rsidRPr="003C0D29">
              <w:rPr>
                <w:rStyle w:val="Hyperlink"/>
                <w:noProof/>
              </w:rPr>
              <w:t>4.2</w:t>
            </w:r>
            <w:r>
              <w:rPr>
                <w:rFonts w:eastAsiaTheme="minorEastAsia" w:cstheme="minorBidi"/>
                <w:b w:val="0"/>
                <w:bCs w:val="0"/>
                <w:noProof/>
                <w:lang w:val="en-US"/>
              </w:rPr>
              <w:tab/>
            </w:r>
            <w:r w:rsidRPr="003C0D29">
              <w:rPr>
                <w:rStyle w:val="Hyperlink"/>
                <w:noProof/>
                <w:shd w:val="clear" w:color="auto" w:fill="FFFFFF"/>
              </w:rPr>
              <w:t>Item Record</w:t>
            </w:r>
            <w:r>
              <w:rPr>
                <w:noProof/>
                <w:webHidden/>
              </w:rPr>
              <w:tab/>
            </w:r>
            <w:r>
              <w:rPr>
                <w:noProof/>
                <w:webHidden/>
              </w:rPr>
              <w:fldChar w:fldCharType="begin"/>
            </w:r>
            <w:r>
              <w:rPr>
                <w:noProof/>
                <w:webHidden/>
              </w:rPr>
              <w:instrText xml:space="preserve"> PAGEREF _Toc115252363 \h </w:instrText>
            </w:r>
          </w:ins>
          <w:r>
            <w:rPr>
              <w:noProof/>
              <w:webHidden/>
            </w:rPr>
          </w:r>
          <w:r>
            <w:rPr>
              <w:noProof/>
              <w:webHidden/>
            </w:rPr>
            <w:fldChar w:fldCharType="separate"/>
          </w:r>
          <w:ins w:id="158" w:author="Alain Komin" w:date="2022-09-28T10:12:00Z">
            <w:r>
              <w:rPr>
                <w:noProof/>
                <w:webHidden/>
              </w:rPr>
              <w:t>5</w:t>
            </w:r>
            <w:r>
              <w:rPr>
                <w:noProof/>
                <w:webHidden/>
              </w:rPr>
              <w:fldChar w:fldCharType="end"/>
            </w:r>
            <w:r w:rsidRPr="003C0D29">
              <w:rPr>
                <w:rStyle w:val="Hyperlink"/>
                <w:noProof/>
              </w:rPr>
              <w:fldChar w:fldCharType="end"/>
            </w:r>
          </w:ins>
        </w:p>
        <w:p w14:paraId="285E8753" w14:textId="4C8B57EC" w:rsidR="00077E80" w:rsidRDefault="00077E80">
          <w:pPr>
            <w:pStyle w:val="TOC2"/>
            <w:tabs>
              <w:tab w:val="left" w:pos="880"/>
              <w:tab w:val="right" w:leader="dot" w:pos="10358"/>
            </w:tabs>
            <w:rPr>
              <w:ins w:id="159" w:author="Alain Komin" w:date="2022-09-28T10:12:00Z"/>
              <w:rFonts w:eastAsiaTheme="minorEastAsia" w:cstheme="minorBidi"/>
              <w:b w:val="0"/>
              <w:bCs w:val="0"/>
              <w:noProof/>
              <w:lang w:val="en-US"/>
            </w:rPr>
          </w:pPr>
          <w:ins w:id="160" w:author="Alain Komin" w:date="2022-09-28T10:12:00Z">
            <w:r w:rsidRPr="003C0D29">
              <w:rPr>
                <w:rStyle w:val="Hyperlink"/>
                <w:noProof/>
              </w:rPr>
              <w:fldChar w:fldCharType="begin"/>
            </w:r>
            <w:r w:rsidRPr="003C0D29">
              <w:rPr>
                <w:rStyle w:val="Hyperlink"/>
                <w:noProof/>
              </w:rPr>
              <w:instrText xml:space="preserve"> </w:instrText>
            </w:r>
            <w:r>
              <w:rPr>
                <w:noProof/>
              </w:rPr>
              <w:instrText>HYPERLINK \l "_Toc115252364"</w:instrText>
            </w:r>
            <w:r w:rsidRPr="003C0D29">
              <w:rPr>
                <w:rStyle w:val="Hyperlink"/>
                <w:noProof/>
              </w:rPr>
              <w:instrText xml:space="preserve"> </w:instrText>
            </w:r>
            <w:r w:rsidRPr="003C0D29">
              <w:rPr>
                <w:rStyle w:val="Hyperlink"/>
                <w:noProof/>
              </w:rPr>
              <w:fldChar w:fldCharType="separate"/>
            </w:r>
            <w:r w:rsidRPr="003C0D29">
              <w:rPr>
                <w:rStyle w:val="Hyperlink"/>
                <w:noProof/>
              </w:rPr>
              <w:t>4.3</w:t>
            </w:r>
            <w:r>
              <w:rPr>
                <w:rFonts w:eastAsiaTheme="minorEastAsia" w:cstheme="minorBidi"/>
                <w:b w:val="0"/>
                <w:bCs w:val="0"/>
                <w:noProof/>
                <w:lang w:val="en-US"/>
              </w:rPr>
              <w:tab/>
            </w:r>
            <w:r w:rsidRPr="003C0D29">
              <w:rPr>
                <w:rStyle w:val="Hyperlink"/>
                <w:noProof/>
                <w:shd w:val="clear" w:color="auto" w:fill="FFFFFF"/>
              </w:rPr>
              <w:t>Cart</w:t>
            </w:r>
            <w:r>
              <w:rPr>
                <w:noProof/>
                <w:webHidden/>
              </w:rPr>
              <w:tab/>
            </w:r>
            <w:r>
              <w:rPr>
                <w:noProof/>
                <w:webHidden/>
              </w:rPr>
              <w:fldChar w:fldCharType="begin"/>
            </w:r>
            <w:r>
              <w:rPr>
                <w:noProof/>
                <w:webHidden/>
              </w:rPr>
              <w:instrText xml:space="preserve"> PAGEREF _Toc115252364 \h </w:instrText>
            </w:r>
          </w:ins>
          <w:r>
            <w:rPr>
              <w:noProof/>
              <w:webHidden/>
            </w:rPr>
          </w:r>
          <w:r>
            <w:rPr>
              <w:noProof/>
              <w:webHidden/>
            </w:rPr>
            <w:fldChar w:fldCharType="separate"/>
          </w:r>
          <w:ins w:id="161" w:author="Alain Komin" w:date="2022-09-28T10:12:00Z">
            <w:r>
              <w:rPr>
                <w:noProof/>
                <w:webHidden/>
              </w:rPr>
              <w:t>6</w:t>
            </w:r>
            <w:r>
              <w:rPr>
                <w:noProof/>
                <w:webHidden/>
              </w:rPr>
              <w:fldChar w:fldCharType="end"/>
            </w:r>
            <w:r w:rsidRPr="003C0D29">
              <w:rPr>
                <w:rStyle w:val="Hyperlink"/>
                <w:noProof/>
              </w:rPr>
              <w:fldChar w:fldCharType="end"/>
            </w:r>
          </w:ins>
        </w:p>
        <w:p w14:paraId="4D7A3DC3" w14:textId="58BA9EC4" w:rsidR="00077E80" w:rsidRDefault="00077E80">
          <w:pPr>
            <w:pStyle w:val="TOC2"/>
            <w:tabs>
              <w:tab w:val="left" w:pos="880"/>
              <w:tab w:val="right" w:leader="dot" w:pos="10358"/>
            </w:tabs>
            <w:rPr>
              <w:ins w:id="162" w:author="Alain Komin" w:date="2022-09-28T10:12:00Z"/>
              <w:rFonts w:eastAsiaTheme="minorEastAsia" w:cstheme="minorBidi"/>
              <w:b w:val="0"/>
              <w:bCs w:val="0"/>
              <w:noProof/>
              <w:lang w:val="en-US"/>
            </w:rPr>
          </w:pPr>
          <w:ins w:id="163" w:author="Alain Komin" w:date="2022-09-28T10:12:00Z">
            <w:r w:rsidRPr="003C0D29">
              <w:rPr>
                <w:rStyle w:val="Hyperlink"/>
                <w:noProof/>
              </w:rPr>
              <w:fldChar w:fldCharType="begin"/>
            </w:r>
            <w:r w:rsidRPr="003C0D29">
              <w:rPr>
                <w:rStyle w:val="Hyperlink"/>
                <w:noProof/>
              </w:rPr>
              <w:instrText xml:space="preserve"> </w:instrText>
            </w:r>
            <w:r>
              <w:rPr>
                <w:noProof/>
              </w:rPr>
              <w:instrText>HYPERLINK \l "_Toc115252365"</w:instrText>
            </w:r>
            <w:r w:rsidRPr="003C0D29">
              <w:rPr>
                <w:rStyle w:val="Hyperlink"/>
                <w:noProof/>
              </w:rPr>
              <w:instrText xml:space="preserve"> </w:instrText>
            </w:r>
            <w:r w:rsidRPr="003C0D29">
              <w:rPr>
                <w:rStyle w:val="Hyperlink"/>
                <w:noProof/>
              </w:rPr>
              <w:fldChar w:fldCharType="separate"/>
            </w:r>
            <w:r w:rsidRPr="003C0D29">
              <w:rPr>
                <w:rStyle w:val="Hyperlink"/>
                <w:noProof/>
              </w:rPr>
              <w:t>4.4</w:t>
            </w:r>
            <w:r>
              <w:rPr>
                <w:rFonts w:eastAsiaTheme="minorEastAsia" w:cstheme="minorBidi"/>
                <w:b w:val="0"/>
                <w:bCs w:val="0"/>
                <w:noProof/>
                <w:lang w:val="en-US"/>
              </w:rPr>
              <w:tab/>
            </w:r>
            <w:r w:rsidRPr="003C0D29">
              <w:rPr>
                <w:rStyle w:val="Hyperlink"/>
                <w:noProof/>
                <w:shd w:val="clear" w:color="auto" w:fill="FFFFFF"/>
              </w:rPr>
              <w:t>Checkout</w:t>
            </w:r>
            <w:r>
              <w:rPr>
                <w:noProof/>
                <w:webHidden/>
              </w:rPr>
              <w:tab/>
            </w:r>
            <w:r>
              <w:rPr>
                <w:noProof/>
                <w:webHidden/>
              </w:rPr>
              <w:fldChar w:fldCharType="begin"/>
            </w:r>
            <w:r>
              <w:rPr>
                <w:noProof/>
                <w:webHidden/>
              </w:rPr>
              <w:instrText xml:space="preserve"> PAGEREF _Toc115252365 \h </w:instrText>
            </w:r>
          </w:ins>
          <w:r>
            <w:rPr>
              <w:noProof/>
              <w:webHidden/>
            </w:rPr>
          </w:r>
          <w:r>
            <w:rPr>
              <w:noProof/>
              <w:webHidden/>
            </w:rPr>
            <w:fldChar w:fldCharType="separate"/>
          </w:r>
          <w:ins w:id="164" w:author="Alain Komin" w:date="2022-09-28T10:12:00Z">
            <w:r>
              <w:rPr>
                <w:noProof/>
                <w:webHidden/>
              </w:rPr>
              <w:t>6</w:t>
            </w:r>
            <w:r>
              <w:rPr>
                <w:noProof/>
                <w:webHidden/>
              </w:rPr>
              <w:fldChar w:fldCharType="end"/>
            </w:r>
            <w:r w:rsidRPr="003C0D29">
              <w:rPr>
                <w:rStyle w:val="Hyperlink"/>
                <w:noProof/>
              </w:rPr>
              <w:fldChar w:fldCharType="end"/>
            </w:r>
          </w:ins>
        </w:p>
        <w:p w14:paraId="65A04E09" w14:textId="3D6737D5" w:rsidR="00077E80" w:rsidRDefault="00077E80">
          <w:pPr>
            <w:pStyle w:val="TOC1"/>
            <w:tabs>
              <w:tab w:val="left" w:pos="440"/>
              <w:tab w:val="right" w:leader="dot" w:pos="10358"/>
            </w:tabs>
            <w:rPr>
              <w:ins w:id="165" w:author="Alain Komin" w:date="2022-09-28T10:12:00Z"/>
              <w:rFonts w:eastAsiaTheme="minorEastAsia" w:cstheme="minorBidi"/>
              <w:b w:val="0"/>
              <w:bCs w:val="0"/>
              <w:i w:val="0"/>
              <w:iCs w:val="0"/>
              <w:noProof/>
              <w:sz w:val="22"/>
              <w:szCs w:val="22"/>
              <w:lang w:val="en-US"/>
            </w:rPr>
          </w:pPr>
          <w:ins w:id="166" w:author="Alain Komin" w:date="2022-09-28T10:12:00Z">
            <w:r w:rsidRPr="003C0D29">
              <w:rPr>
                <w:rStyle w:val="Hyperlink"/>
                <w:noProof/>
              </w:rPr>
              <w:fldChar w:fldCharType="begin"/>
            </w:r>
            <w:r w:rsidRPr="003C0D29">
              <w:rPr>
                <w:rStyle w:val="Hyperlink"/>
                <w:noProof/>
              </w:rPr>
              <w:instrText xml:space="preserve"> </w:instrText>
            </w:r>
            <w:r>
              <w:rPr>
                <w:noProof/>
              </w:rPr>
              <w:instrText>HYPERLINK \l "_Toc115252366"</w:instrText>
            </w:r>
            <w:r w:rsidRPr="003C0D29">
              <w:rPr>
                <w:rStyle w:val="Hyperlink"/>
                <w:noProof/>
              </w:rPr>
              <w:instrText xml:space="preserve"> </w:instrText>
            </w:r>
            <w:r w:rsidRPr="003C0D29">
              <w:rPr>
                <w:rStyle w:val="Hyperlink"/>
                <w:noProof/>
              </w:rPr>
              <w:fldChar w:fldCharType="separate"/>
            </w:r>
            <w:r w:rsidRPr="003C0D29">
              <w:rPr>
                <w:rStyle w:val="Hyperlink"/>
                <w:noProof/>
              </w:rPr>
              <w:t>5</w:t>
            </w:r>
            <w:r>
              <w:rPr>
                <w:rFonts w:eastAsiaTheme="minorEastAsia" w:cstheme="minorBidi"/>
                <w:b w:val="0"/>
                <w:bCs w:val="0"/>
                <w:i w:val="0"/>
                <w:iCs w:val="0"/>
                <w:noProof/>
                <w:sz w:val="22"/>
                <w:szCs w:val="22"/>
                <w:lang w:val="en-US"/>
              </w:rPr>
              <w:tab/>
            </w:r>
            <w:r w:rsidRPr="003C0D29">
              <w:rPr>
                <w:rStyle w:val="Hyperlink"/>
                <w:noProof/>
              </w:rPr>
              <w:t>Prerequisites</w:t>
            </w:r>
            <w:r>
              <w:rPr>
                <w:noProof/>
                <w:webHidden/>
              </w:rPr>
              <w:tab/>
            </w:r>
            <w:r>
              <w:rPr>
                <w:noProof/>
                <w:webHidden/>
              </w:rPr>
              <w:fldChar w:fldCharType="begin"/>
            </w:r>
            <w:r>
              <w:rPr>
                <w:noProof/>
                <w:webHidden/>
              </w:rPr>
              <w:instrText xml:space="preserve"> PAGEREF _Toc115252366 \h </w:instrText>
            </w:r>
          </w:ins>
          <w:r>
            <w:rPr>
              <w:noProof/>
              <w:webHidden/>
            </w:rPr>
          </w:r>
          <w:r>
            <w:rPr>
              <w:noProof/>
              <w:webHidden/>
            </w:rPr>
            <w:fldChar w:fldCharType="separate"/>
          </w:r>
          <w:ins w:id="167" w:author="Alain Komin" w:date="2022-09-28T10:12:00Z">
            <w:r>
              <w:rPr>
                <w:noProof/>
                <w:webHidden/>
              </w:rPr>
              <w:t>7</w:t>
            </w:r>
            <w:r>
              <w:rPr>
                <w:noProof/>
                <w:webHidden/>
              </w:rPr>
              <w:fldChar w:fldCharType="end"/>
            </w:r>
            <w:r w:rsidRPr="003C0D29">
              <w:rPr>
                <w:rStyle w:val="Hyperlink"/>
                <w:noProof/>
              </w:rPr>
              <w:fldChar w:fldCharType="end"/>
            </w:r>
          </w:ins>
        </w:p>
        <w:p w14:paraId="51DE9432" w14:textId="05629C09" w:rsidR="00077E80" w:rsidRDefault="00077E80">
          <w:pPr>
            <w:pStyle w:val="TOC1"/>
            <w:tabs>
              <w:tab w:val="left" w:pos="440"/>
              <w:tab w:val="right" w:leader="dot" w:pos="10358"/>
            </w:tabs>
            <w:rPr>
              <w:ins w:id="168" w:author="Alain Komin" w:date="2022-09-28T10:12:00Z"/>
              <w:rFonts w:eastAsiaTheme="minorEastAsia" w:cstheme="minorBidi"/>
              <w:b w:val="0"/>
              <w:bCs w:val="0"/>
              <w:i w:val="0"/>
              <w:iCs w:val="0"/>
              <w:noProof/>
              <w:sz w:val="22"/>
              <w:szCs w:val="22"/>
              <w:lang w:val="en-US"/>
            </w:rPr>
          </w:pPr>
          <w:ins w:id="169" w:author="Alain Komin" w:date="2022-09-28T10:12:00Z">
            <w:r w:rsidRPr="003C0D29">
              <w:rPr>
                <w:rStyle w:val="Hyperlink"/>
                <w:noProof/>
              </w:rPr>
              <w:fldChar w:fldCharType="begin"/>
            </w:r>
            <w:r w:rsidRPr="003C0D29">
              <w:rPr>
                <w:rStyle w:val="Hyperlink"/>
                <w:noProof/>
              </w:rPr>
              <w:instrText xml:space="preserve"> </w:instrText>
            </w:r>
            <w:r>
              <w:rPr>
                <w:noProof/>
              </w:rPr>
              <w:instrText>HYPERLINK \l "_Toc115252367"</w:instrText>
            </w:r>
            <w:r w:rsidRPr="003C0D29">
              <w:rPr>
                <w:rStyle w:val="Hyperlink"/>
                <w:noProof/>
              </w:rPr>
              <w:instrText xml:space="preserve"> </w:instrText>
            </w:r>
            <w:r w:rsidRPr="003C0D29">
              <w:rPr>
                <w:rStyle w:val="Hyperlink"/>
                <w:noProof/>
              </w:rPr>
              <w:fldChar w:fldCharType="separate"/>
            </w:r>
            <w:r w:rsidRPr="003C0D29">
              <w:rPr>
                <w:rStyle w:val="Hyperlink"/>
                <w:noProof/>
              </w:rPr>
              <w:t>6</w:t>
            </w:r>
            <w:r>
              <w:rPr>
                <w:rFonts w:eastAsiaTheme="minorEastAsia" w:cstheme="minorBidi"/>
                <w:b w:val="0"/>
                <w:bCs w:val="0"/>
                <w:i w:val="0"/>
                <w:iCs w:val="0"/>
                <w:noProof/>
                <w:sz w:val="22"/>
                <w:szCs w:val="22"/>
                <w:lang w:val="en-US"/>
              </w:rPr>
              <w:tab/>
            </w:r>
            <w:r w:rsidRPr="003C0D29">
              <w:rPr>
                <w:rStyle w:val="Hyperlink"/>
                <w:noProof/>
              </w:rPr>
              <w:t>Assumptions</w:t>
            </w:r>
            <w:r>
              <w:rPr>
                <w:noProof/>
                <w:webHidden/>
              </w:rPr>
              <w:tab/>
            </w:r>
            <w:r>
              <w:rPr>
                <w:noProof/>
                <w:webHidden/>
              </w:rPr>
              <w:fldChar w:fldCharType="begin"/>
            </w:r>
            <w:r>
              <w:rPr>
                <w:noProof/>
                <w:webHidden/>
              </w:rPr>
              <w:instrText xml:space="preserve"> PAGEREF _Toc115252367 \h </w:instrText>
            </w:r>
          </w:ins>
          <w:r>
            <w:rPr>
              <w:noProof/>
              <w:webHidden/>
            </w:rPr>
          </w:r>
          <w:r>
            <w:rPr>
              <w:noProof/>
              <w:webHidden/>
            </w:rPr>
            <w:fldChar w:fldCharType="separate"/>
          </w:r>
          <w:ins w:id="170" w:author="Alain Komin" w:date="2022-09-28T10:12:00Z">
            <w:r>
              <w:rPr>
                <w:noProof/>
                <w:webHidden/>
              </w:rPr>
              <w:t>7</w:t>
            </w:r>
            <w:r>
              <w:rPr>
                <w:noProof/>
                <w:webHidden/>
              </w:rPr>
              <w:fldChar w:fldCharType="end"/>
            </w:r>
            <w:r w:rsidRPr="003C0D29">
              <w:rPr>
                <w:rStyle w:val="Hyperlink"/>
                <w:noProof/>
              </w:rPr>
              <w:fldChar w:fldCharType="end"/>
            </w:r>
          </w:ins>
        </w:p>
        <w:p w14:paraId="62E835B4" w14:textId="2AF98E73" w:rsidR="00077E80" w:rsidRDefault="00077E80">
          <w:pPr>
            <w:pStyle w:val="TOC1"/>
            <w:tabs>
              <w:tab w:val="left" w:pos="440"/>
              <w:tab w:val="right" w:leader="dot" w:pos="10358"/>
            </w:tabs>
            <w:rPr>
              <w:ins w:id="171" w:author="Alain Komin" w:date="2022-09-28T10:12:00Z"/>
              <w:rFonts w:eastAsiaTheme="minorEastAsia" w:cstheme="minorBidi"/>
              <w:b w:val="0"/>
              <w:bCs w:val="0"/>
              <w:i w:val="0"/>
              <w:iCs w:val="0"/>
              <w:noProof/>
              <w:sz w:val="22"/>
              <w:szCs w:val="22"/>
              <w:lang w:val="en-US"/>
            </w:rPr>
          </w:pPr>
          <w:ins w:id="172" w:author="Alain Komin" w:date="2022-09-28T10:12:00Z">
            <w:r w:rsidRPr="003C0D29">
              <w:rPr>
                <w:rStyle w:val="Hyperlink"/>
                <w:noProof/>
              </w:rPr>
              <w:fldChar w:fldCharType="begin"/>
            </w:r>
            <w:r w:rsidRPr="003C0D29">
              <w:rPr>
                <w:rStyle w:val="Hyperlink"/>
                <w:noProof/>
              </w:rPr>
              <w:instrText xml:space="preserve"> </w:instrText>
            </w:r>
            <w:r>
              <w:rPr>
                <w:noProof/>
              </w:rPr>
              <w:instrText>HYPERLINK \l "_Toc115252368"</w:instrText>
            </w:r>
            <w:r w:rsidRPr="003C0D29">
              <w:rPr>
                <w:rStyle w:val="Hyperlink"/>
                <w:noProof/>
              </w:rPr>
              <w:instrText xml:space="preserve"> </w:instrText>
            </w:r>
            <w:r w:rsidRPr="003C0D29">
              <w:rPr>
                <w:rStyle w:val="Hyperlink"/>
                <w:noProof/>
              </w:rPr>
              <w:fldChar w:fldCharType="separate"/>
            </w:r>
            <w:r w:rsidRPr="003C0D29">
              <w:rPr>
                <w:rStyle w:val="Hyperlink"/>
                <w:noProof/>
              </w:rPr>
              <w:t>7</w:t>
            </w:r>
            <w:r>
              <w:rPr>
                <w:rFonts w:eastAsiaTheme="minorEastAsia" w:cstheme="minorBidi"/>
                <w:b w:val="0"/>
                <w:bCs w:val="0"/>
                <w:i w:val="0"/>
                <w:iCs w:val="0"/>
                <w:noProof/>
                <w:sz w:val="22"/>
                <w:szCs w:val="22"/>
                <w:lang w:val="en-US"/>
              </w:rPr>
              <w:tab/>
            </w:r>
            <w:r w:rsidRPr="003C0D29">
              <w:rPr>
                <w:rStyle w:val="Hyperlink"/>
                <w:noProof/>
              </w:rPr>
              <w:t>Constraints and limitations</w:t>
            </w:r>
            <w:r>
              <w:rPr>
                <w:noProof/>
                <w:webHidden/>
              </w:rPr>
              <w:tab/>
            </w:r>
            <w:r>
              <w:rPr>
                <w:noProof/>
                <w:webHidden/>
              </w:rPr>
              <w:fldChar w:fldCharType="begin"/>
            </w:r>
            <w:r>
              <w:rPr>
                <w:noProof/>
                <w:webHidden/>
              </w:rPr>
              <w:instrText xml:space="preserve"> PAGEREF _Toc115252368 \h </w:instrText>
            </w:r>
          </w:ins>
          <w:r>
            <w:rPr>
              <w:noProof/>
              <w:webHidden/>
            </w:rPr>
          </w:r>
          <w:r>
            <w:rPr>
              <w:noProof/>
              <w:webHidden/>
            </w:rPr>
            <w:fldChar w:fldCharType="separate"/>
          </w:r>
          <w:ins w:id="173" w:author="Alain Komin" w:date="2022-09-28T10:12:00Z">
            <w:r>
              <w:rPr>
                <w:noProof/>
                <w:webHidden/>
              </w:rPr>
              <w:t>8</w:t>
            </w:r>
            <w:r>
              <w:rPr>
                <w:noProof/>
                <w:webHidden/>
              </w:rPr>
              <w:fldChar w:fldCharType="end"/>
            </w:r>
            <w:r w:rsidRPr="003C0D29">
              <w:rPr>
                <w:rStyle w:val="Hyperlink"/>
                <w:noProof/>
              </w:rPr>
              <w:fldChar w:fldCharType="end"/>
            </w:r>
          </w:ins>
        </w:p>
        <w:p w14:paraId="016117AE" w14:textId="366FC61E" w:rsidR="00077E80" w:rsidRDefault="00077E80">
          <w:pPr>
            <w:pStyle w:val="TOC1"/>
            <w:tabs>
              <w:tab w:val="left" w:pos="440"/>
              <w:tab w:val="right" w:leader="dot" w:pos="10358"/>
            </w:tabs>
            <w:rPr>
              <w:ins w:id="174" w:author="Alain Komin" w:date="2022-09-28T10:12:00Z"/>
              <w:rFonts w:eastAsiaTheme="minorEastAsia" w:cstheme="minorBidi"/>
              <w:b w:val="0"/>
              <w:bCs w:val="0"/>
              <w:i w:val="0"/>
              <w:iCs w:val="0"/>
              <w:noProof/>
              <w:sz w:val="22"/>
              <w:szCs w:val="22"/>
              <w:lang w:val="en-US"/>
            </w:rPr>
          </w:pPr>
          <w:ins w:id="175" w:author="Alain Komin" w:date="2022-09-28T10:12:00Z">
            <w:r w:rsidRPr="003C0D29">
              <w:rPr>
                <w:rStyle w:val="Hyperlink"/>
                <w:noProof/>
              </w:rPr>
              <w:fldChar w:fldCharType="begin"/>
            </w:r>
            <w:r w:rsidRPr="003C0D29">
              <w:rPr>
                <w:rStyle w:val="Hyperlink"/>
                <w:noProof/>
              </w:rPr>
              <w:instrText xml:space="preserve"> </w:instrText>
            </w:r>
            <w:r>
              <w:rPr>
                <w:noProof/>
              </w:rPr>
              <w:instrText>HYPERLINK \l "_Toc115252369"</w:instrText>
            </w:r>
            <w:r w:rsidRPr="003C0D29">
              <w:rPr>
                <w:rStyle w:val="Hyperlink"/>
                <w:noProof/>
              </w:rPr>
              <w:instrText xml:space="preserve"> </w:instrText>
            </w:r>
            <w:r w:rsidRPr="003C0D29">
              <w:rPr>
                <w:rStyle w:val="Hyperlink"/>
                <w:noProof/>
              </w:rPr>
              <w:fldChar w:fldCharType="separate"/>
            </w:r>
            <w:r w:rsidRPr="003C0D29">
              <w:rPr>
                <w:rStyle w:val="Hyperlink"/>
                <w:noProof/>
              </w:rPr>
              <w:t>8</w:t>
            </w:r>
            <w:r>
              <w:rPr>
                <w:rFonts w:eastAsiaTheme="minorEastAsia" w:cstheme="minorBidi"/>
                <w:b w:val="0"/>
                <w:bCs w:val="0"/>
                <w:i w:val="0"/>
                <w:iCs w:val="0"/>
                <w:noProof/>
                <w:sz w:val="22"/>
                <w:szCs w:val="22"/>
                <w:lang w:val="en-US"/>
              </w:rPr>
              <w:tab/>
            </w:r>
            <w:r w:rsidRPr="003C0D29">
              <w:rPr>
                <w:rStyle w:val="Hyperlink"/>
                <w:noProof/>
              </w:rPr>
              <w:t>Risks</w:t>
            </w:r>
            <w:r>
              <w:rPr>
                <w:noProof/>
                <w:webHidden/>
              </w:rPr>
              <w:tab/>
            </w:r>
            <w:r>
              <w:rPr>
                <w:noProof/>
                <w:webHidden/>
              </w:rPr>
              <w:fldChar w:fldCharType="begin"/>
            </w:r>
            <w:r>
              <w:rPr>
                <w:noProof/>
                <w:webHidden/>
              </w:rPr>
              <w:instrText xml:space="preserve"> PAGEREF _Toc115252369 \h </w:instrText>
            </w:r>
          </w:ins>
          <w:r>
            <w:rPr>
              <w:noProof/>
              <w:webHidden/>
            </w:rPr>
          </w:r>
          <w:r>
            <w:rPr>
              <w:noProof/>
              <w:webHidden/>
            </w:rPr>
            <w:fldChar w:fldCharType="separate"/>
          </w:r>
          <w:ins w:id="176" w:author="Alain Komin" w:date="2022-09-28T10:12:00Z">
            <w:r>
              <w:rPr>
                <w:noProof/>
                <w:webHidden/>
              </w:rPr>
              <w:t>8</w:t>
            </w:r>
            <w:r>
              <w:rPr>
                <w:noProof/>
                <w:webHidden/>
              </w:rPr>
              <w:fldChar w:fldCharType="end"/>
            </w:r>
            <w:r w:rsidRPr="003C0D29">
              <w:rPr>
                <w:rStyle w:val="Hyperlink"/>
                <w:noProof/>
              </w:rPr>
              <w:fldChar w:fldCharType="end"/>
            </w:r>
          </w:ins>
        </w:p>
        <w:p w14:paraId="04D62729" w14:textId="626C2A2E" w:rsidR="00077E80" w:rsidRDefault="00077E80">
          <w:pPr>
            <w:pStyle w:val="TOC1"/>
            <w:tabs>
              <w:tab w:val="left" w:pos="440"/>
              <w:tab w:val="right" w:leader="dot" w:pos="10358"/>
            </w:tabs>
            <w:rPr>
              <w:ins w:id="177" w:author="Alain Komin" w:date="2022-09-28T10:12:00Z"/>
              <w:rFonts w:eastAsiaTheme="minorEastAsia" w:cstheme="minorBidi"/>
              <w:b w:val="0"/>
              <w:bCs w:val="0"/>
              <w:i w:val="0"/>
              <w:iCs w:val="0"/>
              <w:noProof/>
              <w:sz w:val="22"/>
              <w:szCs w:val="22"/>
              <w:lang w:val="en-US"/>
            </w:rPr>
          </w:pPr>
          <w:ins w:id="178" w:author="Alain Komin" w:date="2022-09-28T10:12:00Z">
            <w:r w:rsidRPr="003C0D29">
              <w:rPr>
                <w:rStyle w:val="Hyperlink"/>
                <w:noProof/>
              </w:rPr>
              <w:fldChar w:fldCharType="begin"/>
            </w:r>
            <w:r w:rsidRPr="003C0D29">
              <w:rPr>
                <w:rStyle w:val="Hyperlink"/>
                <w:noProof/>
              </w:rPr>
              <w:instrText xml:space="preserve"> </w:instrText>
            </w:r>
            <w:r>
              <w:rPr>
                <w:noProof/>
              </w:rPr>
              <w:instrText>HYPERLINK \l "_Toc115252370"</w:instrText>
            </w:r>
            <w:r w:rsidRPr="003C0D29">
              <w:rPr>
                <w:rStyle w:val="Hyperlink"/>
                <w:noProof/>
              </w:rPr>
              <w:instrText xml:space="preserve"> </w:instrText>
            </w:r>
            <w:r w:rsidRPr="003C0D29">
              <w:rPr>
                <w:rStyle w:val="Hyperlink"/>
                <w:noProof/>
              </w:rPr>
              <w:fldChar w:fldCharType="separate"/>
            </w:r>
            <w:r w:rsidRPr="003C0D29">
              <w:rPr>
                <w:rStyle w:val="Hyperlink"/>
                <w:noProof/>
              </w:rPr>
              <w:t>9</w:t>
            </w:r>
            <w:r>
              <w:rPr>
                <w:rFonts w:eastAsiaTheme="minorEastAsia" w:cstheme="minorBidi"/>
                <w:b w:val="0"/>
                <w:bCs w:val="0"/>
                <w:i w:val="0"/>
                <w:iCs w:val="0"/>
                <w:noProof/>
                <w:sz w:val="22"/>
                <w:szCs w:val="22"/>
                <w:lang w:val="en-US"/>
              </w:rPr>
              <w:tab/>
            </w:r>
            <w:r w:rsidRPr="003C0D29">
              <w:rPr>
                <w:rStyle w:val="Hyperlink"/>
                <w:noProof/>
              </w:rPr>
              <w:t>Current site look and functionality</w:t>
            </w:r>
            <w:r>
              <w:rPr>
                <w:noProof/>
                <w:webHidden/>
              </w:rPr>
              <w:tab/>
            </w:r>
            <w:r>
              <w:rPr>
                <w:noProof/>
                <w:webHidden/>
              </w:rPr>
              <w:fldChar w:fldCharType="begin"/>
            </w:r>
            <w:r>
              <w:rPr>
                <w:noProof/>
                <w:webHidden/>
              </w:rPr>
              <w:instrText xml:space="preserve"> PAGEREF _Toc115252370 \h </w:instrText>
            </w:r>
          </w:ins>
          <w:r>
            <w:rPr>
              <w:noProof/>
              <w:webHidden/>
            </w:rPr>
          </w:r>
          <w:r>
            <w:rPr>
              <w:noProof/>
              <w:webHidden/>
            </w:rPr>
            <w:fldChar w:fldCharType="separate"/>
          </w:r>
          <w:ins w:id="179" w:author="Alain Komin" w:date="2022-09-28T10:12:00Z">
            <w:r>
              <w:rPr>
                <w:noProof/>
                <w:webHidden/>
              </w:rPr>
              <w:t>9</w:t>
            </w:r>
            <w:r>
              <w:rPr>
                <w:noProof/>
                <w:webHidden/>
              </w:rPr>
              <w:fldChar w:fldCharType="end"/>
            </w:r>
            <w:r w:rsidRPr="003C0D29">
              <w:rPr>
                <w:rStyle w:val="Hyperlink"/>
                <w:noProof/>
              </w:rPr>
              <w:fldChar w:fldCharType="end"/>
            </w:r>
          </w:ins>
        </w:p>
        <w:p w14:paraId="26A9052C" w14:textId="6FE9C7D2" w:rsidR="00077E80" w:rsidRDefault="00077E80">
          <w:pPr>
            <w:pStyle w:val="TOC2"/>
            <w:tabs>
              <w:tab w:val="left" w:pos="880"/>
              <w:tab w:val="right" w:leader="dot" w:pos="10358"/>
            </w:tabs>
            <w:rPr>
              <w:ins w:id="180" w:author="Alain Komin" w:date="2022-09-28T10:12:00Z"/>
              <w:rFonts w:eastAsiaTheme="minorEastAsia" w:cstheme="minorBidi"/>
              <w:b w:val="0"/>
              <w:bCs w:val="0"/>
              <w:noProof/>
              <w:lang w:val="en-US"/>
            </w:rPr>
          </w:pPr>
          <w:ins w:id="181" w:author="Alain Komin" w:date="2022-09-28T10:12:00Z">
            <w:r w:rsidRPr="003C0D29">
              <w:rPr>
                <w:rStyle w:val="Hyperlink"/>
                <w:noProof/>
              </w:rPr>
              <w:fldChar w:fldCharType="begin"/>
            </w:r>
            <w:r w:rsidRPr="003C0D29">
              <w:rPr>
                <w:rStyle w:val="Hyperlink"/>
                <w:noProof/>
              </w:rPr>
              <w:instrText xml:space="preserve"> </w:instrText>
            </w:r>
            <w:r>
              <w:rPr>
                <w:noProof/>
              </w:rPr>
              <w:instrText>HYPERLINK \l "_Toc115252371"</w:instrText>
            </w:r>
            <w:r w:rsidRPr="003C0D29">
              <w:rPr>
                <w:rStyle w:val="Hyperlink"/>
                <w:noProof/>
              </w:rPr>
              <w:instrText xml:space="preserve"> </w:instrText>
            </w:r>
            <w:r w:rsidRPr="003C0D29">
              <w:rPr>
                <w:rStyle w:val="Hyperlink"/>
                <w:noProof/>
              </w:rPr>
              <w:fldChar w:fldCharType="separate"/>
            </w:r>
            <w:r w:rsidRPr="003C0D29">
              <w:rPr>
                <w:rStyle w:val="Hyperlink"/>
                <w:noProof/>
              </w:rPr>
              <w:t>9.1</w:t>
            </w:r>
            <w:r>
              <w:rPr>
                <w:rFonts w:eastAsiaTheme="minorEastAsia" w:cstheme="minorBidi"/>
                <w:b w:val="0"/>
                <w:bCs w:val="0"/>
                <w:noProof/>
                <w:lang w:val="en-US"/>
              </w:rPr>
              <w:tab/>
            </w:r>
            <w:r w:rsidRPr="003C0D29">
              <w:rPr>
                <w:rStyle w:val="Hyperlink"/>
                <w:noProof/>
              </w:rPr>
              <w:t>Equipment order page</w:t>
            </w:r>
            <w:r>
              <w:rPr>
                <w:noProof/>
                <w:webHidden/>
              </w:rPr>
              <w:tab/>
            </w:r>
            <w:r>
              <w:rPr>
                <w:noProof/>
                <w:webHidden/>
              </w:rPr>
              <w:fldChar w:fldCharType="begin"/>
            </w:r>
            <w:r>
              <w:rPr>
                <w:noProof/>
                <w:webHidden/>
              </w:rPr>
              <w:instrText xml:space="preserve"> PAGEREF _Toc115252371 \h </w:instrText>
            </w:r>
          </w:ins>
          <w:r>
            <w:rPr>
              <w:noProof/>
              <w:webHidden/>
            </w:rPr>
          </w:r>
          <w:r>
            <w:rPr>
              <w:noProof/>
              <w:webHidden/>
            </w:rPr>
            <w:fldChar w:fldCharType="separate"/>
          </w:r>
          <w:ins w:id="182" w:author="Alain Komin" w:date="2022-09-28T10:12:00Z">
            <w:r>
              <w:rPr>
                <w:noProof/>
                <w:webHidden/>
              </w:rPr>
              <w:t>11</w:t>
            </w:r>
            <w:r>
              <w:rPr>
                <w:noProof/>
                <w:webHidden/>
              </w:rPr>
              <w:fldChar w:fldCharType="end"/>
            </w:r>
            <w:r w:rsidRPr="003C0D29">
              <w:rPr>
                <w:rStyle w:val="Hyperlink"/>
                <w:noProof/>
              </w:rPr>
              <w:fldChar w:fldCharType="end"/>
            </w:r>
          </w:ins>
        </w:p>
        <w:p w14:paraId="3D382D94" w14:textId="5B0F18C6" w:rsidR="00077E80" w:rsidRDefault="00077E80">
          <w:pPr>
            <w:pStyle w:val="TOC2"/>
            <w:tabs>
              <w:tab w:val="left" w:pos="880"/>
              <w:tab w:val="right" w:leader="dot" w:pos="10358"/>
            </w:tabs>
            <w:rPr>
              <w:ins w:id="183" w:author="Alain Komin" w:date="2022-09-28T10:12:00Z"/>
              <w:rFonts w:eastAsiaTheme="minorEastAsia" w:cstheme="minorBidi"/>
              <w:b w:val="0"/>
              <w:bCs w:val="0"/>
              <w:noProof/>
              <w:lang w:val="en-US"/>
            </w:rPr>
          </w:pPr>
          <w:ins w:id="184" w:author="Alain Komin" w:date="2022-09-28T10:12:00Z">
            <w:r w:rsidRPr="003C0D29">
              <w:rPr>
                <w:rStyle w:val="Hyperlink"/>
                <w:noProof/>
              </w:rPr>
              <w:fldChar w:fldCharType="begin"/>
            </w:r>
            <w:r w:rsidRPr="003C0D29">
              <w:rPr>
                <w:rStyle w:val="Hyperlink"/>
                <w:noProof/>
              </w:rPr>
              <w:instrText xml:space="preserve"> </w:instrText>
            </w:r>
            <w:r>
              <w:rPr>
                <w:noProof/>
              </w:rPr>
              <w:instrText>HYPERLINK \l "_Toc115252372"</w:instrText>
            </w:r>
            <w:r w:rsidRPr="003C0D29">
              <w:rPr>
                <w:rStyle w:val="Hyperlink"/>
                <w:noProof/>
              </w:rPr>
              <w:instrText xml:space="preserve"> </w:instrText>
            </w:r>
            <w:r w:rsidRPr="003C0D29">
              <w:rPr>
                <w:rStyle w:val="Hyperlink"/>
                <w:noProof/>
              </w:rPr>
              <w:fldChar w:fldCharType="separate"/>
            </w:r>
            <w:r w:rsidRPr="003C0D29">
              <w:rPr>
                <w:rStyle w:val="Hyperlink"/>
                <w:noProof/>
              </w:rPr>
              <w:t>9.2</w:t>
            </w:r>
            <w:r>
              <w:rPr>
                <w:rFonts w:eastAsiaTheme="minorEastAsia" w:cstheme="minorBidi"/>
                <w:b w:val="0"/>
                <w:bCs w:val="0"/>
                <w:noProof/>
                <w:lang w:val="en-US"/>
              </w:rPr>
              <w:tab/>
            </w:r>
            <w:r w:rsidRPr="003C0D29">
              <w:rPr>
                <w:rStyle w:val="Hyperlink"/>
                <w:noProof/>
              </w:rPr>
              <w:t>Marketing order page</w:t>
            </w:r>
            <w:r>
              <w:rPr>
                <w:noProof/>
                <w:webHidden/>
              </w:rPr>
              <w:tab/>
            </w:r>
            <w:r>
              <w:rPr>
                <w:noProof/>
                <w:webHidden/>
              </w:rPr>
              <w:fldChar w:fldCharType="begin"/>
            </w:r>
            <w:r>
              <w:rPr>
                <w:noProof/>
                <w:webHidden/>
              </w:rPr>
              <w:instrText xml:space="preserve"> PAGEREF _Toc115252372 \h </w:instrText>
            </w:r>
          </w:ins>
          <w:r>
            <w:rPr>
              <w:noProof/>
              <w:webHidden/>
            </w:rPr>
          </w:r>
          <w:r>
            <w:rPr>
              <w:noProof/>
              <w:webHidden/>
            </w:rPr>
            <w:fldChar w:fldCharType="separate"/>
          </w:r>
          <w:ins w:id="185" w:author="Alain Komin" w:date="2022-09-28T10:12:00Z">
            <w:r>
              <w:rPr>
                <w:noProof/>
                <w:webHidden/>
              </w:rPr>
              <w:t>19</w:t>
            </w:r>
            <w:r>
              <w:rPr>
                <w:noProof/>
                <w:webHidden/>
              </w:rPr>
              <w:fldChar w:fldCharType="end"/>
            </w:r>
            <w:r w:rsidRPr="003C0D29">
              <w:rPr>
                <w:rStyle w:val="Hyperlink"/>
                <w:noProof/>
              </w:rPr>
              <w:fldChar w:fldCharType="end"/>
            </w:r>
          </w:ins>
        </w:p>
        <w:p w14:paraId="5FD99269" w14:textId="2F3950FC" w:rsidR="007D7B03" w:rsidDel="00B3530E" w:rsidRDefault="007D7B03">
          <w:pPr>
            <w:pStyle w:val="TOC1"/>
            <w:tabs>
              <w:tab w:val="left" w:pos="440"/>
              <w:tab w:val="right" w:leader="dot" w:pos="10358"/>
            </w:tabs>
            <w:rPr>
              <w:ins w:id="186" w:author="Sebastian Gonzalez" w:date="2022-05-18T12:27:00Z"/>
              <w:del w:id="187" w:author="Alain Komin" w:date="2022-08-29T15:28:00Z"/>
              <w:rFonts w:eastAsiaTheme="minorEastAsia" w:cstheme="minorBidi"/>
              <w:b w:val="0"/>
              <w:bCs w:val="0"/>
              <w:i w:val="0"/>
              <w:iCs w:val="0"/>
              <w:noProof/>
            </w:rPr>
          </w:pPr>
          <w:ins w:id="188" w:author="Sebastian Gonzalez" w:date="2022-05-18T12:27:00Z">
            <w:del w:id="189" w:author="Alain Komin" w:date="2022-08-29T15:28:00Z">
              <w:r w:rsidRPr="00B3530E" w:rsidDel="00B3530E">
                <w:rPr>
                  <w:rStyle w:val="Hyperlink"/>
                  <w:noProof/>
                </w:rPr>
                <w:delText>1</w:delText>
              </w:r>
              <w:r w:rsidDel="00B3530E">
                <w:rPr>
                  <w:rFonts w:eastAsiaTheme="minorEastAsia" w:cstheme="minorBidi"/>
                  <w:b w:val="0"/>
                  <w:bCs w:val="0"/>
                  <w:i w:val="0"/>
                  <w:iCs w:val="0"/>
                  <w:noProof/>
                </w:rPr>
                <w:tab/>
              </w:r>
              <w:r w:rsidRPr="00B3530E" w:rsidDel="00B3530E">
                <w:rPr>
                  <w:rStyle w:val="Hyperlink"/>
                  <w:noProof/>
                </w:rPr>
                <w:delText>Business needs</w:delText>
              </w:r>
              <w:r w:rsidDel="00B3530E">
                <w:rPr>
                  <w:noProof/>
                  <w:webHidden/>
                </w:rPr>
                <w:tab/>
              </w:r>
            </w:del>
          </w:ins>
          <w:ins w:id="190" w:author="Sebastian Gonzalez" w:date="2022-05-18T12:46:00Z">
            <w:del w:id="191" w:author="Alain Komin" w:date="2022-08-29T15:28:00Z">
              <w:r w:rsidR="009C6D07" w:rsidDel="00B3530E">
                <w:rPr>
                  <w:noProof/>
                  <w:webHidden/>
                </w:rPr>
                <w:delText>4</w:delText>
              </w:r>
            </w:del>
          </w:ins>
        </w:p>
        <w:p w14:paraId="38D2A47B" w14:textId="3D43A3D5" w:rsidR="007D7B03" w:rsidDel="00B3530E" w:rsidRDefault="007D7B03">
          <w:pPr>
            <w:pStyle w:val="TOC1"/>
            <w:tabs>
              <w:tab w:val="left" w:pos="440"/>
              <w:tab w:val="right" w:leader="dot" w:pos="10358"/>
            </w:tabs>
            <w:rPr>
              <w:ins w:id="192" w:author="Sebastian Gonzalez" w:date="2022-05-18T12:27:00Z"/>
              <w:del w:id="193" w:author="Alain Komin" w:date="2022-08-29T15:28:00Z"/>
              <w:rFonts w:eastAsiaTheme="minorEastAsia" w:cstheme="minorBidi"/>
              <w:b w:val="0"/>
              <w:bCs w:val="0"/>
              <w:i w:val="0"/>
              <w:iCs w:val="0"/>
              <w:noProof/>
            </w:rPr>
          </w:pPr>
          <w:ins w:id="194" w:author="Sebastian Gonzalez" w:date="2022-05-18T12:27:00Z">
            <w:del w:id="195" w:author="Alain Komin" w:date="2022-08-29T15:28:00Z">
              <w:r w:rsidRPr="00B3530E" w:rsidDel="00B3530E">
                <w:rPr>
                  <w:rStyle w:val="Hyperlink"/>
                  <w:noProof/>
                </w:rPr>
                <w:delText>2</w:delText>
              </w:r>
              <w:r w:rsidDel="00B3530E">
                <w:rPr>
                  <w:rFonts w:eastAsiaTheme="minorEastAsia" w:cstheme="minorBidi"/>
                  <w:b w:val="0"/>
                  <w:bCs w:val="0"/>
                  <w:i w:val="0"/>
                  <w:iCs w:val="0"/>
                  <w:noProof/>
                </w:rPr>
                <w:tab/>
              </w:r>
              <w:r w:rsidRPr="00B3530E" w:rsidDel="00B3530E">
                <w:rPr>
                  <w:rStyle w:val="Hyperlink"/>
                  <w:noProof/>
                </w:rPr>
                <w:delText>Impacted areas/modules [Optional as output]</w:delText>
              </w:r>
              <w:r w:rsidDel="00B3530E">
                <w:rPr>
                  <w:noProof/>
                  <w:webHidden/>
                </w:rPr>
                <w:tab/>
              </w:r>
            </w:del>
          </w:ins>
          <w:ins w:id="196" w:author="Sebastian Gonzalez" w:date="2022-05-18T12:46:00Z">
            <w:del w:id="197" w:author="Alain Komin" w:date="2022-08-29T15:28:00Z">
              <w:r w:rsidR="009C6D07" w:rsidDel="00B3530E">
                <w:rPr>
                  <w:noProof/>
                  <w:webHidden/>
                </w:rPr>
                <w:delText>4</w:delText>
              </w:r>
            </w:del>
          </w:ins>
        </w:p>
        <w:p w14:paraId="03FCD077" w14:textId="1AA34F90" w:rsidR="007D7B03" w:rsidDel="00B3530E" w:rsidRDefault="007D7B03">
          <w:pPr>
            <w:pStyle w:val="TOC1"/>
            <w:tabs>
              <w:tab w:val="left" w:pos="440"/>
              <w:tab w:val="right" w:leader="dot" w:pos="10358"/>
            </w:tabs>
            <w:rPr>
              <w:ins w:id="198" w:author="Sebastian Gonzalez" w:date="2022-05-18T12:27:00Z"/>
              <w:del w:id="199" w:author="Alain Komin" w:date="2022-08-29T15:28:00Z"/>
              <w:rFonts w:eastAsiaTheme="minorEastAsia" w:cstheme="minorBidi"/>
              <w:b w:val="0"/>
              <w:bCs w:val="0"/>
              <w:i w:val="0"/>
              <w:iCs w:val="0"/>
              <w:noProof/>
            </w:rPr>
          </w:pPr>
          <w:ins w:id="200" w:author="Sebastian Gonzalez" w:date="2022-05-18T12:27:00Z">
            <w:del w:id="201" w:author="Alain Komin" w:date="2022-08-29T15:28:00Z">
              <w:r w:rsidRPr="00B3530E" w:rsidDel="00B3530E">
                <w:rPr>
                  <w:rStyle w:val="Hyperlink"/>
                  <w:noProof/>
                </w:rPr>
                <w:delText>3</w:delText>
              </w:r>
              <w:r w:rsidDel="00B3530E">
                <w:rPr>
                  <w:rFonts w:eastAsiaTheme="minorEastAsia" w:cstheme="minorBidi"/>
                  <w:b w:val="0"/>
                  <w:bCs w:val="0"/>
                  <w:i w:val="0"/>
                  <w:iCs w:val="0"/>
                  <w:noProof/>
                </w:rPr>
                <w:tab/>
              </w:r>
              <w:r w:rsidRPr="00B3530E" w:rsidDel="00B3530E">
                <w:rPr>
                  <w:rStyle w:val="Hyperlink"/>
                  <w:noProof/>
                </w:rPr>
                <w:delText>Acceptance criteria</w:delText>
              </w:r>
              <w:r w:rsidDel="00B3530E">
                <w:rPr>
                  <w:noProof/>
                  <w:webHidden/>
                </w:rPr>
                <w:tab/>
              </w:r>
            </w:del>
          </w:ins>
          <w:ins w:id="202" w:author="Sebastian Gonzalez" w:date="2022-05-18T12:46:00Z">
            <w:del w:id="203" w:author="Alain Komin" w:date="2022-08-29T15:28:00Z">
              <w:r w:rsidR="009C6D07" w:rsidDel="00B3530E">
                <w:rPr>
                  <w:noProof/>
                  <w:webHidden/>
                </w:rPr>
                <w:delText>5</w:delText>
              </w:r>
            </w:del>
          </w:ins>
        </w:p>
        <w:p w14:paraId="14D6072D" w14:textId="5DB40829" w:rsidR="007D7B03" w:rsidDel="00B3530E" w:rsidRDefault="007D7B03">
          <w:pPr>
            <w:pStyle w:val="TOC1"/>
            <w:tabs>
              <w:tab w:val="left" w:pos="440"/>
              <w:tab w:val="right" w:leader="dot" w:pos="10358"/>
            </w:tabs>
            <w:rPr>
              <w:ins w:id="204" w:author="Sebastian Gonzalez" w:date="2022-05-18T12:27:00Z"/>
              <w:del w:id="205" w:author="Alain Komin" w:date="2022-08-29T15:28:00Z"/>
              <w:rFonts w:eastAsiaTheme="minorEastAsia" w:cstheme="minorBidi"/>
              <w:b w:val="0"/>
              <w:bCs w:val="0"/>
              <w:i w:val="0"/>
              <w:iCs w:val="0"/>
              <w:noProof/>
            </w:rPr>
          </w:pPr>
          <w:ins w:id="206" w:author="Sebastian Gonzalez" w:date="2022-05-18T12:27:00Z">
            <w:del w:id="207" w:author="Alain Komin" w:date="2022-08-29T15:28:00Z">
              <w:r w:rsidRPr="00B3530E" w:rsidDel="00B3530E">
                <w:rPr>
                  <w:rStyle w:val="Hyperlink"/>
                  <w:noProof/>
                </w:rPr>
                <w:delText>4</w:delText>
              </w:r>
              <w:r w:rsidDel="00B3530E">
                <w:rPr>
                  <w:rFonts w:eastAsiaTheme="minorEastAsia" w:cstheme="minorBidi"/>
                  <w:b w:val="0"/>
                  <w:bCs w:val="0"/>
                  <w:i w:val="0"/>
                  <w:iCs w:val="0"/>
                  <w:noProof/>
                </w:rPr>
                <w:tab/>
              </w:r>
              <w:r w:rsidRPr="00B3530E" w:rsidDel="00B3530E">
                <w:rPr>
                  <w:rStyle w:val="Hyperlink"/>
                  <w:noProof/>
                </w:rPr>
                <w:delText>Solution proposal</w:delText>
              </w:r>
              <w:r w:rsidDel="00B3530E">
                <w:rPr>
                  <w:noProof/>
                  <w:webHidden/>
                </w:rPr>
                <w:tab/>
              </w:r>
            </w:del>
          </w:ins>
          <w:ins w:id="208" w:author="Sebastian Gonzalez" w:date="2022-05-18T12:46:00Z">
            <w:del w:id="209" w:author="Alain Komin" w:date="2022-08-29T15:28:00Z">
              <w:r w:rsidR="009C6D07" w:rsidDel="00B3530E">
                <w:rPr>
                  <w:noProof/>
                  <w:webHidden/>
                </w:rPr>
                <w:delText>5</w:delText>
              </w:r>
            </w:del>
          </w:ins>
        </w:p>
        <w:p w14:paraId="71DE07AF" w14:textId="30BE23C0" w:rsidR="007D7B03" w:rsidDel="00B3530E" w:rsidRDefault="007D7B03">
          <w:pPr>
            <w:pStyle w:val="TOC1"/>
            <w:tabs>
              <w:tab w:val="left" w:pos="440"/>
              <w:tab w:val="right" w:leader="dot" w:pos="10358"/>
            </w:tabs>
            <w:rPr>
              <w:ins w:id="210" w:author="Sebastian Gonzalez" w:date="2022-05-18T12:27:00Z"/>
              <w:del w:id="211" w:author="Alain Komin" w:date="2022-08-29T15:28:00Z"/>
              <w:rFonts w:eastAsiaTheme="minorEastAsia" w:cstheme="minorBidi"/>
              <w:b w:val="0"/>
              <w:bCs w:val="0"/>
              <w:i w:val="0"/>
              <w:iCs w:val="0"/>
              <w:noProof/>
            </w:rPr>
          </w:pPr>
          <w:ins w:id="212" w:author="Sebastian Gonzalez" w:date="2022-05-18T12:27:00Z">
            <w:del w:id="213" w:author="Alain Komin" w:date="2022-08-29T15:28:00Z">
              <w:r w:rsidRPr="00B3530E" w:rsidDel="00B3530E">
                <w:rPr>
                  <w:rStyle w:val="Hyperlink"/>
                  <w:noProof/>
                </w:rPr>
                <w:delText>5</w:delText>
              </w:r>
              <w:r w:rsidDel="00B3530E">
                <w:rPr>
                  <w:rFonts w:eastAsiaTheme="minorEastAsia" w:cstheme="minorBidi"/>
                  <w:b w:val="0"/>
                  <w:bCs w:val="0"/>
                  <w:i w:val="0"/>
                  <w:iCs w:val="0"/>
                  <w:noProof/>
                </w:rPr>
                <w:tab/>
              </w:r>
              <w:r w:rsidRPr="00B3530E" w:rsidDel="00B3530E">
                <w:rPr>
                  <w:rStyle w:val="Hyperlink"/>
                  <w:noProof/>
                </w:rPr>
                <w:delText>Prerequisites</w:delText>
              </w:r>
              <w:r w:rsidDel="00B3530E">
                <w:rPr>
                  <w:noProof/>
                  <w:webHidden/>
                </w:rPr>
                <w:tab/>
              </w:r>
            </w:del>
          </w:ins>
          <w:ins w:id="214" w:author="Sebastian Gonzalez" w:date="2022-05-18T12:46:00Z">
            <w:del w:id="215" w:author="Alain Komin" w:date="2022-08-29T15:28:00Z">
              <w:r w:rsidR="009C6D07" w:rsidDel="00B3530E">
                <w:rPr>
                  <w:noProof/>
                  <w:webHidden/>
                </w:rPr>
                <w:delText>6</w:delText>
              </w:r>
            </w:del>
          </w:ins>
        </w:p>
        <w:p w14:paraId="6DD9C992" w14:textId="50E90DC1" w:rsidR="007D7B03" w:rsidDel="00B3530E" w:rsidRDefault="007D7B03">
          <w:pPr>
            <w:pStyle w:val="TOC1"/>
            <w:tabs>
              <w:tab w:val="left" w:pos="440"/>
              <w:tab w:val="right" w:leader="dot" w:pos="10358"/>
            </w:tabs>
            <w:rPr>
              <w:ins w:id="216" w:author="Sebastian Gonzalez" w:date="2022-05-18T12:27:00Z"/>
              <w:del w:id="217" w:author="Alain Komin" w:date="2022-08-29T15:28:00Z"/>
              <w:rFonts w:eastAsiaTheme="minorEastAsia" w:cstheme="minorBidi"/>
              <w:b w:val="0"/>
              <w:bCs w:val="0"/>
              <w:i w:val="0"/>
              <w:iCs w:val="0"/>
              <w:noProof/>
            </w:rPr>
          </w:pPr>
          <w:ins w:id="218" w:author="Sebastian Gonzalez" w:date="2022-05-18T12:27:00Z">
            <w:del w:id="219" w:author="Alain Komin" w:date="2022-08-29T15:28:00Z">
              <w:r w:rsidRPr="00B3530E" w:rsidDel="00B3530E">
                <w:rPr>
                  <w:rStyle w:val="Hyperlink"/>
                  <w:noProof/>
                </w:rPr>
                <w:delText>6</w:delText>
              </w:r>
              <w:r w:rsidDel="00B3530E">
                <w:rPr>
                  <w:rFonts w:eastAsiaTheme="minorEastAsia" w:cstheme="minorBidi"/>
                  <w:b w:val="0"/>
                  <w:bCs w:val="0"/>
                  <w:i w:val="0"/>
                  <w:iCs w:val="0"/>
                  <w:noProof/>
                </w:rPr>
                <w:tab/>
              </w:r>
              <w:r w:rsidRPr="00B3530E" w:rsidDel="00B3530E">
                <w:rPr>
                  <w:rStyle w:val="Hyperlink"/>
                  <w:noProof/>
                </w:rPr>
                <w:delText>Assumptions</w:delText>
              </w:r>
              <w:r w:rsidDel="00B3530E">
                <w:rPr>
                  <w:noProof/>
                  <w:webHidden/>
                </w:rPr>
                <w:tab/>
              </w:r>
            </w:del>
          </w:ins>
          <w:ins w:id="220" w:author="Sebastian Gonzalez" w:date="2022-05-18T12:46:00Z">
            <w:del w:id="221" w:author="Alain Komin" w:date="2022-08-29T15:28:00Z">
              <w:r w:rsidR="009C6D07" w:rsidDel="00B3530E">
                <w:rPr>
                  <w:noProof/>
                  <w:webHidden/>
                </w:rPr>
                <w:delText>6</w:delText>
              </w:r>
            </w:del>
          </w:ins>
        </w:p>
        <w:p w14:paraId="5716CFC3" w14:textId="0F55D0AA" w:rsidR="007D7B03" w:rsidDel="00B3530E" w:rsidRDefault="007D7B03">
          <w:pPr>
            <w:pStyle w:val="TOC1"/>
            <w:tabs>
              <w:tab w:val="left" w:pos="440"/>
              <w:tab w:val="right" w:leader="dot" w:pos="10358"/>
            </w:tabs>
            <w:rPr>
              <w:ins w:id="222" w:author="Sebastian Gonzalez" w:date="2022-05-18T12:27:00Z"/>
              <w:del w:id="223" w:author="Alain Komin" w:date="2022-08-29T15:28:00Z"/>
              <w:rFonts w:eastAsiaTheme="minorEastAsia" w:cstheme="minorBidi"/>
              <w:b w:val="0"/>
              <w:bCs w:val="0"/>
              <w:i w:val="0"/>
              <w:iCs w:val="0"/>
              <w:noProof/>
            </w:rPr>
          </w:pPr>
          <w:ins w:id="224" w:author="Sebastian Gonzalez" w:date="2022-05-18T12:27:00Z">
            <w:del w:id="225" w:author="Alain Komin" w:date="2022-08-29T15:28:00Z">
              <w:r w:rsidRPr="00B3530E" w:rsidDel="00B3530E">
                <w:rPr>
                  <w:rStyle w:val="Hyperlink"/>
                  <w:noProof/>
                </w:rPr>
                <w:delText>7</w:delText>
              </w:r>
              <w:r w:rsidDel="00B3530E">
                <w:rPr>
                  <w:rFonts w:eastAsiaTheme="minorEastAsia" w:cstheme="minorBidi"/>
                  <w:b w:val="0"/>
                  <w:bCs w:val="0"/>
                  <w:i w:val="0"/>
                  <w:iCs w:val="0"/>
                  <w:noProof/>
                </w:rPr>
                <w:tab/>
              </w:r>
              <w:r w:rsidRPr="00B3530E" w:rsidDel="00B3530E">
                <w:rPr>
                  <w:rStyle w:val="Hyperlink"/>
                  <w:noProof/>
                </w:rPr>
                <w:delText>Constraints and limitations</w:delText>
              </w:r>
              <w:r w:rsidDel="00B3530E">
                <w:rPr>
                  <w:noProof/>
                  <w:webHidden/>
                </w:rPr>
                <w:tab/>
              </w:r>
            </w:del>
          </w:ins>
          <w:ins w:id="226" w:author="Sebastian Gonzalez" w:date="2022-05-18T12:46:00Z">
            <w:del w:id="227" w:author="Alain Komin" w:date="2022-08-29T15:28:00Z">
              <w:r w:rsidR="009C6D07" w:rsidDel="00B3530E">
                <w:rPr>
                  <w:noProof/>
                  <w:webHidden/>
                </w:rPr>
                <w:delText>7</w:delText>
              </w:r>
            </w:del>
          </w:ins>
        </w:p>
        <w:p w14:paraId="212D5112" w14:textId="7F5674F5" w:rsidR="007D7B03" w:rsidDel="00B3530E" w:rsidRDefault="007D7B03">
          <w:pPr>
            <w:pStyle w:val="TOC1"/>
            <w:tabs>
              <w:tab w:val="left" w:pos="440"/>
              <w:tab w:val="right" w:leader="dot" w:pos="10358"/>
            </w:tabs>
            <w:rPr>
              <w:ins w:id="228" w:author="Sebastian Gonzalez" w:date="2022-05-18T12:27:00Z"/>
              <w:del w:id="229" w:author="Alain Komin" w:date="2022-08-29T15:28:00Z"/>
              <w:rFonts w:eastAsiaTheme="minorEastAsia" w:cstheme="minorBidi"/>
              <w:b w:val="0"/>
              <w:bCs w:val="0"/>
              <w:i w:val="0"/>
              <w:iCs w:val="0"/>
              <w:noProof/>
            </w:rPr>
          </w:pPr>
          <w:ins w:id="230" w:author="Sebastian Gonzalez" w:date="2022-05-18T12:27:00Z">
            <w:del w:id="231" w:author="Alain Komin" w:date="2022-08-29T15:28:00Z">
              <w:r w:rsidRPr="00B3530E" w:rsidDel="00B3530E">
                <w:rPr>
                  <w:rStyle w:val="Hyperlink"/>
                  <w:noProof/>
                </w:rPr>
                <w:delText>8</w:delText>
              </w:r>
              <w:r w:rsidDel="00B3530E">
                <w:rPr>
                  <w:rFonts w:eastAsiaTheme="minorEastAsia" w:cstheme="minorBidi"/>
                  <w:b w:val="0"/>
                  <w:bCs w:val="0"/>
                  <w:i w:val="0"/>
                  <w:iCs w:val="0"/>
                  <w:noProof/>
                </w:rPr>
                <w:tab/>
              </w:r>
              <w:r w:rsidRPr="00B3530E" w:rsidDel="00B3530E">
                <w:rPr>
                  <w:rStyle w:val="Hyperlink"/>
                  <w:noProof/>
                </w:rPr>
                <w:delText>Risks</w:delText>
              </w:r>
              <w:r w:rsidDel="00B3530E">
                <w:rPr>
                  <w:noProof/>
                  <w:webHidden/>
                </w:rPr>
                <w:tab/>
              </w:r>
            </w:del>
          </w:ins>
          <w:ins w:id="232" w:author="Sebastian Gonzalez" w:date="2022-05-18T12:46:00Z">
            <w:del w:id="233" w:author="Alain Komin" w:date="2022-08-29T15:28:00Z">
              <w:r w:rsidR="009C6D07" w:rsidDel="00B3530E">
                <w:rPr>
                  <w:noProof/>
                  <w:webHidden/>
                </w:rPr>
                <w:delText>7</w:delText>
              </w:r>
            </w:del>
          </w:ins>
        </w:p>
        <w:p w14:paraId="0EFAA52F" w14:textId="2CA9B402" w:rsidR="00BE18E6" w:rsidRDefault="00BE18E6">
          <w:pPr>
            <w:pStyle w:val="TOC1"/>
            <w:rPr>
              <w:ins w:id="234" w:author="Sebastian Gonzalez" w:date="2022-05-18T12:17:00Z"/>
            </w:rPr>
            <w:pPrChange w:id="235" w:author="Sebastian Gonzalez" w:date="2022-05-18T12:22:00Z">
              <w:pPr/>
            </w:pPrChange>
          </w:pPr>
          <w:ins w:id="236" w:author="Sebastian Gonzalez" w:date="2022-05-18T12:19:00Z">
            <w:r>
              <w:fldChar w:fldCharType="end"/>
            </w:r>
          </w:ins>
        </w:p>
        <w:customXmlInsRangeStart w:id="237" w:author="Sebastian Gonzalez" w:date="2022-05-18T12:17:00Z"/>
      </w:sdtContent>
    </w:sdt>
    <w:customXmlInsRangeEnd w:id="237"/>
    <w:p w14:paraId="43D47DDA" w14:textId="73844D92" w:rsidR="00595E33" w:rsidRDefault="00595E33" w:rsidP="00F01991">
      <w:pPr>
        <w:spacing w:before="120"/>
        <w:rPr>
          <w:rFonts w:cs="Arial"/>
          <w:color w:val="0069AA"/>
          <w:szCs w:val="20"/>
        </w:rPr>
      </w:pPr>
    </w:p>
    <w:p w14:paraId="5630AD66" w14:textId="77777777" w:rsidR="00E511F9" w:rsidRDefault="00E511F9">
      <w:pPr>
        <w:rPr>
          <w:rFonts w:cs="Arial"/>
          <w:szCs w:val="20"/>
        </w:rPr>
      </w:pPr>
      <w:r>
        <w:rPr>
          <w:rFonts w:cs="Arial"/>
          <w:bCs/>
          <w:szCs w:val="20"/>
        </w:rPr>
        <w:br w:type="page"/>
      </w:r>
    </w:p>
    <w:p w14:paraId="3E7A9F1C" w14:textId="0EE31CCF" w:rsidR="006E2710" w:rsidRPr="00A82C89" w:rsidDel="00F44063" w:rsidRDefault="006E2710" w:rsidP="006E2710">
      <w:pPr>
        <w:pStyle w:val="Heading1"/>
        <w:rPr>
          <w:del w:id="238" w:author="Villaverde, Alfredo" w:date="2022-03-10T13:10:00Z"/>
        </w:rPr>
      </w:pPr>
      <w:del w:id="239" w:author="Villaverde, Alfredo" w:date="2022-03-10T13:11:00Z">
        <w:r w:rsidRPr="00A82C89" w:rsidDel="00F44063">
          <w:lastRenderedPageBreak/>
          <w:delText>Introduction</w:delText>
        </w:r>
      </w:del>
      <w:bookmarkStart w:id="240" w:name="_Toc97814027"/>
      <w:bookmarkStart w:id="241" w:name="_Toc97814786"/>
      <w:bookmarkStart w:id="242" w:name="_Toc97815038"/>
      <w:bookmarkStart w:id="243" w:name="_Toc97815169"/>
      <w:bookmarkStart w:id="244" w:name="_Toc97816033"/>
      <w:bookmarkStart w:id="245" w:name="_Toc97816621"/>
      <w:bookmarkStart w:id="246" w:name="_Toc103766381"/>
      <w:bookmarkStart w:id="247" w:name="_Toc103766460"/>
      <w:bookmarkStart w:id="248" w:name="_Toc103768479"/>
      <w:bookmarkStart w:id="249" w:name="_Toc103768558"/>
      <w:bookmarkStart w:id="250" w:name="_Toc103768637"/>
      <w:bookmarkStart w:id="251" w:name="_Toc103768716"/>
      <w:bookmarkStart w:id="252" w:name="_Toc103768810"/>
      <w:bookmarkStart w:id="253" w:name="_Toc103768968"/>
      <w:bookmarkStart w:id="254" w:name="_Toc103769047"/>
      <w:bookmarkStart w:id="255" w:name="_Toc103769126"/>
      <w:bookmarkStart w:id="256" w:name="_Toc103769205"/>
      <w:bookmarkStart w:id="257" w:name="_Toc103769284"/>
      <w:bookmarkStart w:id="258" w:name="_Toc103769378"/>
      <w:bookmarkStart w:id="259" w:name="_Toc103769457"/>
      <w:bookmarkStart w:id="260" w:name="_Toc103769536"/>
      <w:bookmarkStart w:id="261" w:name="_Toc103769616"/>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p>
    <w:p w14:paraId="60E23C92" w14:textId="2467FC69" w:rsidR="00A7133A" w:rsidRPr="00F44063" w:rsidDel="00F44063" w:rsidRDefault="00A7133A">
      <w:pPr>
        <w:pStyle w:val="Heading1"/>
        <w:rPr>
          <w:del w:id="262" w:author="Villaverde, Alfredo" w:date="2022-03-10T13:10:00Z"/>
          <w:rFonts w:asciiTheme="minorHAnsi" w:hAnsiTheme="minorHAnsi" w:cstheme="minorHAnsi"/>
          <w:color w:val="0070C0"/>
          <w:shd w:val="clear" w:color="auto" w:fill="FFFFFF"/>
          <w:rPrChange w:id="263" w:author="Villaverde, Alfredo" w:date="2022-03-10T13:10:00Z">
            <w:rPr>
              <w:del w:id="264" w:author="Villaverde, Alfredo" w:date="2022-03-10T13:10:00Z"/>
              <w:shd w:val="clear" w:color="auto" w:fill="FFFFFF"/>
            </w:rPr>
          </w:rPrChange>
        </w:rPr>
        <w:pPrChange w:id="265" w:author="Villaverde, Alfredo" w:date="2022-03-10T13:10:00Z">
          <w:pPr/>
        </w:pPrChange>
      </w:pPr>
      <w:del w:id="266" w:author="Villaverde, Alfredo" w:date="2022-03-10T13:10:00Z">
        <w:r w:rsidRPr="00F44063" w:rsidDel="00F44063">
          <w:rPr>
            <w:rFonts w:asciiTheme="minorHAnsi" w:hAnsiTheme="minorHAnsi" w:cstheme="minorHAnsi"/>
            <w:color w:val="0070C0"/>
            <w:shd w:val="clear" w:color="auto" w:fill="FFFFFF"/>
            <w:rPrChange w:id="267" w:author="Villaverde, Alfredo" w:date="2022-03-10T13:10:00Z">
              <w:rPr>
                <w:shd w:val="clear" w:color="auto" w:fill="FFFFFF"/>
              </w:rPr>
            </w:rPrChange>
          </w:rPr>
          <w:delText xml:space="preserve">TransnetYX is an automated genotyping company dedicated to serving research and saving time by removing redundant, yet necessary, tests conducted in genetic research. By optimizing resources, TransnetYX has paved the way for research to advance and deeper understandings to emerge. </w:delText>
        </w:r>
        <w:bookmarkStart w:id="268" w:name="_Toc97814028"/>
        <w:bookmarkStart w:id="269" w:name="_Toc97814787"/>
        <w:bookmarkStart w:id="270" w:name="_Toc97815039"/>
        <w:bookmarkStart w:id="271" w:name="_Toc97815170"/>
        <w:bookmarkStart w:id="272" w:name="_Toc97816034"/>
        <w:bookmarkStart w:id="273" w:name="_Toc97816622"/>
        <w:bookmarkStart w:id="274" w:name="_Toc103766382"/>
        <w:bookmarkStart w:id="275" w:name="_Toc103766461"/>
        <w:bookmarkStart w:id="276" w:name="_Toc103768480"/>
        <w:bookmarkStart w:id="277" w:name="_Toc103768559"/>
        <w:bookmarkStart w:id="278" w:name="_Toc103768638"/>
        <w:bookmarkStart w:id="279" w:name="_Toc103768717"/>
        <w:bookmarkStart w:id="280" w:name="_Toc103768811"/>
        <w:bookmarkStart w:id="281" w:name="_Toc103768969"/>
        <w:bookmarkStart w:id="282" w:name="_Toc103769048"/>
        <w:bookmarkStart w:id="283" w:name="_Toc103769127"/>
        <w:bookmarkStart w:id="284" w:name="_Toc103769206"/>
        <w:bookmarkStart w:id="285" w:name="_Toc103769285"/>
        <w:bookmarkStart w:id="286" w:name="_Toc103769379"/>
        <w:bookmarkStart w:id="287" w:name="_Toc103769458"/>
        <w:bookmarkStart w:id="288" w:name="_Toc103769537"/>
        <w:bookmarkStart w:id="289" w:name="_Toc10376961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del>
    </w:p>
    <w:p w14:paraId="24546F1D" w14:textId="12801CB0" w:rsidR="00607FF5" w:rsidRPr="00A7133A" w:rsidDel="00F44063" w:rsidRDefault="00A7133A">
      <w:pPr>
        <w:pStyle w:val="Heading1"/>
        <w:rPr>
          <w:del w:id="290" w:author="Villaverde, Alfredo" w:date="2022-03-10T13:11:00Z"/>
          <w:color w:val="0069AA"/>
        </w:rPr>
        <w:pPrChange w:id="291" w:author="Villaverde, Alfredo" w:date="2022-03-10T13:10:00Z">
          <w:pPr/>
        </w:pPrChange>
      </w:pPr>
      <w:del w:id="292" w:author="Villaverde, Alfredo" w:date="2022-03-10T13:10:00Z">
        <w:r w:rsidRPr="00A7133A" w:rsidDel="00F44063">
          <w:rPr>
            <w:shd w:val="clear" w:color="auto" w:fill="FFFFFF"/>
          </w:rPr>
          <w:delText>The mission of Transnet</w:delText>
        </w:r>
        <w:r w:rsidDel="00F44063">
          <w:rPr>
            <w:shd w:val="clear" w:color="auto" w:fill="FFFFFF"/>
          </w:rPr>
          <w:delText>YX</w:delText>
        </w:r>
        <w:r w:rsidRPr="00A7133A" w:rsidDel="00F44063">
          <w:rPr>
            <w:shd w:val="clear" w:color="auto" w:fill="FFFFFF"/>
          </w:rPr>
          <w:delText>, then and now, is to help scientists accelerate research with fast, easy and accurate genotyping services.</w:delText>
        </w:r>
      </w:del>
      <w:del w:id="293" w:author="Villaverde, Alfredo" w:date="2022-03-10T13:11:00Z">
        <w:r w:rsidR="00607FF5" w:rsidRPr="00A7133A" w:rsidDel="00F44063">
          <w:rPr>
            <w:color w:val="0069AA"/>
          </w:rPr>
          <w:br w:type="page"/>
        </w:r>
        <w:bookmarkStart w:id="294" w:name="_Toc97814029"/>
        <w:bookmarkStart w:id="295" w:name="_Toc97814788"/>
        <w:bookmarkStart w:id="296" w:name="_Toc97815040"/>
        <w:bookmarkStart w:id="297" w:name="_Toc97815171"/>
        <w:bookmarkStart w:id="298" w:name="_Toc97816035"/>
        <w:bookmarkStart w:id="299" w:name="_Toc97816623"/>
        <w:bookmarkStart w:id="300" w:name="_Toc103766383"/>
        <w:bookmarkStart w:id="301" w:name="_Toc103766462"/>
        <w:bookmarkStart w:id="302" w:name="_Toc103768481"/>
        <w:bookmarkStart w:id="303" w:name="_Toc103768560"/>
        <w:bookmarkStart w:id="304" w:name="_Toc103768639"/>
        <w:bookmarkStart w:id="305" w:name="_Toc103768718"/>
        <w:bookmarkStart w:id="306" w:name="_Toc103768812"/>
        <w:bookmarkStart w:id="307" w:name="_Toc103768970"/>
        <w:bookmarkStart w:id="308" w:name="_Toc103769049"/>
        <w:bookmarkStart w:id="309" w:name="_Toc103769128"/>
        <w:bookmarkStart w:id="310" w:name="_Toc103769207"/>
        <w:bookmarkStart w:id="311" w:name="_Toc103769286"/>
        <w:bookmarkStart w:id="312" w:name="_Toc103769380"/>
        <w:bookmarkStart w:id="313" w:name="_Toc103769459"/>
        <w:bookmarkStart w:id="314" w:name="_Toc103769538"/>
        <w:bookmarkStart w:id="315" w:name="_Toc103769618"/>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del>
    </w:p>
    <w:p w14:paraId="2FEF842E" w14:textId="5C764984" w:rsidR="002B202C" w:rsidDel="00B27452" w:rsidRDefault="00D908AF" w:rsidP="00B27452">
      <w:pPr>
        <w:pStyle w:val="Heading1"/>
        <w:rPr>
          <w:del w:id="316" w:author="Sebastian Gonzalez" w:date="2022-05-18T12:23:00Z"/>
        </w:rPr>
      </w:pPr>
      <w:del w:id="317" w:author="Sebastian Gonzalez" w:date="2022-05-18T12:23:00Z">
        <w:r w:rsidDel="00B27452">
          <w:delText>Business Requirements</w:delText>
        </w:r>
      </w:del>
      <w:ins w:id="318" w:author="Villaverde, Alfredo" w:date="2022-03-10T14:06:00Z">
        <w:del w:id="319" w:author="Sebastian Gonzalez" w:date="2022-05-18T12:23:00Z">
          <w:r w:rsidR="00706284" w:rsidDel="00B27452">
            <w:delText>n</w:delText>
          </w:r>
        </w:del>
      </w:ins>
      <w:ins w:id="320" w:author="Villaverde, Alfredo" w:date="2022-03-10T13:12:00Z">
        <w:del w:id="321" w:author="Sebastian Gonzalez" w:date="2022-05-18T12:23:00Z">
          <w:r w:rsidR="00F44063" w:rsidDel="00B27452">
            <w:delText>eed</w:delText>
          </w:r>
        </w:del>
      </w:ins>
      <w:ins w:id="322" w:author="Villaverde, Alfredo" w:date="2022-03-10T14:06:00Z">
        <w:del w:id="323" w:author="Sebastian Gonzalez" w:date="2022-05-18T12:23:00Z">
          <w:r w:rsidR="00706284" w:rsidDel="00B27452">
            <w:delText>s</w:delText>
          </w:r>
        </w:del>
      </w:ins>
    </w:p>
    <w:p w14:paraId="49A75186" w14:textId="77777777" w:rsidR="00B27452" w:rsidRPr="00331A75" w:rsidRDefault="00B27452">
      <w:pPr>
        <w:rPr>
          <w:ins w:id="324" w:author="Sebastian Gonzalez" w:date="2022-05-18T12:23:00Z"/>
        </w:rPr>
        <w:pPrChange w:id="325" w:author="Sebastian Gonzalez" w:date="2022-05-18T12:23:00Z">
          <w:pPr>
            <w:pStyle w:val="Heading1"/>
          </w:pPr>
        </w:pPrChange>
      </w:pPr>
    </w:p>
    <w:p w14:paraId="7A88A102" w14:textId="48EB61CA" w:rsidR="00CB0FA5" w:rsidRPr="00B945A3" w:rsidRDefault="00B27452">
      <w:pPr>
        <w:pStyle w:val="Heading1"/>
        <w:rPr>
          <w:ins w:id="326" w:author="Villaverde, Alfredo" w:date="2022-03-10T13:41:00Z"/>
          <w:rPrChange w:id="327" w:author="Villaverde, Alfredo" w:date="2022-03-10T14:47:00Z">
            <w:rPr>
              <w:ins w:id="328" w:author="Villaverde, Alfredo" w:date="2022-03-10T13:41:00Z"/>
              <w:color w:val="0070C0"/>
              <w:lang w:val="en-US"/>
            </w:rPr>
          </w:rPrChange>
        </w:rPr>
        <w:pPrChange w:id="329" w:author="Sebastian Gonzalez" w:date="2022-05-18T12:23:00Z">
          <w:pPr/>
        </w:pPrChange>
      </w:pPr>
      <w:bookmarkStart w:id="330" w:name="_Toc115252355"/>
      <w:ins w:id="331" w:author="Sebastian Gonzalez" w:date="2022-05-18T12:23:00Z">
        <w:r>
          <w:t>Business needs</w:t>
        </w:r>
      </w:ins>
      <w:bookmarkEnd w:id="330"/>
    </w:p>
    <w:p w14:paraId="4BDBB588" w14:textId="461F341A" w:rsidR="00CB0FA5" w:rsidDel="00A6451E" w:rsidRDefault="00CB0FA5" w:rsidP="00967015">
      <w:pPr>
        <w:rPr>
          <w:ins w:id="332" w:author="Sebastian Gonzalez" w:date="2022-05-18T11:55:00Z"/>
          <w:del w:id="333" w:author="Alain Komin" w:date="2022-08-29T15:20:00Z"/>
          <w:b/>
          <w:bCs/>
          <w:color w:val="0070C0"/>
          <w:lang w:val="en-US"/>
        </w:rPr>
      </w:pPr>
      <w:ins w:id="334" w:author="Villaverde, Alfredo" w:date="2022-03-10T13:41:00Z">
        <w:del w:id="335" w:author="Alain Komin" w:date="2022-08-29T15:20:00Z">
          <w:r w:rsidRPr="00CB0FA5" w:rsidDel="00A6451E">
            <w:rPr>
              <w:b/>
              <w:bCs/>
              <w:color w:val="0070C0"/>
              <w:lang w:val="en-US"/>
              <w:rPrChange w:id="336" w:author="Villaverde, Alfredo" w:date="2022-03-10T13:43:00Z">
                <w:rPr>
                  <w:color w:val="0070C0"/>
                  <w:lang w:val="en-US"/>
                </w:rPr>
              </w:rPrChange>
            </w:rPr>
            <w:delText xml:space="preserve">GUIDELINE </w:delText>
          </w:r>
        </w:del>
      </w:ins>
      <w:ins w:id="337" w:author="Villaverde, Alfredo" w:date="2022-03-10T13:42:00Z">
        <w:del w:id="338" w:author="Alain Komin" w:date="2022-08-29T15:20:00Z">
          <w:r w:rsidRPr="00CB0FA5" w:rsidDel="00A6451E">
            <w:rPr>
              <w:b/>
              <w:bCs/>
              <w:color w:val="0070C0"/>
              <w:lang w:val="en-US"/>
              <w:rPrChange w:id="339" w:author="Villaverde, Alfredo" w:date="2022-03-10T13:43:00Z">
                <w:rPr>
                  <w:color w:val="0070C0"/>
                  <w:lang w:val="en-US"/>
                </w:rPr>
              </w:rPrChange>
            </w:rPr>
            <w:delText xml:space="preserve">FOR THIS SECTION </w:delText>
          </w:r>
        </w:del>
      </w:ins>
      <w:ins w:id="340" w:author="Villaverde, Alfredo" w:date="2022-03-10T13:41:00Z">
        <w:del w:id="341" w:author="Alain Komin" w:date="2022-08-29T15:20:00Z">
          <w:r w:rsidRPr="00CB0FA5" w:rsidDel="00A6451E">
            <w:rPr>
              <w:b/>
              <w:bCs/>
              <w:color w:val="0070C0"/>
              <w:lang w:val="en-US"/>
              <w:rPrChange w:id="342" w:author="Villaverde, Alfredo" w:date="2022-03-10T13:43:00Z">
                <w:rPr>
                  <w:color w:val="0070C0"/>
                  <w:lang w:val="en-US"/>
                </w:rPr>
              </w:rPrChange>
            </w:rPr>
            <w:delText>(DELETE</w:delText>
          </w:r>
        </w:del>
      </w:ins>
      <w:ins w:id="343" w:author="Villaverde, Alfredo" w:date="2022-03-10T13:42:00Z">
        <w:del w:id="344" w:author="Alain Komin" w:date="2022-08-29T15:20:00Z">
          <w:r w:rsidRPr="00CB0FA5" w:rsidDel="00A6451E">
            <w:rPr>
              <w:b/>
              <w:bCs/>
              <w:color w:val="0070C0"/>
              <w:lang w:val="en-US"/>
              <w:rPrChange w:id="345" w:author="Villaverde, Alfredo" w:date="2022-03-10T13:43:00Z">
                <w:rPr>
                  <w:color w:val="0070C0"/>
                  <w:lang w:val="en-US"/>
                </w:rPr>
              </w:rPrChange>
            </w:rPr>
            <w:delText xml:space="preserve"> TEXT</w:delText>
          </w:r>
        </w:del>
      </w:ins>
      <w:ins w:id="346" w:author="Villaverde, Alfredo" w:date="2022-03-10T13:41:00Z">
        <w:del w:id="347" w:author="Alain Komin" w:date="2022-08-29T15:20:00Z">
          <w:r w:rsidRPr="00CB0FA5" w:rsidDel="00A6451E">
            <w:rPr>
              <w:b/>
              <w:bCs/>
              <w:color w:val="0070C0"/>
              <w:lang w:val="en-US"/>
              <w:rPrChange w:id="348" w:author="Villaverde, Alfredo" w:date="2022-03-10T13:43:00Z">
                <w:rPr>
                  <w:color w:val="0070C0"/>
                  <w:lang w:val="en-US"/>
                </w:rPr>
              </w:rPrChange>
            </w:rPr>
            <w:delText xml:space="preserve"> BELOW </w:delText>
          </w:r>
        </w:del>
      </w:ins>
      <w:ins w:id="349" w:author="Villaverde, Alfredo" w:date="2022-03-10T13:42:00Z">
        <w:del w:id="350" w:author="Alain Komin" w:date="2022-08-29T15:20:00Z">
          <w:r w:rsidRPr="00CB0FA5" w:rsidDel="00A6451E">
            <w:rPr>
              <w:b/>
              <w:bCs/>
              <w:color w:val="0070C0"/>
              <w:lang w:val="en-US"/>
              <w:rPrChange w:id="351" w:author="Villaverde, Alfredo" w:date="2022-03-10T13:43:00Z">
                <w:rPr>
                  <w:color w:val="0070C0"/>
                  <w:lang w:val="en-US"/>
                </w:rPr>
              </w:rPrChange>
            </w:rPr>
            <w:delText>ONCE THIS SECTION IS COMPLETED)</w:delText>
          </w:r>
        </w:del>
      </w:ins>
    </w:p>
    <w:p w14:paraId="58E7964F" w14:textId="0E40241F" w:rsidR="005F5DAF" w:rsidRPr="005F5DAF" w:rsidDel="00A6451E" w:rsidRDefault="005F5DAF" w:rsidP="00967015">
      <w:pPr>
        <w:rPr>
          <w:ins w:id="352" w:author="Villaverde, Alfredo" w:date="2022-03-10T13:41:00Z"/>
          <w:del w:id="353" w:author="Alain Komin" w:date="2022-08-29T15:20:00Z"/>
          <w:b/>
          <w:bCs/>
          <w:i/>
          <w:iCs/>
          <w:lang w:val="en-US"/>
          <w:rPrChange w:id="354" w:author="Sebastian Gonzalez" w:date="2022-05-18T11:56:00Z">
            <w:rPr>
              <w:ins w:id="355" w:author="Villaverde, Alfredo" w:date="2022-03-10T13:41:00Z"/>
              <w:del w:id="356" w:author="Alain Komin" w:date="2022-08-29T15:20:00Z"/>
              <w:color w:val="0070C0"/>
              <w:lang w:val="en-US"/>
            </w:rPr>
          </w:rPrChange>
        </w:rPr>
      </w:pPr>
      <w:ins w:id="357" w:author="Sebastian Gonzalez" w:date="2022-05-18T11:55:00Z">
        <w:del w:id="358" w:author="Alain Komin" w:date="2022-08-29T15:20:00Z">
          <w:r w:rsidRPr="005F5DAF" w:rsidDel="00A6451E">
            <w:rPr>
              <w:b/>
              <w:bCs/>
              <w:i/>
              <w:iCs/>
              <w:lang w:val="en-US"/>
              <w:rPrChange w:id="359" w:author="Sebastian Gonzalez" w:date="2022-05-18T11:56:00Z">
                <w:rPr>
                  <w:b/>
                  <w:bCs/>
                  <w:color w:val="0070C0"/>
                  <w:lang w:val="en-US"/>
                </w:rPr>
              </w:rPrChange>
            </w:rPr>
            <w:delText xml:space="preserve">[This section is </w:delText>
          </w:r>
        </w:del>
      </w:ins>
      <w:ins w:id="360" w:author="Sebastian Gonzalez" w:date="2022-05-18T11:56:00Z">
        <w:del w:id="361" w:author="Alain Komin" w:date="2022-08-29T15:20:00Z">
          <w:r w:rsidRPr="005F5DAF" w:rsidDel="00A6451E">
            <w:rPr>
              <w:b/>
              <w:bCs/>
              <w:i/>
              <w:iCs/>
              <w:lang w:val="en-US"/>
              <w:rPrChange w:id="362" w:author="Sebastian Gonzalez" w:date="2022-05-18T11:56:00Z">
                <w:rPr>
                  <w:i/>
                  <w:iCs/>
                  <w:lang w:val="en-US"/>
                </w:rPr>
              </w:rPrChange>
            </w:rPr>
            <w:delText>mandatory;</w:delText>
          </w:r>
        </w:del>
      </w:ins>
      <w:ins w:id="363" w:author="Sebastian Gonzalez" w:date="2022-05-18T11:55:00Z">
        <w:del w:id="364" w:author="Alain Komin" w:date="2022-08-29T15:20:00Z">
          <w:r w:rsidRPr="005F5DAF" w:rsidDel="00A6451E">
            <w:rPr>
              <w:b/>
              <w:bCs/>
              <w:i/>
              <w:iCs/>
              <w:lang w:val="en-US"/>
              <w:rPrChange w:id="365" w:author="Sebastian Gonzalez" w:date="2022-05-18T11:56:00Z">
                <w:rPr>
                  <w:b/>
                  <w:bCs/>
                  <w:color w:val="0070C0"/>
                  <w:lang w:val="en-US"/>
                </w:rPr>
              </w:rPrChange>
            </w:rPr>
            <w:delText xml:space="preserve"> all customizations are driven by a</w:delText>
          </w:r>
        </w:del>
      </w:ins>
      <w:ins w:id="366" w:author="Sebastian Gonzalez" w:date="2022-05-18T11:56:00Z">
        <w:del w:id="367" w:author="Alain Komin" w:date="2022-08-29T15:20:00Z">
          <w:r w:rsidRPr="005F5DAF" w:rsidDel="00A6451E">
            <w:rPr>
              <w:b/>
              <w:bCs/>
              <w:i/>
              <w:iCs/>
              <w:lang w:val="en-US"/>
              <w:rPrChange w:id="368" w:author="Sebastian Gonzalez" w:date="2022-05-18T11:56:00Z">
                <w:rPr>
                  <w:i/>
                  <w:iCs/>
                  <w:lang w:val="en-US"/>
                </w:rPr>
              </w:rPrChange>
            </w:rPr>
            <w:delText xml:space="preserve"> business</w:delText>
          </w:r>
        </w:del>
      </w:ins>
      <w:ins w:id="369" w:author="Sebastian Gonzalez" w:date="2022-05-18T11:55:00Z">
        <w:del w:id="370" w:author="Alain Komin" w:date="2022-08-29T15:20:00Z">
          <w:r w:rsidRPr="005F5DAF" w:rsidDel="00A6451E">
            <w:rPr>
              <w:b/>
              <w:bCs/>
              <w:i/>
              <w:iCs/>
              <w:lang w:val="en-US"/>
              <w:rPrChange w:id="371" w:author="Sebastian Gonzalez" w:date="2022-05-18T11:56:00Z">
                <w:rPr>
                  <w:b/>
                  <w:bCs/>
                  <w:color w:val="0070C0"/>
                  <w:lang w:val="en-US"/>
                </w:rPr>
              </w:rPrChange>
            </w:rPr>
            <w:delText xml:space="preserve"> need so a small introduction should be added to put the readers into context]</w:delText>
          </w:r>
        </w:del>
      </w:ins>
    </w:p>
    <w:p w14:paraId="037996FA" w14:textId="2A160F8C" w:rsidR="00B860CB" w:rsidRPr="00706D9F" w:rsidDel="00A6451E" w:rsidRDefault="00042D78" w:rsidP="00967015">
      <w:pPr>
        <w:rPr>
          <w:del w:id="372" w:author="Alain Komin" w:date="2022-08-29T15:20:00Z"/>
          <w:i/>
          <w:iCs/>
          <w:lang w:val="en-US"/>
          <w:rPrChange w:id="373" w:author="Villaverde, Alfredo" w:date="2022-03-10T15:13:00Z">
            <w:rPr>
              <w:del w:id="374" w:author="Alain Komin" w:date="2022-08-29T15:20:00Z"/>
              <w:color w:val="0070C0"/>
              <w:lang w:val="en-US"/>
            </w:rPr>
          </w:rPrChange>
        </w:rPr>
      </w:pPr>
      <w:ins w:id="375" w:author="Villaverde, Alfredo" w:date="2022-03-10T15:17:00Z">
        <w:del w:id="376" w:author="Alain Komin" w:date="2022-08-29T15:20:00Z">
          <w:r w:rsidDel="00A6451E">
            <w:rPr>
              <w:i/>
              <w:iCs/>
              <w:lang w:val="en-US"/>
            </w:rPr>
            <w:delText>D</w:delText>
          </w:r>
        </w:del>
      </w:ins>
      <w:del w:id="377" w:author="Alain Komin" w:date="2022-08-29T15:20:00Z">
        <w:r w:rsidR="00B51D09" w:rsidRPr="00706D9F" w:rsidDel="00A6451E">
          <w:rPr>
            <w:i/>
            <w:iCs/>
            <w:lang w:val="en-US"/>
            <w:rPrChange w:id="378" w:author="Villaverde, Alfredo" w:date="2022-03-10T15:13:00Z">
              <w:rPr>
                <w:color w:val="0070C0"/>
                <w:lang w:val="en-US"/>
              </w:rPr>
            </w:rPrChange>
          </w:rPr>
          <w:delText xml:space="preserve">TransnetYX is in the progress of developing their SuiteCommerce webstore to replace their current </w:delText>
        </w:r>
        <w:r w:rsidR="00CE0DAE" w:rsidRPr="00706D9F" w:rsidDel="00A6451E">
          <w:rPr>
            <w:i/>
            <w:iCs/>
            <w:rPrChange w:id="379" w:author="Villaverde, Alfredo" w:date="2022-03-10T15:13:00Z">
              <w:rPr/>
            </w:rPrChange>
          </w:rPr>
          <w:fldChar w:fldCharType="begin"/>
        </w:r>
        <w:r w:rsidR="00CE0DAE" w:rsidRPr="00706D9F" w:rsidDel="00A6451E">
          <w:rPr>
            <w:i/>
            <w:iCs/>
            <w:rPrChange w:id="380" w:author="Villaverde, Alfredo" w:date="2022-03-10T15:13:00Z">
              <w:rPr/>
            </w:rPrChange>
          </w:rPr>
          <w:delInstrText xml:space="preserve"> HYPERLINK "https://brainbitsllc.com/" </w:delInstrText>
        </w:r>
        <w:r w:rsidR="00CE0DAE" w:rsidRPr="00706D9F" w:rsidDel="00A6451E">
          <w:rPr>
            <w:i/>
            <w:iCs/>
            <w:rPrChange w:id="381" w:author="Villaverde, Alfredo" w:date="2022-03-10T15:13:00Z">
              <w:rPr>
                <w:rStyle w:val="Hyperlink"/>
                <w:lang w:val="en-US"/>
              </w:rPr>
            </w:rPrChange>
          </w:rPr>
          <w:fldChar w:fldCharType="separate"/>
        </w:r>
        <w:r w:rsidR="00B51D09" w:rsidRPr="00706D9F" w:rsidDel="00A6451E">
          <w:rPr>
            <w:rStyle w:val="Hyperlink"/>
            <w:i/>
            <w:iCs/>
            <w:color w:val="auto"/>
            <w:lang w:val="en-US"/>
            <w:rPrChange w:id="382" w:author="Villaverde, Alfredo" w:date="2022-03-10T15:13:00Z">
              <w:rPr>
                <w:rStyle w:val="Hyperlink"/>
                <w:lang w:val="en-US"/>
              </w:rPr>
            </w:rPrChange>
          </w:rPr>
          <w:delText>https://brainbitsllc.com/</w:delText>
        </w:r>
        <w:r w:rsidR="00CE0DAE" w:rsidRPr="00706D9F" w:rsidDel="00A6451E">
          <w:rPr>
            <w:rStyle w:val="Hyperlink"/>
            <w:i/>
            <w:iCs/>
            <w:color w:val="auto"/>
            <w:lang w:val="en-US"/>
            <w:rPrChange w:id="383" w:author="Villaverde, Alfredo" w:date="2022-03-10T15:13:00Z">
              <w:rPr>
                <w:rStyle w:val="Hyperlink"/>
                <w:lang w:val="en-US"/>
              </w:rPr>
            </w:rPrChange>
          </w:rPr>
          <w:fldChar w:fldCharType="end"/>
        </w:r>
        <w:r w:rsidR="00B51D09" w:rsidRPr="00706D9F" w:rsidDel="00A6451E">
          <w:rPr>
            <w:i/>
            <w:iCs/>
            <w:lang w:val="en-US"/>
            <w:rPrChange w:id="384" w:author="Villaverde, Alfredo" w:date="2022-03-10T15:13:00Z">
              <w:rPr>
                <w:color w:val="0070C0"/>
                <w:lang w:val="en-US"/>
              </w:rPr>
            </w:rPrChange>
          </w:rPr>
          <w:delText xml:space="preserve"> tissue site.  </w:delText>
        </w:r>
        <w:r w:rsidR="00206C57" w:rsidRPr="00706D9F" w:rsidDel="00A6451E">
          <w:rPr>
            <w:b/>
            <w:bCs/>
            <w:i/>
            <w:iCs/>
            <w:lang w:val="en-US"/>
            <w:rPrChange w:id="385" w:author="Villaverde, Alfredo" w:date="2022-03-10T15:13:00Z">
              <w:rPr>
                <w:b/>
                <w:bCs/>
                <w:color w:val="0070C0"/>
                <w:lang w:val="en-US"/>
              </w:rPr>
            </w:rPrChange>
          </w:rPr>
          <w:delText>For US orders</w:delText>
        </w:r>
        <w:r w:rsidR="00206C57" w:rsidRPr="00706D9F" w:rsidDel="00A6451E">
          <w:rPr>
            <w:i/>
            <w:iCs/>
            <w:lang w:val="en-US"/>
            <w:rPrChange w:id="386" w:author="Villaverde, Alfredo" w:date="2022-03-10T15:13:00Z">
              <w:rPr>
                <w:color w:val="0070C0"/>
                <w:lang w:val="en-US"/>
              </w:rPr>
            </w:rPrChange>
          </w:rPr>
          <w:delText xml:space="preserve">, </w:delText>
        </w:r>
        <w:r w:rsidR="00B51D09" w:rsidRPr="00706D9F" w:rsidDel="00A6451E">
          <w:rPr>
            <w:i/>
            <w:iCs/>
            <w:lang w:val="en-US"/>
            <w:rPrChange w:id="387" w:author="Villaverde, Alfredo" w:date="2022-03-10T15:13:00Z">
              <w:rPr>
                <w:color w:val="0070C0"/>
                <w:lang w:val="en-US"/>
              </w:rPr>
            </w:rPrChange>
          </w:rPr>
          <w:delText xml:space="preserve">TransnetYX ship their items on </w:delText>
        </w:r>
        <w:r w:rsidR="00C82AE6" w:rsidRPr="00706D9F" w:rsidDel="00A6451E">
          <w:rPr>
            <w:i/>
            <w:iCs/>
            <w:lang w:val="en-US"/>
            <w:rPrChange w:id="388" w:author="Villaverde, Alfredo" w:date="2022-03-10T15:13:00Z">
              <w:rPr>
                <w:color w:val="0070C0"/>
                <w:lang w:val="en-US"/>
              </w:rPr>
            </w:rPrChange>
          </w:rPr>
          <w:delText>specified days of the week based on the type of item it is.  For example; some items sh</w:delText>
        </w:r>
        <w:r w:rsidR="00206C57" w:rsidRPr="00706D9F" w:rsidDel="00A6451E">
          <w:rPr>
            <w:i/>
            <w:iCs/>
            <w:lang w:val="en-US"/>
            <w:rPrChange w:id="389" w:author="Villaverde, Alfredo" w:date="2022-03-10T15:13:00Z">
              <w:rPr>
                <w:color w:val="0070C0"/>
                <w:lang w:val="en-US"/>
              </w:rPr>
            </w:rPrChange>
          </w:rPr>
          <w:delText>i</w:delText>
        </w:r>
        <w:r w:rsidR="00C82AE6" w:rsidRPr="00706D9F" w:rsidDel="00A6451E">
          <w:rPr>
            <w:i/>
            <w:iCs/>
            <w:lang w:val="en-US"/>
            <w:rPrChange w:id="390" w:author="Villaverde, Alfredo" w:date="2022-03-10T15:13:00Z">
              <w:rPr>
                <w:color w:val="0070C0"/>
                <w:lang w:val="en-US"/>
              </w:rPr>
            </w:rPrChange>
          </w:rPr>
          <w:delText xml:space="preserve">p Monday – Thursday while others may ship on Monday’s only.  Others are shipped </w:delText>
        </w:r>
        <w:r w:rsidR="00206C57" w:rsidRPr="00706D9F" w:rsidDel="00A6451E">
          <w:rPr>
            <w:i/>
            <w:iCs/>
            <w:lang w:val="en-US"/>
            <w:rPrChange w:id="391" w:author="Villaverde, Alfredo" w:date="2022-03-10T15:13:00Z">
              <w:rPr>
                <w:color w:val="0070C0"/>
                <w:lang w:val="en-US"/>
              </w:rPr>
            </w:rPrChange>
          </w:rPr>
          <w:delText>“U</w:delText>
        </w:r>
        <w:r w:rsidR="00C82AE6" w:rsidRPr="00706D9F" w:rsidDel="00A6451E">
          <w:rPr>
            <w:i/>
            <w:iCs/>
            <w:lang w:val="en-US"/>
            <w:rPrChange w:id="392" w:author="Villaverde, Alfredo" w:date="2022-03-10T15:13:00Z">
              <w:rPr>
                <w:color w:val="0070C0"/>
                <w:lang w:val="en-US"/>
              </w:rPr>
            </w:rPrChange>
          </w:rPr>
          <w:delText xml:space="preserve">pon </w:delText>
        </w:r>
        <w:r w:rsidR="00206C57" w:rsidRPr="00706D9F" w:rsidDel="00A6451E">
          <w:rPr>
            <w:i/>
            <w:iCs/>
            <w:lang w:val="en-US"/>
            <w:rPrChange w:id="393" w:author="Villaverde, Alfredo" w:date="2022-03-10T15:13:00Z">
              <w:rPr>
                <w:color w:val="0070C0"/>
                <w:lang w:val="en-US"/>
              </w:rPr>
            </w:rPrChange>
          </w:rPr>
          <w:delText>H</w:delText>
        </w:r>
        <w:r w:rsidR="00C82AE6" w:rsidRPr="00706D9F" w:rsidDel="00A6451E">
          <w:rPr>
            <w:i/>
            <w:iCs/>
            <w:lang w:val="en-US"/>
            <w:rPrChange w:id="394" w:author="Villaverde, Alfredo" w:date="2022-03-10T15:13:00Z">
              <w:rPr>
                <w:color w:val="0070C0"/>
                <w:lang w:val="en-US"/>
              </w:rPr>
            </w:rPrChange>
          </w:rPr>
          <w:delText>arvest</w:delText>
        </w:r>
        <w:r w:rsidR="00206C57" w:rsidRPr="00706D9F" w:rsidDel="00A6451E">
          <w:rPr>
            <w:i/>
            <w:iCs/>
            <w:lang w:val="en-US"/>
            <w:rPrChange w:id="395" w:author="Villaverde, Alfredo" w:date="2022-03-10T15:13:00Z">
              <w:rPr>
                <w:color w:val="0070C0"/>
                <w:lang w:val="en-US"/>
              </w:rPr>
            </w:rPrChange>
          </w:rPr>
          <w:delText>”</w:delText>
        </w:r>
        <w:r w:rsidR="00C82AE6" w:rsidRPr="00706D9F" w:rsidDel="00A6451E">
          <w:rPr>
            <w:i/>
            <w:iCs/>
            <w:lang w:val="en-US"/>
            <w:rPrChange w:id="396" w:author="Villaverde, Alfredo" w:date="2022-03-10T15:13:00Z">
              <w:rPr>
                <w:color w:val="0070C0"/>
                <w:lang w:val="en-US"/>
              </w:rPr>
            </w:rPrChange>
          </w:rPr>
          <w:delText xml:space="preserve">.  </w:delText>
        </w:r>
      </w:del>
    </w:p>
    <w:p w14:paraId="660D5982" w14:textId="05B7CFA1" w:rsidR="00C82AE6" w:rsidRPr="00706D9F" w:rsidDel="00A6451E" w:rsidRDefault="00C82AE6" w:rsidP="00967015">
      <w:pPr>
        <w:rPr>
          <w:del w:id="397" w:author="Alain Komin" w:date="2022-08-29T15:20:00Z"/>
          <w:i/>
          <w:iCs/>
          <w:lang w:val="en-US"/>
          <w:rPrChange w:id="398" w:author="Villaverde, Alfredo" w:date="2022-03-10T15:13:00Z">
            <w:rPr>
              <w:del w:id="399" w:author="Alain Komin" w:date="2022-08-29T15:20:00Z"/>
              <w:color w:val="0070C0"/>
              <w:lang w:val="en-US"/>
            </w:rPr>
          </w:rPrChange>
        </w:rPr>
      </w:pPr>
      <w:del w:id="400" w:author="Alain Komin" w:date="2022-08-29T15:20:00Z">
        <w:r w:rsidRPr="00706D9F" w:rsidDel="00A6451E">
          <w:rPr>
            <w:i/>
            <w:iCs/>
            <w:lang w:val="en-US"/>
            <w:rPrChange w:id="401" w:author="Villaverde, Alfredo" w:date="2022-03-10T15:13:00Z">
              <w:rPr>
                <w:color w:val="0070C0"/>
                <w:lang w:val="en-US"/>
              </w:rPr>
            </w:rPrChange>
          </w:rPr>
          <w:delText xml:space="preserve">Their current site displays a list of delivery dates available for each </w:delText>
        </w:r>
        <w:r w:rsidR="00206C57" w:rsidRPr="00706D9F" w:rsidDel="00A6451E">
          <w:rPr>
            <w:i/>
            <w:iCs/>
            <w:lang w:val="en-US"/>
            <w:rPrChange w:id="402" w:author="Villaverde, Alfredo" w:date="2022-03-10T15:13:00Z">
              <w:rPr>
                <w:color w:val="0070C0"/>
                <w:lang w:val="en-US"/>
              </w:rPr>
            </w:rPrChange>
          </w:rPr>
          <w:delText>item on the product detail page</w:delText>
        </w:r>
        <w:r w:rsidRPr="00706D9F" w:rsidDel="00A6451E">
          <w:rPr>
            <w:i/>
            <w:iCs/>
            <w:lang w:val="en-US"/>
            <w:rPrChange w:id="403" w:author="Villaverde, Alfredo" w:date="2022-03-10T15:13:00Z">
              <w:rPr>
                <w:color w:val="0070C0"/>
                <w:lang w:val="en-US"/>
              </w:rPr>
            </w:rPrChange>
          </w:rPr>
          <w:delText xml:space="preserve">.  That delivery date is being driven based on the options available for each.  </w:delText>
        </w:r>
      </w:del>
    </w:p>
    <w:p w14:paraId="7B4EF6F7" w14:textId="7C3323A6" w:rsidR="00042D78" w:rsidDel="00A6451E" w:rsidRDefault="00C82AE6" w:rsidP="00967015">
      <w:pPr>
        <w:rPr>
          <w:ins w:id="404" w:author="Villaverde, Alfredo" w:date="2022-03-10T15:18:00Z"/>
          <w:del w:id="405" w:author="Alain Komin" w:date="2022-08-29T15:20:00Z"/>
          <w:i/>
          <w:iCs/>
          <w:lang w:val="en-US"/>
        </w:rPr>
      </w:pPr>
      <w:del w:id="406" w:author="Alain Komin" w:date="2022-08-29T15:20:00Z">
        <w:r w:rsidRPr="00706D9F" w:rsidDel="00A6451E">
          <w:rPr>
            <w:i/>
            <w:iCs/>
            <w:lang w:val="en-US"/>
            <w:rPrChange w:id="407" w:author="Villaverde, Alfredo" w:date="2022-03-10T15:13:00Z">
              <w:rPr>
                <w:lang w:val="en-US"/>
              </w:rPr>
            </w:rPrChange>
          </w:rPr>
          <w:delText>This document will outline the intended solution, based on the requirements provided by the TransnetYX team. The intent is to provide the same level of service for their customers, shipping within the United States, on the new site</w:delText>
        </w:r>
      </w:del>
      <w:ins w:id="408" w:author="Villaverde, Alfredo" w:date="2022-03-10T13:18:00Z">
        <w:del w:id="409" w:author="Alain Komin" w:date="2022-08-29T15:20:00Z">
          <w:r w:rsidR="00E05F12" w:rsidRPr="00706D9F" w:rsidDel="00A6451E">
            <w:rPr>
              <w:i/>
              <w:iCs/>
              <w:lang w:val="en-US"/>
              <w:rPrChange w:id="410" w:author="Villaverde, Alfredo" w:date="2022-03-10T15:13:00Z">
                <w:rPr>
                  <w:lang w:val="en-US"/>
                </w:rPr>
              </w:rPrChange>
            </w:rPr>
            <w:delText xml:space="preserve">escribe the customer’s </w:delText>
          </w:r>
        </w:del>
      </w:ins>
      <w:ins w:id="411" w:author="Villaverde, Alfredo" w:date="2022-03-10T13:19:00Z">
        <w:del w:id="412" w:author="Alain Komin" w:date="2022-08-29T15:20:00Z">
          <w:r w:rsidR="00E05F12" w:rsidRPr="00706D9F" w:rsidDel="00A6451E">
            <w:rPr>
              <w:i/>
              <w:iCs/>
              <w:lang w:val="en-US"/>
              <w:rPrChange w:id="413" w:author="Villaverde, Alfredo" w:date="2022-03-10T15:13:00Z">
                <w:rPr>
                  <w:lang w:val="en-US"/>
                </w:rPr>
              </w:rPrChange>
            </w:rPr>
            <w:delText>as</w:delText>
          </w:r>
        </w:del>
      </w:ins>
      <w:ins w:id="414" w:author="Villaverde, Alfredo" w:date="2022-03-10T13:24:00Z">
        <w:del w:id="415" w:author="Alain Komin" w:date="2022-08-29T15:20:00Z">
          <w:r w:rsidR="00E05F12" w:rsidRPr="00706D9F" w:rsidDel="00A6451E">
            <w:rPr>
              <w:i/>
              <w:iCs/>
              <w:lang w:val="en-US"/>
              <w:rPrChange w:id="416" w:author="Villaverde, Alfredo" w:date="2022-03-10T15:13:00Z">
                <w:rPr>
                  <w:lang w:val="en-US"/>
                </w:rPr>
              </w:rPrChange>
            </w:rPr>
            <w:delText>k in a non-technical,</w:delText>
          </w:r>
        </w:del>
      </w:ins>
      <w:ins w:id="417" w:author="Villaverde, Alfredo" w:date="2022-03-10T15:18:00Z">
        <w:del w:id="418" w:author="Alain Komin" w:date="2022-08-29T15:20:00Z">
          <w:r w:rsidR="00042D78" w:rsidDel="00A6451E">
            <w:rPr>
              <w:i/>
              <w:iCs/>
              <w:lang w:val="en-US"/>
            </w:rPr>
            <w:delText xml:space="preserve"> concise, </w:delText>
          </w:r>
        </w:del>
      </w:ins>
      <w:ins w:id="419" w:author="Villaverde, Alfredo" w:date="2022-03-10T13:25:00Z">
        <w:del w:id="420" w:author="Alain Komin" w:date="2022-08-29T15:20:00Z">
          <w:r w:rsidR="00E05F12" w:rsidRPr="00706D9F" w:rsidDel="00A6451E">
            <w:rPr>
              <w:i/>
              <w:iCs/>
              <w:lang w:val="en-US"/>
              <w:rPrChange w:id="421" w:author="Villaverde, Alfredo" w:date="2022-03-10T15:13:00Z">
                <w:rPr>
                  <w:lang w:val="en-US"/>
                </w:rPr>
              </w:rPrChange>
            </w:rPr>
            <w:delText>solution-independent</w:delText>
          </w:r>
        </w:del>
      </w:ins>
      <w:ins w:id="422" w:author="Sebastian Gonzalez" w:date="2022-05-18T11:56:00Z">
        <w:del w:id="423" w:author="Alain Komin" w:date="2022-08-29T15:20:00Z">
          <w:r w:rsidR="005F5DAF" w:rsidRPr="005F5DAF" w:rsidDel="00A6451E">
            <w:rPr>
              <w:i/>
              <w:iCs/>
              <w:lang w:val="en-US"/>
            </w:rPr>
            <w:delText>independent,</w:delText>
          </w:r>
        </w:del>
      </w:ins>
      <w:ins w:id="424" w:author="Villaverde, Alfredo" w:date="2022-03-10T13:25:00Z">
        <w:del w:id="425" w:author="Alain Komin" w:date="2022-08-29T15:20:00Z">
          <w:r w:rsidR="00E05F12" w:rsidRPr="00706D9F" w:rsidDel="00A6451E">
            <w:rPr>
              <w:i/>
              <w:iCs/>
              <w:lang w:val="en-US"/>
              <w:rPrChange w:id="426" w:author="Villaverde, Alfredo" w:date="2022-03-10T15:13:00Z">
                <w:rPr>
                  <w:lang w:val="en-US"/>
                </w:rPr>
              </w:rPrChange>
            </w:rPr>
            <w:delText xml:space="preserve"> and purpose-oriented way</w:delText>
          </w:r>
        </w:del>
      </w:ins>
      <w:ins w:id="427" w:author="Villaverde, Alfredo" w:date="2022-03-10T13:19:00Z">
        <w:del w:id="428" w:author="Alain Komin" w:date="2022-08-29T15:20:00Z">
          <w:r w:rsidR="00E05F12" w:rsidRPr="00706D9F" w:rsidDel="00A6451E">
            <w:rPr>
              <w:i/>
              <w:iCs/>
              <w:lang w:val="en-US"/>
              <w:rPrChange w:id="429" w:author="Villaverde, Alfredo" w:date="2022-03-10T15:13:00Z">
                <w:rPr>
                  <w:lang w:val="en-US"/>
                </w:rPr>
              </w:rPrChange>
            </w:rPr>
            <w:delText>.</w:delText>
          </w:r>
        </w:del>
      </w:ins>
      <w:ins w:id="430" w:author="Villaverde, Alfredo" w:date="2022-03-10T14:04:00Z">
        <w:del w:id="431" w:author="Alain Komin" w:date="2022-08-29T15:20:00Z">
          <w:r w:rsidR="00E55062" w:rsidRPr="00706D9F" w:rsidDel="00A6451E">
            <w:rPr>
              <w:i/>
              <w:iCs/>
              <w:lang w:val="en-US"/>
              <w:rPrChange w:id="432" w:author="Villaverde, Alfredo" w:date="2022-03-10T15:13:00Z">
                <w:rPr>
                  <w:lang w:val="en-US"/>
                </w:rPr>
              </w:rPrChange>
            </w:rPr>
            <w:delText xml:space="preserve"> </w:delText>
          </w:r>
        </w:del>
      </w:ins>
    </w:p>
    <w:p w14:paraId="02E7C1E6" w14:textId="1C1E7346" w:rsidR="00E05F12" w:rsidRPr="00706D9F" w:rsidDel="00A6451E" w:rsidRDefault="00042D78" w:rsidP="00967015">
      <w:pPr>
        <w:rPr>
          <w:ins w:id="433" w:author="Villaverde, Alfredo" w:date="2022-03-10T13:25:00Z"/>
          <w:del w:id="434" w:author="Alain Komin" w:date="2022-08-29T15:20:00Z"/>
          <w:i/>
          <w:iCs/>
          <w:lang w:val="en-US"/>
          <w:rPrChange w:id="435" w:author="Villaverde, Alfredo" w:date="2022-03-10T15:13:00Z">
            <w:rPr>
              <w:ins w:id="436" w:author="Villaverde, Alfredo" w:date="2022-03-10T13:25:00Z"/>
              <w:del w:id="437" w:author="Alain Komin" w:date="2022-08-29T15:20:00Z"/>
              <w:color w:val="0070C0"/>
              <w:lang w:val="en-US"/>
            </w:rPr>
          </w:rPrChange>
        </w:rPr>
      </w:pPr>
      <w:ins w:id="438" w:author="Villaverde, Alfredo" w:date="2022-03-10T15:18:00Z">
        <w:del w:id="439" w:author="Alain Komin" w:date="2022-08-29T15:20:00Z">
          <w:r w:rsidDel="00A6451E">
            <w:rPr>
              <w:i/>
              <w:iCs/>
              <w:lang w:val="en-US"/>
            </w:rPr>
            <w:delText>Y</w:delText>
          </w:r>
        </w:del>
      </w:ins>
      <w:ins w:id="440" w:author="Villaverde, Alfredo" w:date="2022-03-10T13:26:00Z">
        <w:del w:id="441" w:author="Alain Komin" w:date="2022-08-29T15:20:00Z">
          <w:r w:rsidR="00E05F12" w:rsidRPr="00706D9F" w:rsidDel="00A6451E">
            <w:rPr>
              <w:i/>
              <w:iCs/>
              <w:lang w:val="en-US"/>
              <w:rPrChange w:id="442" w:author="Villaverde, Alfredo" w:date="2022-03-10T15:13:00Z">
                <w:rPr>
                  <w:color w:val="0070C0"/>
                  <w:lang w:val="en-US"/>
                </w:rPr>
              </w:rPrChange>
            </w:rPr>
            <w:delText xml:space="preserve">ou can use the </w:delText>
          </w:r>
          <w:r w:rsidR="00E05F12" w:rsidRPr="00994012" w:rsidDel="00A6451E">
            <w:rPr>
              <w:b/>
              <w:bCs/>
              <w:i/>
              <w:iCs/>
              <w:lang w:val="en-US"/>
              <w:rPrChange w:id="443" w:author="Villaverde, Alfredo" w:date="2022-03-10T15:18:00Z">
                <w:rPr>
                  <w:color w:val="0070C0"/>
                  <w:lang w:val="en-US"/>
                </w:rPr>
              </w:rPrChange>
            </w:rPr>
            <w:delText>User Story Format</w:delText>
          </w:r>
          <w:r w:rsidR="00E05F12" w:rsidRPr="00706D9F" w:rsidDel="00A6451E">
            <w:rPr>
              <w:i/>
              <w:iCs/>
              <w:lang w:val="en-US"/>
              <w:rPrChange w:id="444" w:author="Villaverde, Alfredo" w:date="2022-03-10T15:13:00Z">
                <w:rPr>
                  <w:color w:val="0070C0"/>
                  <w:lang w:val="en-US"/>
                </w:rPr>
              </w:rPrChange>
            </w:rPr>
            <w:delText>, as follows:</w:delText>
          </w:r>
        </w:del>
      </w:ins>
    </w:p>
    <w:p w14:paraId="4AACE095" w14:textId="72B04410" w:rsidR="00E05F12" w:rsidRPr="00706D9F" w:rsidDel="00A6451E" w:rsidRDefault="00E05F12" w:rsidP="00967015">
      <w:pPr>
        <w:rPr>
          <w:ins w:id="445" w:author="Villaverde, Alfredo" w:date="2022-03-10T13:27:00Z"/>
          <w:del w:id="446" w:author="Alain Komin" w:date="2022-08-29T15:20:00Z"/>
          <w:i/>
          <w:iCs/>
          <w:lang w:val="en-US"/>
          <w:rPrChange w:id="447" w:author="Villaverde, Alfredo" w:date="2022-03-10T15:13:00Z">
            <w:rPr>
              <w:ins w:id="448" w:author="Villaverde, Alfredo" w:date="2022-03-10T13:27:00Z"/>
              <w:del w:id="449" w:author="Alain Komin" w:date="2022-08-29T15:20:00Z"/>
              <w:color w:val="0070C0"/>
              <w:lang w:val="en-US"/>
            </w:rPr>
          </w:rPrChange>
        </w:rPr>
      </w:pPr>
      <w:ins w:id="450" w:author="Villaverde, Alfredo" w:date="2022-03-10T13:20:00Z">
        <w:del w:id="451" w:author="Alain Komin" w:date="2022-08-29T15:20:00Z">
          <w:r w:rsidRPr="00706D9F" w:rsidDel="00A6451E">
            <w:rPr>
              <w:i/>
              <w:iCs/>
              <w:lang w:val="en-US"/>
              <w:rPrChange w:id="452" w:author="Villaverde, Alfredo" w:date="2022-03-10T15:13:00Z">
                <w:rPr>
                  <w:color w:val="0070C0"/>
                  <w:lang w:val="en-US"/>
                </w:rPr>
              </w:rPrChange>
            </w:rPr>
            <w:delText xml:space="preserve"> </w:delText>
          </w:r>
        </w:del>
      </w:ins>
      <w:ins w:id="453" w:author="Villaverde, Alfredo" w:date="2022-03-10T13:24:00Z">
        <w:del w:id="454" w:author="Alain Komin" w:date="2022-08-29T15:20:00Z">
          <w:r w:rsidRPr="00706D9F" w:rsidDel="00A6451E">
            <w:rPr>
              <w:i/>
              <w:iCs/>
              <w:lang w:val="en-US"/>
              <w:rPrChange w:id="455" w:author="Villaverde, Alfredo" w:date="2022-03-10T15:13:00Z">
                <w:rPr>
                  <w:color w:val="0070C0"/>
                  <w:lang w:val="en-US"/>
                </w:rPr>
              </w:rPrChange>
            </w:rPr>
            <w:delText>“</w:delText>
          </w:r>
        </w:del>
      </w:ins>
      <w:ins w:id="456" w:author="Villaverde, Alfredo" w:date="2022-03-10T13:20:00Z">
        <w:del w:id="457" w:author="Alain Komin" w:date="2022-08-29T15:20:00Z">
          <w:r w:rsidRPr="00706D9F" w:rsidDel="00A6451E">
            <w:rPr>
              <w:i/>
              <w:iCs/>
              <w:lang w:val="en-US"/>
              <w:rPrChange w:id="458" w:author="Villaverde, Alfredo" w:date="2022-03-10T15:13:00Z">
                <w:rPr>
                  <w:color w:val="0070C0"/>
                  <w:lang w:val="en-US"/>
                </w:rPr>
              </w:rPrChange>
            </w:rPr>
            <w:delText>A</w:delText>
          </w:r>
        </w:del>
      </w:ins>
      <w:ins w:id="459" w:author="Villaverde, Alfredo" w:date="2022-03-10T13:23:00Z">
        <w:del w:id="460" w:author="Alain Komin" w:date="2022-08-29T15:20:00Z">
          <w:r w:rsidRPr="00706D9F" w:rsidDel="00A6451E">
            <w:rPr>
              <w:i/>
              <w:iCs/>
              <w:lang w:val="en-US"/>
              <w:rPrChange w:id="461" w:author="Villaverde, Alfredo" w:date="2022-03-10T15:13:00Z">
                <w:rPr>
                  <w:color w:val="0070C0"/>
                  <w:lang w:val="en-US"/>
                </w:rPr>
              </w:rPrChange>
            </w:rPr>
            <w:delText>s a [persona] I [want to], [so that]</w:delText>
          </w:r>
        </w:del>
      </w:ins>
      <w:ins w:id="462" w:author="Villaverde, Alfredo" w:date="2022-03-10T13:24:00Z">
        <w:del w:id="463" w:author="Alain Komin" w:date="2022-08-29T15:20:00Z">
          <w:r w:rsidRPr="00706D9F" w:rsidDel="00A6451E">
            <w:rPr>
              <w:i/>
              <w:iCs/>
              <w:lang w:val="en-US"/>
              <w:rPrChange w:id="464" w:author="Villaverde, Alfredo" w:date="2022-03-10T15:13:00Z">
                <w:rPr>
                  <w:color w:val="0070C0"/>
                  <w:lang w:val="en-US"/>
                </w:rPr>
              </w:rPrChange>
            </w:rPr>
            <w:delText>”</w:delText>
          </w:r>
        </w:del>
      </w:ins>
      <w:del w:id="465" w:author="Alain Komin" w:date="2022-08-29T15:20:00Z">
        <w:r w:rsidR="00C82AE6" w:rsidRPr="00706D9F" w:rsidDel="00A6451E">
          <w:rPr>
            <w:i/>
            <w:iCs/>
            <w:lang w:val="en-US"/>
            <w:rPrChange w:id="466" w:author="Villaverde, Alfredo" w:date="2022-03-10T15:13:00Z">
              <w:rPr>
                <w:color w:val="0070C0"/>
                <w:lang w:val="en-US"/>
              </w:rPr>
            </w:rPrChange>
          </w:rPr>
          <w:delText xml:space="preserve">. </w:delText>
        </w:r>
      </w:del>
    </w:p>
    <w:p w14:paraId="4D658DC3" w14:textId="5FFDEB44" w:rsidR="00E05F12" w:rsidRPr="00706D9F" w:rsidDel="00A6451E" w:rsidRDefault="00E05F12" w:rsidP="00967015">
      <w:pPr>
        <w:rPr>
          <w:ins w:id="467" w:author="Villaverde, Alfredo" w:date="2022-03-10T13:26:00Z"/>
          <w:del w:id="468" w:author="Alain Komin" w:date="2022-08-29T15:20:00Z"/>
          <w:i/>
          <w:iCs/>
          <w:lang w:val="en-US"/>
          <w:rPrChange w:id="469" w:author="Villaverde, Alfredo" w:date="2022-03-10T15:13:00Z">
            <w:rPr>
              <w:ins w:id="470" w:author="Villaverde, Alfredo" w:date="2022-03-10T13:26:00Z"/>
              <w:del w:id="471" w:author="Alain Komin" w:date="2022-08-29T15:20:00Z"/>
              <w:color w:val="0070C0"/>
              <w:lang w:val="en-US"/>
            </w:rPr>
          </w:rPrChange>
        </w:rPr>
      </w:pPr>
      <w:ins w:id="472" w:author="Villaverde, Alfredo" w:date="2022-03-10T13:27:00Z">
        <w:del w:id="473" w:author="Alain Komin" w:date="2022-08-29T15:20:00Z">
          <w:r w:rsidRPr="00706D9F" w:rsidDel="00A6451E">
            <w:rPr>
              <w:i/>
              <w:iCs/>
              <w:lang w:val="en-US"/>
              <w:rPrChange w:id="474" w:author="Villaverde, Alfredo" w:date="2022-03-10T15:13:00Z">
                <w:rPr>
                  <w:color w:val="0070C0"/>
                  <w:lang w:val="en-US"/>
                </w:rPr>
              </w:rPrChange>
            </w:rPr>
            <w:delText xml:space="preserve">Example: As a </w:delText>
          </w:r>
        </w:del>
      </w:ins>
      <w:ins w:id="475" w:author="Villaverde, Alfredo" w:date="2022-03-10T13:32:00Z">
        <w:del w:id="476" w:author="Alain Komin" w:date="2022-08-29T15:20:00Z">
          <w:r w:rsidR="00360643" w:rsidRPr="00706D9F" w:rsidDel="00A6451E">
            <w:rPr>
              <w:b/>
              <w:bCs/>
              <w:i/>
              <w:iCs/>
              <w:lang w:val="en-US"/>
              <w:rPrChange w:id="477" w:author="Villaverde, Alfredo" w:date="2022-03-10T15:13:00Z">
                <w:rPr>
                  <w:color w:val="0070C0"/>
                  <w:lang w:val="en-US"/>
                </w:rPr>
              </w:rPrChange>
            </w:rPr>
            <w:delText>logged-in customer</w:delText>
          </w:r>
        </w:del>
      </w:ins>
      <w:ins w:id="478" w:author="Villaverde, Alfredo" w:date="2022-03-10T13:55:00Z">
        <w:del w:id="479" w:author="Alain Komin" w:date="2022-08-29T15:20:00Z">
          <w:r w:rsidR="00F97653" w:rsidRPr="00706D9F" w:rsidDel="00A6451E">
            <w:rPr>
              <w:i/>
              <w:iCs/>
              <w:lang w:val="en-US"/>
              <w:rPrChange w:id="480" w:author="Villaverde, Alfredo" w:date="2022-03-10T15:13:00Z">
                <w:rPr>
                  <w:color w:val="0070C0"/>
                  <w:lang w:val="en-US"/>
                </w:rPr>
              </w:rPrChange>
            </w:rPr>
            <w:delText xml:space="preserve"> </w:delText>
          </w:r>
        </w:del>
      </w:ins>
      <w:ins w:id="481" w:author="Villaverde, Alfredo" w:date="2022-03-10T13:52:00Z">
        <w:del w:id="482" w:author="Alain Komin" w:date="2022-08-29T15:20:00Z">
          <w:r w:rsidR="00F97653" w:rsidRPr="00706D9F" w:rsidDel="00A6451E">
            <w:rPr>
              <w:b/>
              <w:bCs/>
              <w:i/>
              <w:iCs/>
              <w:lang w:val="en-US"/>
              <w:rPrChange w:id="483" w:author="Villaverde, Alfredo" w:date="2022-03-10T15:13:00Z">
                <w:rPr>
                  <w:color w:val="0070C0"/>
                  <w:lang w:val="en-US"/>
                </w:rPr>
              </w:rPrChange>
            </w:rPr>
            <w:delText>I want t</w:delText>
          </w:r>
        </w:del>
      </w:ins>
      <w:ins w:id="484" w:author="Villaverde, Alfredo" w:date="2022-03-10T13:56:00Z">
        <w:del w:id="485" w:author="Alain Komin" w:date="2022-08-29T15:20:00Z">
          <w:r w:rsidR="00F97653" w:rsidRPr="00706D9F" w:rsidDel="00A6451E">
            <w:rPr>
              <w:b/>
              <w:bCs/>
              <w:i/>
              <w:iCs/>
              <w:lang w:val="en-US"/>
              <w:rPrChange w:id="486" w:author="Villaverde, Alfredo" w:date="2022-03-10T15:13:00Z">
                <w:rPr>
                  <w:b/>
                  <w:bCs/>
                  <w:color w:val="0070C0"/>
                  <w:lang w:val="en-US"/>
                </w:rPr>
              </w:rPrChange>
            </w:rPr>
            <w:delText>he ability to</w:delText>
          </w:r>
        </w:del>
      </w:ins>
      <w:ins w:id="487" w:author="Villaverde, Alfredo" w:date="2022-03-10T13:31:00Z">
        <w:del w:id="488" w:author="Alain Komin" w:date="2022-08-29T15:20:00Z">
          <w:r w:rsidR="00360643" w:rsidRPr="00706D9F" w:rsidDel="00A6451E">
            <w:rPr>
              <w:i/>
              <w:iCs/>
              <w:lang w:val="en-US"/>
              <w:rPrChange w:id="489" w:author="Villaverde, Alfredo" w:date="2022-03-10T15:13:00Z">
                <w:rPr>
                  <w:color w:val="0070C0"/>
                  <w:lang w:val="en-US"/>
                </w:rPr>
              </w:rPrChange>
            </w:rPr>
            <w:delText xml:space="preserve"> </w:delText>
          </w:r>
        </w:del>
      </w:ins>
      <w:ins w:id="490" w:author="Villaverde, Alfredo" w:date="2022-03-10T13:32:00Z">
        <w:del w:id="491" w:author="Alain Komin" w:date="2022-08-29T15:20:00Z">
          <w:r w:rsidR="00360643" w:rsidRPr="00706D9F" w:rsidDel="00A6451E">
            <w:rPr>
              <w:i/>
              <w:iCs/>
              <w:lang w:val="en-US"/>
              <w:rPrChange w:id="492" w:author="Villaverde, Alfredo" w:date="2022-03-10T15:13:00Z">
                <w:rPr>
                  <w:color w:val="0070C0"/>
                  <w:lang w:val="en-US"/>
                </w:rPr>
              </w:rPrChange>
            </w:rPr>
            <w:delText xml:space="preserve">specify a nickname </w:delText>
          </w:r>
        </w:del>
      </w:ins>
      <w:ins w:id="493" w:author="Villaverde, Alfredo" w:date="2022-03-10T13:33:00Z">
        <w:del w:id="494" w:author="Alain Komin" w:date="2022-08-29T15:20:00Z">
          <w:r w:rsidR="00360643" w:rsidRPr="00706D9F" w:rsidDel="00A6451E">
            <w:rPr>
              <w:i/>
              <w:iCs/>
              <w:lang w:val="en-US"/>
              <w:rPrChange w:id="495" w:author="Villaverde, Alfredo" w:date="2022-03-10T15:13:00Z">
                <w:rPr>
                  <w:color w:val="0070C0"/>
                  <w:lang w:val="en-US"/>
                </w:rPr>
              </w:rPrChange>
            </w:rPr>
            <w:delText xml:space="preserve">for the </w:delText>
          </w:r>
        </w:del>
      </w:ins>
      <w:ins w:id="496" w:author="Villaverde, Alfredo" w:date="2022-03-10T13:51:00Z">
        <w:del w:id="497" w:author="Alain Komin" w:date="2022-08-29T15:20:00Z">
          <w:r w:rsidR="00F97653" w:rsidRPr="00706D9F" w:rsidDel="00A6451E">
            <w:rPr>
              <w:i/>
              <w:iCs/>
              <w:lang w:val="en-US"/>
              <w:rPrChange w:id="498" w:author="Villaverde, Alfredo" w:date="2022-03-10T15:13:00Z">
                <w:rPr>
                  <w:color w:val="0070C0"/>
                  <w:lang w:val="en-US"/>
                </w:rPr>
              </w:rPrChange>
            </w:rPr>
            <w:delText>order</w:delText>
          </w:r>
        </w:del>
      </w:ins>
      <w:ins w:id="499" w:author="Villaverde, Alfredo" w:date="2022-03-10T13:54:00Z">
        <w:del w:id="500" w:author="Alain Komin" w:date="2022-08-29T15:20:00Z">
          <w:r w:rsidR="00F97653" w:rsidRPr="00706D9F" w:rsidDel="00A6451E">
            <w:rPr>
              <w:i/>
              <w:iCs/>
              <w:lang w:val="en-US"/>
              <w:rPrChange w:id="501" w:author="Villaverde, Alfredo" w:date="2022-03-10T15:13:00Z">
                <w:rPr>
                  <w:color w:val="0070C0"/>
                  <w:lang w:val="en-US"/>
                </w:rPr>
              </w:rPrChange>
            </w:rPr>
            <w:delText xml:space="preserve"> that I am about to place through checkout</w:delText>
          </w:r>
        </w:del>
      </w:ins>
      <w:ins w:id="502" w:author="Villaverde, Alfredo" w:date="2022-03-10T15:13:00Z">
        <w:del w:id="503" w:author="Alain Komin" w:date="2022-08-29T15:20:00Z">
          <w:r w:rsidR="00706D9F" w:rsidDel="00A6451E">
            <w:rPr>
              <w:i/>
              <w:iCs/>
              <w:lang w:val="en-US"/>
            </w:rPr>
            <w:delText>,</w:delText>
          </w:r>
        </w:del>
      </w:ins>
      <w:ins w:id="504" w:author="Villaverde, Alfredo" w:date="2022-03-10T13:33:00Z">
        <w:del w:id="505" w:author="Alain Komin" w:date="2022-08-29T15:20:00Z">
          <w:r w:rsidR="00360643" w:rsidRPr="00706D9F" w:rsidDel="00A6451E">
            <w:rPr>
              <w:i/>
              <w:iCs/>
              <w:lang w:val="en-US"/>
              <w:rPrChange w:id="506" w:author="Villaverde, Alfredo" w:date="2022-03-10T15:13:00Z">
                <w:rPr>
                  <w:color w:val="0070C0"/>
                  <w:lang w:val="en-US"/>
                </w:rPr>
              </w:rPrChange>
            </w:rPr>
            <w:delText xml:space="preserve"> </w:delText>
          </w:r>
          <w:r w:rsidR="00360643" w:rsidRPr="00706D9F" w:rsidDel="00A6451E">
            <w:rPr>
              <w:b/>
              <w:bCs/>
              <w:i/>
              <w:iCs/>
              <w:lang w:val="en-US"/>
              <w:rPrChange w:id="507" w:author="Villaverde, Alfredo" w:date="2022-03-10T15:13:00Z">
                <w:rPr>
                  <w:color w:val="0070C0"/>
                  <w:lang w:val="en-US"/>
                </w:rPr>
              </w:rPrChange>
            </w:rPr>
            <w:delText>so that</w:delText>
          </w:r>
          <w:r w:rsidR="00360643" w:rsidRPr="00706D9F" w:rsidDel="00A6451E">
            <w:rPr>
              <w:i/>
              <w:iCs/>
              <w:lang w:val="en-US"/>
              <w:rPrChange w:id="508" w:author="Villaverde, Alfredo" w:date="2022-03-10T15:13:00Z">
                <w:rPr>
                  <w:color w:val="0070C0"/>
                  <w:lang w:val="en-US"/>
                </w:rPr>
              </w:rPrChange>
            </w:rPr>
            <w:delText xml:space="preserve"> I may be able to quickly find it later in My Account.</w:delText>
          </w:r>
        </w:del>
      </w:ins>
    </w:p>
    <w:p w14:paraId="66A28973" w14:textId="5AF1EA28" w:rsidR="00A6451E" w:rsidRDefault="00E05F12" w:rsidP="00967015">
      <w:pPr>
        <w:rPr>
          <w:ins w:id="509" w:author="Alain Komin" w:date="2022-09-28T10:10:00Z"/>
          <w:lang w:val="en-US"/>
        </w:rPr>
      </w:pPr>
      <w:ins w:id="510" w:author="Villaverde, Alfredo" w:date="2022-03-10T13:26:00Z">
        <w:del w:id="511" w:author="Alain Komin" w:date="2022-08-29T15:20:00Z">
          <w:r w:rsidRPr="00706D9F" w:rsidDel="00A6451E">
            <w:rPr>
              <w:i/>
              <w:iCs/>
              <w:lang w:val="en-US"/>
              <w:rPrChange w:id="512" w:author="Villaverde, Alfredo" w:date="2022-03-10T15:13:00Z">
                <w:rPr>
                  <w:color w:val="0070C0"/>
                  <w:lang w:val="en-US"/>
                </w:rPr>
              </w:rPrChange>
            </w:rPr>
            <w:delText xml:space="preserve">Feel free to include multiple user stories </w:delText>
          </w:r>
        </w:del>
      </w:ins>
      <w:ins w:id="513" w:author="Villaverde, Alfredo" w:date="2022-03-10T13:27:00Z">
        <w:del w:id="514" w:author="Alain Komin" w:date="2022-08-29T15:20:00Z">
          <w:r w:rsidRPr="00706D9F" w:rsidDel="00A6451E">
            <w:rPr>
              <w:i/>
              <w:iCs/>
              <w:lang w:val="en-US"/>
              <w:rPrChange w:id="515" w:author="Villaverde, Alfredo" w:date="2022-03-10T15:13:00Z">
                <w:rPr>
                  <w:color w:val="0070C0"/>
                  <w:lang w:val="en-US"/>
                </w:rPr>
              </w:rPrChange>
            </w:rPr>
            <w:delText>should there be multiple business needs.</w:delText>
          </w:r>
        </w:del>
      </w:ins>
      <w:ins w:id="516" w:author="Alain Komin" w:date="2022-08-29T15:19:00Z">
        <w:r w:rsidR="00A6451E">
          <w:rPr>
            <w:lang w:val="en-US"/>
          </w:rPr>
          <w:t xml:space="preserve">As a logged in Sales Representative, I would like to </w:t>
        </w:r>
      </w:ins>
      <w:ins w:id="517" w:author="Alain Komin" w:date="2022-08-29T15:20:00Z">
        <w:r w:rsidR="00A6451E">
          <w:rPr>
            <w:lang w:val="en-US"/>
          </w:rPr>
          <w:t>see</w:t>
        </w:r>
      </w:ins>
      <w:ins w:id="518" w:author="Alain Komin" w:date="2022-08-29T15:19:00Z">
        <w:r w:rsidR="00A6451E">
          <w:rPr>
            <w:lang w:val="en-US"/>
          </w:rPr>
          <w:t xml:space="preserve"> a custom checkout page where multiple </w:t>
        </w:r>
      </w:ins>
      <w:ins w:id="519" w:author="Alain Komin" w:date="2022-09-28T10:09:00Z">
        <w:r w:rsidR="00077E80">
          <w:rPr>
            <w:lang w:val="en-US"/>
          </w:rPr>
          <w:t>custom fields</w:t>
        </w:r>
      </w:ins>
      <w:ins w:id="520" w:author="Alain Komin" w:date="2022-08-29T15:19:00Z">
        <w:r w:rsidR="00A6451E">
          <w:rPr>
            <w:lang w:val="en-US"/>
          </w:rPr>
          <w:t xml:space="preserve"> are avai</w:t>
        </w:r>
      </w:ins>
      <w:ins w:id="521" w:author="Alain Komin" w:date="2022-08-29T15:20:00Z">
        <w:r w:rsidR="00A6451E">
          <w:rPr>
            <w:lang w:val="en-US"/>
          </w:rPr>
          <w:t xml:space="preserve">lable for </w:t>
        </w:r>
      </w:ins>
      <w:ins w:id="522" w:author="Alain Komin" w:date="2022-10-26T10:25:00Z">
        <w:r w:rsidR="007E228E">
          <w:rPr>
            <w:lang w:val="en-US"/>
          </w:rPr>
          <w:t>comple</w:t>
        </w:r>
      </w:ins>
      <w:ins w:id="523" w:author="Alain Komin" w:date="2022-08-29T15:20:00Z">
        <w:r w:rsidR="00A6451E">
          <w:rPr>
            <w:lang w:val="en-US"/>
          </w:rPr>
          <w:t xml:space="preserve">tion, so that, I am able to add all relevant information </w:t>
        </w:r>
      </w:ins>
      <w:ins w:id="524" w:author="Alain Komin" w:date="2022-08-29T15:21:00Z">
        <w:r w:rsidR="00A6451E">
          <w:rPr>
            <w:lang w:val="en-US"/>
          </w:rPr>
          <w:t>to</w:t>
        </w:r>
      </w:ins>
      <w:ins w:id="525" w:author="Alain Komin" w:date="2022-08-29T15:20:00Z">
        <w:r w:rsidR="00A6451E">
          <w:rPr>
            <w:lang w:val="en-US"/>
          </w:rPr>
          <w:t xml:space="preserve"> </w:t>
        </w:r>
      </w:ins>
      <w:ins w:id="526" w:author="Alain Komin" w:date="2022-10-26T10:25:00Z">
        <w:r w:rsidR="00082DD0">
          <w:rPr>
            <w:lang w:val="en-US"/>
          </w:rPr>
          <w:t>the</w:t>
        </w:r>
      </w:ins>
      <w:ins w:id="527" w:author="Alain Komin" w:date="2022-08-29T15:20:00Z">
        <w:r w:rsidR="00A6451E">
          <w:rPr>
            <w:lang w:val="en-US"/>
          </w:rPr>
          <w:t xml:space="preserve"> </w:t>
        </w:r>
      </w:ins>
      <w:ins w:id="528" w:author="Alain Komin" w:date="2022-09-28T10:09:00Z">
        <w:r w:rsidR="00077E80">
          <w:rPr>
            <w:lang w:val="en-US"/>
          </w:rPr>
          <w:t xml:space="preserve">Equipment or Marketing </w:t>
        </w:r>
      </w:ins>
      <w:ins w:id="529" w:author="Alain Komin" w:date="2022-08-29T15:20:00Z">
        <w:r w:rsidR="00A6451E">
          <w:rPr>
            <w:lang w:val="en-US"/>
          </w:rPr>
          <w:t>order</w:t>
        </w:r>
      </w:ins>
      <w:ins w:id="530" w:author="Alain Komin" w:date="2022-10-26T10:25:00Z">
        <w:r w:rsidR="00082DD0">
          <w:rPr>
            <w:lang w:val="en-US"/>
          </w:rPr>
          <w:t>s</w:t>
        </w:r>
      </w:ins>
      <w:ins w:id="531" w:author="Alain Komin" w:date="2022-09-28T10:09:00Z">
        <w:r w:rsidR="00077E80">
          <w:rPr>
            <w:lang w:val="en-US"/>
          </w:rPr>
          <w:t xml:space="preserve"> and submit it</w:t>
        </w:r>
      </w:ins>
      <w:ins w:id="532" w:author="Alain Komin" w:date="2022-08-29T15:20:00Z">
        <w:r w:rsidR="00A6451E">
          <w:rPr>
            <w:lang w:val="en-US"/>
          </w:rPr>
          <w:t>.</w:t>
        </w:r>
      </w:ins>
    </w:p>
    <w:p w14:paraId="5EEA7320" w14:textId="77777777" w:rsidR="00077E80" w:rsidRPr="00A6451E" w:rsidRDefault="00077E80" w:rsidP="00967015">
      <w:pPr>
        <w:rPr>
          <w:ins w:id="533" w:author="Villaverde, Alfredo" w:date="2022-03-10T13:43:00Z"/>
          <w:lang w:val="en-US"/>
          <w:rPrChange w:id="534" w:author="Alain Komin" w:date="2022-08-29T15:19:00Z">
            <w:rPr>
              <w:ins w:id="535" w:author="Villaverde, Alfredo" w:date="2022-03-10T13:43:00Z"/>
              <w:color w:val="0070C0"/>
              <w:lang w:val="en-US"/>
            </w:rPr>
          </w:rPrChange>
        </w:rPr>
      </w:pPr>
    </w:p>
    <w:p w14:paraId="2003E735" w14:textId="08555BD0" w:rsidR="00E05F12" w:rsidRPr="00B945A3" w:rsidDel="00A6451E" w:rsidRDefault="00CB0FA5" w:rsidP="00967015">
      <w:pPr>
        <w:rPr>
          <w:del w:id="536" w:author="Alain Komin" w:date="2022-08-29T15:20:00Z"/>
          <w:b/>
          <w:bCs/>
          <w:color w:val="0070C0"/>
          <w:lang w:val="en-US"/>
          <w:rPrChange w:id="537" w:author="Villaverde, Alfredo" w:date="2022-03-10T14:47:00Z">
            <w:rPr>
              <w:del w:id="538" w:author="Alain Komin" w:date="2022-08-29T15:20:00Z"/>
              <w:color w:val="0070C0"/>
              <w:lang w:val="en-US"/>
            </w:rPr>
          </w:rPrChange>
        </w:rPr>
      </w:pPr>
      <w:ins w:id="539" w:author="Villaverde, Alfredo" w:date="2022-03-10T13:43:00Z">
        <w:del w:id="540" w:author="Alain Komin" w:date="2022-08-29T15:20:00Z">
          <w:r w:rsidRPr="00CB0FA5" w:rsidDel="00A6451E">
            <w:rPr>
              <w:b/>
              <w:bCs/>
              <w:color w:val="0070C0"/>
              <w:lang w:val="en-US"/>
              <w:rPrChange w:id="541" w:author="Villaverde, Alfredo" w:date="2022-03-10T13:43:00Z">
                <w:rPr>
                  <w:color w:val="0070C0"/>
                  <w:lang w:val="en-US"/>
                </w:rPr>
              </w:rPrChange>
            </w:rPr>
            <w:delText>(DELETE TEXT ABOVE ONCE THIS SECTION IS COMPLETED)</w:delText>
          </w:r>
        </w:del>
      </w:ins>
      <w:bookmarkStart w:id="542" w:name="_Toc112679343"/>
      <w:bookmarkStart w:id="543" w:name="_Toc113269276"/>
      <w:bookmarkStart w:id="544" w:name="_Toc113452965"/>
      <w:bookmarkStart w:id="545" w:name="_Toc113453108"/>
      <w:bookmarkStart w:id="546" w:name="_Toc115252356"/>
      <w:bookmarkEnd w:id="542"/>
      <w:bookmarkEnd w:id="543"/>
      <w:bookmarkEnd w:id="544"/>
      <w:bookmarkEnd w:id="545"/>
      <w:bookmarkEnd w:id="546"/>
    </w:p>
    <w:p w14:paraId="54C62381" w14:textId="4FD9864F" w:rsidR="00B27452" w:rsidRPr="00B27452" w:rsidRDefault="000E2E90" w:rsidP="00B27452">
      <w:pPr>
        <w:pStyle w:val="Heading1"/>
      </w:pPr>
      <w:bookmarkStart w:id="547" w:name="_Toc6998604"/>
      <w:del w:id="548" w:author="Villaverde, Alfredo" w:date="2022-03-10T13:12:00Z">
        <w:r w:rsidDel="00F44063">
          <w:delText>Solution Overview</w:delText>
        </w:r>
      </w:del>
      <w:bookmarkStart w:id="549" w:name="_Toc115252357"/>
      <w:bookmarkEnd w:id="547"/>
      <w:ins w:id="550" w:author="Villaverde, Alfredo" w:date="2022-03-10T13:12:00Z">
        <w:r w:rsidR="00F44063">
          <w:t>Impacted areas/modules</w:t>
        </w:r>
      </w:ins>
      <w:bookmarkEnd w:id="549"/>
      <w:ins w:id="551" w:author="Sebastian Gonzalez" w:date="2022-05-18T11:54:00Z">
        <w:del w:id="552" w:author="Alain Komin" w:date="2022-08-29T15:26:00Z">
          <w:r w:rsidR="00A149F1" w:rsidDel="00331A75">
            <w:delText xml:space="preserve"> [</w:delText>
          </w:r>
          <w:r w:rsidR="005F5DAF" w:rsidDel="00331A75">
            <w:delText>Optional as output</w:delText>
          </w:r>
          <w:r w:rsidR="00A149F1" w:rsidDel="00331A75">
            <w:delText>]</w:delText>
          </w:r>
        </w:del>
      </w:ins>
    </w:p>
    <w:p w14:paraId="23CB6661" w14:textId="2A153837" w:rsidR="00706284" w:rsidDel="00077E80" w:rsidRDefault="00995CEB" w:rsidP="00331A75">
      <w:pPr>
        <w:rPr>
          <w:del w:id="553" w:author="Alain Komin" w:date="2022-08-29T15:23:00Z"/>
          <w:rFonts w:cs="Arial"/>
          <w:sz w:val="21"/>
          <w:szCs w:val="21"/>
          <w:shd w:val="clear" w:color="auto" w:fill="FFFFFF"/>
        </w:rPr>
      </w:pPr>
      <w:ins w:id="554" w:author="Alain Komin" w:date="2022-09-07T13:53:00Z">
        <w:r w:rsidRPr="00995CEB">
          <w:rPr>
            <w:rFonts w:cs="Arial"/>
            <w:sz w:val="21"/>
            <w:szCs w:val="21"/>
            <w:shd w:val="clear" w:color="auto" w:fill="FFFFFF"/>
            <w:rPrChange w:id="555" w:author="Alain Komin" w:date="2022-09-07T13:54:00Z">
              <w:rPr>
                <w:b/>
                <w:bCs/>
                <w:color w:val="0070C0"/>
                <w:lang w:val="en-US"/>
              </w:rPr>
            </w:rPrChange>
          </w:rPr>
          <w:t xml:space="preserve">The </w:t>
        </w:r>
      </w:ins>
      <w:ins w:id="556" w:author="Alain Komin" w:date="2022-09-28T10:10:00Z">
        <w:r w:rsidR="00077E80">
          <w:rPr>
            <w:rFonts w:cs="Arial"/>
            <w:sz w:val="21"/>
            <w:szCs w:val="21"/>
            <w:shd w:val="clear" w:color="auto" w:fill="FFFFFF"/>
          </w:rPr>
          <w:t>Configuration Record will be modified to add the page to define the fields and th</w:t>
        </w:r>
      </w:ins>
      <w:ins w:id="557" w:author="Alain Komin" w:date="2022-09-28T10:11:00Z">
        <w:r w:rsidR="00077E80">
          <w:rPr>
            <w:rFonts w:cs="Arial"/>
            <w:sz w:val="21"/>
            <w:szCs w:val="21"/>
            <w:shd w:val="clear" w:color="auto" w:fill="FFFFFF"/>
          </w:rPr>
          <w:t>eir position at checkout</w:t>
        </w:r>
      </w:ins>
      <w:ins w:id="558" w:author="Alain Komin" w:date="2022-10-26T10:26:00Z">
        <w:r w:rsidR="00082DD0">
          <w:rPr>
            <w:rFonts w:cs="Arial"/>
            <w:sz w:val="21"/>
            <w:szCs w:val="21"/>
            <w:shd w:val="clear" w:color="auto" w:fill="FFFFFF"/>
          </w:rPr>
          <w:t xml:space="preserve"> for each type of order</w:t>
        </w:r>
      </w:ins>
      <w:ins w:id="559" w:author="Alain Komin" w:date="2022-09-28T10:11:00Z">
        <w:r w:rsidR="00077E80">
          <w:rPr>
            <w:rFonts w:cs="Arial"/>
            <w:sz w:val="21"/>
            <w:szCs w:val="21"/>
            <w:shd w:val="clear" w:color="auto" w:fill="FFFFFF"/>
          </w:rPr>
          <w:t>.</w:t>
        </w:r>
      </w:ins>
      <w:ins w:id="560" w:author="Villaverde, Alfredo" w:date="2022-03-10T14:05:00Z">
        <w:del w:id="561" w:author="Alain Komin" w:date="2022-08-29T15:23:00Z">
          <w:r w:rsidR="00706284" w:rsidRPr="00995CEB" w:rsidDel="00A6451E">
            <w:rPr>
              <w:rFonts w:cs="Arial"/>
              <w:sz w:val="21"/>
              <w:szCs w:val="21"/>
              <w:shd w:val="clear" w:color="auto" w:fill="FFFFFF"/>
              <w:rPrChange w:id="562" w:author="Alain Komin" w:date="2022-09-07T13:54:00Z">
                <w:rPr>
                  <w:b/>
                  <w:bCs/>
                  <w:color w:val="0070C0"/>
                  <w:lang w:val="en-US"/>
                </w:rPr>
              </w:rPrChange>
            </w:rPr>
            <w:delText>GUIDELINE FOR THIS SECTION (DELETE TEXT BELOW ONCE THIS SECTION IS COMPLETED)</w:delText>
          </w:r>
        </w:del>
      </w:ins>
    </w:p>
    <w:p w14:paraId="7ADB2D8F" w14:textId="77777777" w:rsidR="00077E80" w:rsidRPr="00995CEB" w:rsidRDefault="00077E80" w:rsidP="00706284">
      <w:pPr>
        <w:rPr>
          <w:ins w:id="563" w:author="Alain Komin" w:date="2022-09-28T10:10:00Z"/>
          <w:rFonts w:cs="Arial"/>
          <w:sz w:val="21"/>
          <w:szCs w:val="21"/>
          <w:shd w:val="clear" w:color="auto" w:fill="FFFFFF"/>
          <w:rPrChange w:id="564" w:author="Alain Komin" w:date="2022-09-07T13:54:00Z">
            <w:rPr>
              <w:ins w:id="565" w:author="Alain Komin" w:date="2022-09-28T10:10:00Z"/>
              <w:b/>
              <w:bCs/>
              <w:color w:val="0070C0"/>
              <w:lang w:val="en-US"/>
            </w:rPr>
          </w:rPrChange>
        </w:rPr>
      </w:pPr>
    </w:p>
    <w:p w14:paraId="7E08DF75" w14:textId="17E2B6AB" w:rsidR="005F5DAF" w:rsidRPr="00995CEB" w:rsidDel="00A6451E" w:rsidRDefault="00077E80" w:rsidP="00706284">
      <w:pPr>
        <w:rPr>
          <w:ins w:id="566" w:author="Villaverde, Alfredo" w:date="2022-03-10T14:05:00Z"/>
          <w:del w:id="567" w:author="Alain Komin" w:date="2022-08-29T15:23:00Z"/>
          <w:rFonts w:cs="Arial"/>
          <w:sz w:val="21"/>
          <w:szCs w:val="21"/>
          <w:shd w:val="clear" w:color="auto" w:fill="FFFFFF"/>
          <w:rPrChange w:id="568" w:author="Alain Komin" w:date="2022-09-07T13:54:00Z">
            <w:rPr>
              <w:ins w:id="569" w:author="Villaverde, Alfredo" w:date="2022-03-10T14:05:00Z"/>
              <w:del w:id="570" w:author="Alain Komin" w:date="2022-08-29T15:23:00Z"/>
              <w:b/>
              <w:bCs/>
              <w:color w:val="0070C0"/>
              <w:lang w:val="en-US"/>
            </w:rPr>
          </w:rPrChange>
        </w:rPr>
      </w:pPr>
      <w:ins w:id="571" w:author="Alain Komin" w:date="2022-09-28T10:10:00Z">
        <w:r>
          <w:rPr>
            <w:rFonts w:cs="Arial"/>
            <w:sz w:val="21"/>
            <w:szCs w:val="21"/>
            <w:shd w:val="clear" w:color="auto" w:fill="FFFFFF"/>
          </w:rPr>
          <w:t xml:space="preserve">The </w:t>
        </w:r>
      </w:ins>
      <w:ins w:id="572" w:author="Sebastian Gonzalez" w:date="2022-05-18T11:56:00Z">
        <w:del w:id="573" w:author="Alain Komin" w:date="2022-08-29T15:23:00Z">
          <w:r w:rsidR="005F5DAF" w:rsidRPr="00995CEB" w:rsidDel="00A6451E">
            <w:rPr>
              <w:rFonts w:cs="Arial"/>
              <w:sz w:val="21"/>
              <w:szCs w:val="21"/>
              <w:shd w:val="clear" w:color="auto" w:fill="FFFFFF"/>
              <w:rPrChange w:id="574" w:author="Alain Komin" w:date="2022-09-07T13:54:00Z">
                <w:rPr>
                  <w:b/>
                  <w:bCs/>
                  <w:i/>
                  <w:iCs/>
                  <w:lang w:val="en-US"/>
                </w:rPr>
              </w:rPrChange>
            </w:rPr>
            <w:delText xml:space="preserve">[This section is optional as final output on the </w:delText>
          </w:r>
        </w:del>
      </w:ins>
      <w:ins w:id="575" w:author="Sebastian Gonzalez" w:date="2022-05-18T11:58:00Z">
        <w:del w:id="576" w:author="Alain Komin" w:date="2022-08-29T15:23:00Z">
          <w:r w:rsidR="005F5DAF" w:rsidRPr="00995CEB" w:rsidDel="00A6451E">
            <w:rPr>
              <w:rFonts w:cs="Arial"/>
              <w:sz w:val="21"/>
              <w:szCs w:val="21"/>
              <w:shd w:val="clear" w:color="auto" w:fill="FFFFFF"/>
              <w:rPrChange w:id="577" w:author="Alain Komin" w:date="2022-09-07T13:54:00Z">
                <w:rPr>
                  <w:b/>
                  <w:bCs/>
                  <w:i/>
                  <w:iCs/>
                  <w:lang w:val="en-US"/>
                </w:rPr>
              </w:rPrChange>
            </w:rPr>
            <w:delText>document.</w:delText>
          </w:r>
        </w:del>
      </w:ins>
      <w:ins w:id="578" w:author="Sebastian Gonzalez" w:date="2022-05-18T11:57:00Z">
        <w:del w:id="579" w:author="Alain Komin" w:date="2022-08-29T15:23:00Z">
          <w:r w:rsidR="005F5DAF" w:rsidRPr="00995CEB" w:rsidDel="00A6451E">
            <w:rPr>
              <w:rFonts w:cs="Arial"/>
              <w:sz w:val="21"/>
              <w:szCs w:val="21"/>
              <w:shd w:val="clear" w:color="auto" w:fill="FFFFFF"/>
              <w:rPrChange w:id="580" w:author="Alain Komin" w:date="2022-09-07T13:54:00Z">
                <w:rPr>
                  <w:b/>
                  <w:bCs/>
                  <w:i/>
                  <w:iCs/>
                  <w:lang w:val="en-US"/>
                </w:rPr>
              </w:rPrChange>
            </w:rPr>
            <w:delText xml:space="preserve"> All the requirements </w:delText>
          </w:r>
        </w:del>
      </w:ins>
      <w:ins w:id="581" w:author="Sebastian Gonzalez" w:date="2022-05-18T11:58:00Z">
        <w:del w:id="582" w:author="Alain Komin" w:date="2022-08-29T15:23:00Z">
          <w:r w:rsidR="005F5DAF" w:rsidRPr="00995CEB" w:rsidDel="00A6451E">
            <w:rPr>
              <w:rFonts w:cs="Arial"/>
              <w:sz w:val="21"/>
              <w:szCs w:val="21"/>
              <w:shd w:val="clear" w:color="auto" w:fill="FFFFFF"/>
              <w:rPrChange w:id="583" w:author="Alain Komin" w:date="2022-09-07T13:54:00Z">
                <w:rPr>
                  <w:b/>
                  <w:bCs/>
                  <w:i/>
                  <w:iCs/>
                  <w:lang w:val="en-US"/>
                </w:rPr>
              </w:rPrChange>
            </w:rPr>
            <w:delText>must</w:delText>
          </w:r>
        </w:del>
      </w:ins>
      <w:ins w:id="584" w:author="Sebastian Gonzalez" w:date="2022-05-18T11:57:00Z">
        <w:del w:id="585" w:author="Alain Komin" w:date="2022-08-29T15:23:00Z">
          <w:r w:rsidR="005F5DAF" w:rsidRPr="00995CEB" w:rsidDel="00A6451E">
            <w:rPr>
              <w:rFonts w:cs="Arial"/>
              <w:sz w:val="21"/>
              <w:szCs w:val="21"/>
              <w:shd w:val="clear" w:color="auto" w:fill="FFFFFF"/>
              <w:rPrChange w:id="586" w:author="Alain Komin" w:date="2022-09-07T13:54:00Z">
                <w:rPr>
                  <w:b/>
                  <w:bCs/>
                  <w:i/>
                  <w:iCs/>
                  <w:lang w:val="en-US"/>
                </w:rPr>
              </w:rPrChange>
            </w:rPr>
            <w:delText xml:space="preserve"> be analyzed in a holistic way to determine i</w:delText>
          </w:r>
        </w:del>
      </w:ins>
      <w:ins w:id="587" w:author="Sebastian Gonzalez" w:date="2022-05-18T11:58:00Z">
        <w:del w:id="588" w:author="Alain Komin" w:date="2022-08-29T15:23:00Z">
          <w:r w:rsidR="005F5DAF" w:rsidRPr="00995CEB" w:rsidDel="00A6451E">
            <w:rPr>
              <w:rFonts w:cs="Arial"/>
              <w:sz w:val="21"/>
              <w:szCs w:val="21"/>
              <w:shd w:val="clear" w:color="auto" w:fill="FFFFFF"/>
              <w:rPrChange w:id="589" w:author="Alain Komin" w:date="2022-09-07T13:54:00Z">
                <w:rPr>
                  <w:b/>
                  <w:bCs/>
                  <w:i/>
                  <w:iCs/>
                  <w:lang w:val="en-US"/>
                </w:rPr>
              </w:rPrChange>
            </w:rPr>
            <w:delText>f it affects other areas so</w:delText>
          </w:r>
        </w:del>
      </w:ins>
      <w:ins w:id="590" w:author="Sebastian Gonzalez" w:date="2022-05-18T11:59:00Z">
        <w:del w:id="591" w:author="Alain Komin" w:date="2022-08-29T15:23:00Z">
          <w:r w:rsidR="005F5DAF" w:rsidRPr="00995CEB" w:rsidDel="00A6451E">
            <w:rPr>
              <w:rFonts w:cs="Arial"/>
              <w:sz w:val="21"/>
              <w:szCs w:val="21"/>
              <w:shd w:val="clear" w:color="auto" w:fill="FFFFFF"/>
              <w:rPrChange w:id="592" w:author="Alain Komin" w:date="2022-09-07T13:54:00Z">
                <w:rPr>
                  <w:b/>
                  <w:bCs/>
                  <w:i/>
                  <w:iCs/>
                  <w:lang w:val="en-US"/>
                </w:rPr>
              </w:rPrChange>
            </w:rPr>
            <w:delText>,</w:delText>
          </w:r>
        </w:del>
      </w:ins>
      <w:ins w:id="593" w:author="Sebastian Gonzalez" w:date="2022-05-18T11:58:00Z">
        <w:del w:id="594" w:author="Alain Komin" w:date="2022-08-29T15:23:00Z">
          <w:r w:rsidR="005F5DAF" w:rsidRPr="00995CEB" w:rsidDel="00A6451E">
            <w:rPr>
              <w:rFonts w:cs="Arial"/>
              <w:sz w:val="21"/>
              <w:szCs w:val="21"/>
              <w:shd w:val="clear" w:color="auto" w:fill="FFFFFF"/>
              <w:rPrChange w:id="595" w:author="Alain Komin" w:date="2022-09-07T13:54:00Z">
                <w:rPr>
                  <w:b/>
                  <w:bCs/>
                  <w:i/>
                  <w:iCs/>
                  <w:lang w:val="en-US"/>
                </w:rPr>
              </w:rPrChange>
            </w:rPr>
            <w:delText xml:space="preserve"> although </w:delText>
          </w:r>
        </w:del>
      </w:ins>
      <w:ins w:id="596" w:author="Sebastian Gonzalez" w:date="2022-05-18T11:59:00Z">
        <w:del w:id="597" w:author="Alain Komin" w:date="2022-08-29T15:23:00Z">
          <w:r w:rsidR="005F5DAF" w:rsidRPr="00995CEB" w:rsidDel="00A6451E">
            <w:rPr>
              <w:rFonts w:cs="Arial"/>
              <w:sz w:val="21"/>
              <w:szCs w:val="21"/>
              <w:shd w:val="clear" w:color="auto" w:fill="FFFFFF"/>
              <w:rPrChange w:id="598" w:author="Alain Komin" w:date="2022-09-07T13:54:00Z">
                <w:rPr>
                  <w:b/>
                  <w:bCs/>
                  <w:i/>
                  <w:iCs/>
                  <w:lang w:val="en-US"/>
                </w:rPr>
              </w:rPrChange>
            </w:rPr>
            <w:delText>it</w:delText>
          </w:r>
        </w:del>
      </w:ins>
      <w:ins w:id="599" w:author="Sebastian Gonzalez" w:date="2022-05-18T11:58:00Z">
        <w:del w:id="600" w:author="Alain Komin" w:date="2022-08-29T15:23:00Z">
          <w:r w:rsidR="005F5DAF" w:rsidRPr="00995CEB" w:rsidDel="00A6451E">
            <w:rPr>
              <w:rFonts w:cs="Arial"/>
              <w:sz w:val="21"/>
              <w:szCs w:val="21"/>
              <w:shd w:val="clear" w:color="auto" w:fill="FFFFFF"/>
              <w:rPrChange w:id="601" w:author="Alain Komin" w:date="2022-09-07T13:54:00Z">
                <w:rPr>
                  <w:b/>
                  <w:bCs/>
                  <w:i/>
                  <w:iCs/>
                  <w:lang w:val="en-US"/>
                </w:rPr>
              </w:rPrChange>
            </w:rPr>
            <w:delText xml:space="preserve"> might no</w:delText>
          </w:r>
        </w:del>
      </w:ins>
      <w:ins w:id="602" w:author="Sebastian Gonzalez" w:date="2022-05-18T11:59:00Z">
        <w:del w:id="603" w:author="Alain Komin" w:date="2022-08-29T15:23:00Z">
          <w:r w:rsidR="005F5DAF" w:rsidRPr="00995CEB" w:rsidDel="00A6451E">
            <w:rPr>
              <w:rFonts w:cs="Arial"/>
              <w:sz w:val="21"/>
              <w:szCs w:val="21"/>
              <w:shd w:val="clear" w:color="auto" w:fill="FFFFFF"/>
              <w:rPrChange w:id="604" w:author="Alain Komin" w:date="2022-09-07T13:54:00Z">
                <w:rPr>
                  <w:b/>
                  <w:bCs/>
                  <w:i/>
                  <w:iCs/>
                  <w:lang w:val="en-US"/>
                </w:rPr>
              </w:rPrChange>
            </w:rPr>
            <w:delText>t be needed as an output, this section must be part of the analysis process.</w:delText>
          </w:r>
        </w:del>
      </w:ins>
      <w:ins w:id="605" w:author="Sebastian Gonzalez" w:date="2022-05-18T11:56:00Z">
        <w:del w:id="606" w:author="Alain Komin" w:date="2022-08-29T15:23:00Z">
          <w:r w:rsidR="005F5DAF" w:rsidRPr="00995CEB" w:rsidDel="00A6451E">
            <w:rPr>
              <w:rFonts w:cs="Arial"/>
              <w:sz w:val="21"/>
              <w:szCs w:val="21"/>
              <w:shd w:val="clear" w:color="auto" w:fill="FFFFFF"/>
              <w:rPrChange w:id="607" w:author="Alain Komin" w:date="2022-09-07T13:54:00Z">
                <w:rPr>
                  <w:b/>
                  <w:bCs/>
                  <w:i/>
                  <w:iCs/>
                  <w:lang w:val="en-US"/>
                </w:rPr>
              </w:rPrChange>
            </w:rPr>
            <w:delText>]</w:delText>
          </w:r>
        </w:del>
      </w:ins>
    </w:p>
    <w:p w14:paraId="6BB39381" w14:textId="21C200C1" w:rsidR="00706284" w:rsidRPr="00A6451E" w:rsidDel="00A6451E" w:rsidRDefault="00206C57" w:rsidP="005E466E">
      <w:pPr>
        <w:rPr>
          <w:ins w:id="608" w:author="Villaverde, Alfredo" w:date="2022-03-10T14:07:00Z"/>
          <w:del w:id="609" w:author="Alain Komin" w:date="2022-08-29T15:23:00Z"/>
          <w:rFonts w:cs="Arial"/>
          <w:sz w:val="21"/>
          <w:szCs w:val="21"/>
          <w:shd w:val="clear" w:color="auto" w:fill="FFFFFF"/>
          <w:rPrChange w:id="610" w:author="Alain Komin" w:date="2022-08-29T15:23:00Z">
            <w:rPr>
              <w:ins w:id="611" w:author="Villaverde, Alfredo" w:date="2022-03-10T14:07:00Z"/>
              <w:del w:id="612" w:author="Alain Komin" w:date="2022-08-29T15:23:00Z"/>
              <w:rFonts w:cs="Arial"/>
              <w:color w:val="0070C0"/>
              <w:sz w:val="21"/>
              <w:szCs w:val="21"/>
              <w:shd w:val="clear" w:color="auto" w:fill="FFFFFF"/>
            </w:rPr>
          </w:rPrChange>
        </w:rPr>
      </w:pPr>
      <w:del w:id="613" w:author="Alain Komin" w:date="2022-08-29T15:23:00Z">
        <w:r w:rsidRPr="00995CEB" w:rsidDel="00A6451E">
          <w:rPr>
            <w:rFonts w:cs="Arial"/>
            <w:sz w:val="21"/>
            <w:szCs w:val="21"/>
            <w:shd w:val="clear" w:color="auto" w:fill="FFFFFF"/>
            <w:rPrChange w:id="614" w:author="Alain Komin" w:date="2022-09-07T13:54:00Z">
              <w:rPr>
                <w:rFonts w:cs="Arial"/>
                <w:color w:val="0070C0"/>
              </w:rPr>
            </w:rPrChange>
          </w:rPr>
          <w:delText>The TransnetYX team have created a custom field on the item record that stores the days of the week an item can ship.  Custom field “Shipping Days” (</w:delText>
        </w:r>
        <w:r w:rsidRPr="00995CEB" w:rsidDel="00A6451E">
          <w:rPr>
            <w:rFonts w:cs="Arial"/>
            <w:sz w:val="21"/>
            <w:szCs w:val="21"/>
            <w:shd w:val="clear" w:color="auto" w:fill="FFFFFF"/>
            <w:rPrChange w:id="615" w:author="Alain Komin" w:date="2022-09-07T13:54:00Z">
              <w:rPr>
                <w:rFonts w:cs="Arial"/>
                <w:color w:val="0070C0"/>
                <w:shd w:val="clear" w:color="auto" w:fill="FFFFFF"/>
              </w:rPr>
            </w:rPrChange>
          </w:rPr>
          <w:delText>custitem_h5_item_shipping_days)</w:delText>
        </w:r>
        <w:r w:rsidRPr="00A6451E" w:rsidDel="00A6451E">
          <w:rPr>
            <w:rFonts w:cs="Arial"/>
            <w:sz w:val="21"/>
            <w:szCs w:val="21"/>
            <w:shd w:val="clear" w:color="auto" w:fill="FFFFFF"/>
            <w:rPrChange w:id="616" w:author="Alain Komin" w:date="2022-08-29T15:23:00Z">
              <w:rPr>
                <w:rFonts w:cs="Arial"/>
                <w:color w:val="0070C0"/>
                <w:sz w:val="21"/>
                <w:szCs w:val="21"/>
                <w:shd w:val="clear" w:color="auto" w:fill="FFFFFF"/>
              </w:rPr>
            </w:rPrChange>
          </w:rPr>
          <w:delText xml:space="preserve"> will be populated for all TransnetYX items as long as they are not ones that are only available “Upon Harvest”.  Those will remain blank as they are shipped as soon as they can be harvested</w:delText>
        </w:r>
      </w:del>
      <w:ins w:id="617" w:author="Villaverde, Alfredo" w:date="2022-03-10T14:06:00Z">
        <w:del w:id="618" w:author="Alain Komin" w:date="2022-08-29T15:23:00Z">
          <w:r w:rsidR="00706284" w:rsidRPr="00A6451E" w:rsidDel="00A6451E">
            <w:rPr>
              <w:rFonts w:cs="Arial"/>
              <w:sz w:val="21"/>
              <w:szCs w:val="21"/>
              <w:shd w:val="clear" w:color="auto" w:fill="FFFFFF"/>
              <w:rPrChange w:id="619" w:author="Alain Komin" w:date="2022-08-29T15:23:00Z">
                <w:rPr>
                  <w:rFonts w:cs="Arial"/>
                  <w:color w:val="0070C0"/>
                  <w:sz w:val="21"/>
                  <w:szCs w:val="21"/>
                  <w:shd w:val="clear" w:color="auto" w:fill="FFFFFF"/>
                </w:rPr>
              </w:rPrChange>
            </w:rPr>
            <w:delText xml:space="preserve">List the </w:delText>
          </w:r>
        </w:del>
      </w:ins>
      <w:ins w:id="620" w:author="Villaverde, Alfredo" w:date="2022-03-10T14:11:00Z">
        <w:del w:id="621" w:author="Alain Komin" w:date="2022-08-29T15:23:00Z">
          <w:r w:rsidR="00184E74" w:rsidRPr="00A6451E" w:rsidDel="00A6451E">
            <w:rPr>
              <w:rFonts w:cs="Arial"/>
              <w:sz w:val="21"/>
              <w:szCs w:val="21"/>
              <w:shd w:val="clear" w:color="auto" w:fill="FFFFFF"/>
              <w:rPrChange w:id="622" w:author="Alain Komin" w:date="2022-08-29T15:23:00Z">
                <w:rPr>
                  <w:rFonts w:cs="Arial"/>
                  <w:color w:val="0070C0"/>
                  <w:sz w:val="21"/>
                  <w:szCs w:val="21"/>
                  <w:shd w:val="clear" w:color="auto" w:fill="FFFFFF"/>
                </w:rPr>
              </w:rPrChange>
            </w:rPr>
            <w:delText xml:space="preserve">specific </w:delText>
          </w:r>
        </w:del>
      </w:ins>
      <w:ins w:id="623" w:author="Villaverde, Alfredo" w:date="2022-03-10T14:06:00Z">
        <w:del w:id="624" w:author="Alain Komin" w:date="2022-08-29T15:23:00Z">
          <w:r w:rsidR="00706284" w:rsidRPr="00A6451E" w:rsidDel="00A6451E">
            <w:rPr>
              <w:rFonts w:cs="Arial"/>
              <w:sz w:val="21"/>
              <w:szCs w:val="21"/>
              <w:shd w:val="clear" w:color="auto" w:fill="FFFFFF"/>
              <w:rPrChange w:id="625" w:author="Alain Komin" w:date="2022-08-29T15:23:00Z">
                <w:rPr>
                  <w:rFonts w:cs="Arial"/>
                  <w:color w:val="0070C0"/>
                  <w:sz w:val="21"/>
                  <w:szCs w:val="21"/>
                  <w:shd w:val="clear" w:color="auto" w:fill="FFFFFF"/>
                </w:rPr>
              </w:rPrChange>
            </w:rPr>
            <w:delText xml:space="preserve">areas </w:delText>
          </w:r>
        </w:del>
      </w:ins>
      <w:ins w:id="626" w:author="Villaverde, Alfredo" w:date="2022-03-10T14:10:00Z">
        <w:del w:id="627" w:author="Alain Komin" w:date="2022-08-29T15:23:00Z">
          <w:r w:rsidR="00184E74" w:rsidRPr="00A6451E" w:rsidDel="00A6451E">
            <w:rPr>
              <w:rFonts w:cs="Arial"/>
              <w:sz w:val="21"/>
              <w:szCs w:val="21"/>
              <w:shd w:val="clear" w:color="auto" w:fill="FFFFFF"/>
              <w:rPrChange w:id="628" w:author="Alain Komin" w:date="2022-08-29T15:23:00Z">
                <w:rPr>
                  <w:rFonts w:cs="Arial"/>
                  <w:color w:val="0070C0"/>
                  <w:sz w:val="21"/>
                  <w:szCs w:val="21"/>
                  <w:shd w:val="clear" w:color="auto" w:fill="FFFFFF"/>
                </w:rPr>
              </w:rPrChange>
            </w:rPr>
            <w:delText xml:space="preserve">affected by </w:delText>
          </w:r>
        </w:del>
      </w:ins>
      <w:ins w:id="629" w:author="Villaverde, Alfredo" w:date="2022-03-10T14:07:00Z">
        <w:del w:id="630" w:author="Alain Komin" w:date="2022-08-29T15:23:00Z">
          <w:r w:rsidR="00706284" w:rsidRPr="00A6451E" w:rsidDel="00A6451E">
            <w:rPr>
              <w:rFonts w:cs="Arial"/>
              <w:sz w:val="21"/>
              <w:szCs w:val="21"/>
              <w:shd w:val="clear" w:color="auto" w:fill="FFFFFF"/>
              <w:rPrChange w:id="631" w:author="Alain Komin" w:date="2022-08-29T15:23:00Z">
                <w:rPr>
                  <w:rFonts w:cs="Arial"/>
                  <w:color w:val="0070C0"/>
                  <w:sz w:val="21"/>
                  <w:szCs w:val="21"/>
                  <w:shd w:val="clear" w:color="auto" w:fill="FFFFFF"/>
                </w:rPr>
              </w:rPrChange>
            </w:rPr>
            <w:delText xml:space="preserve">the </w:delText>
          </w:r>
        </w:del>
      </w:ins>
      <w:ins w:id="632" w:author="Villaverde, Alfredo" w:date="2022-03-10T14:10:00Z">
        <w:del w:id="633" w:author="Alain Komin" w:date="2022-08-29T15:23:00Z">
          <w:r w:rsidR="00184E74" w:rsidRPr="00A6451E" w:rsidDel="00A6451E">
            <w:rPr>
              <w:rFonts w:cs="Arial"/>
              <w:sz w:val="21"/>
              <w:szCs w:val="21"/>
              <w:shd w:val="clear" w:color="auto" w:fill="FFFFFF"/>
              <w:rPrChange w:id="634" w:author="Alain Komin" w:date="2022-08-29T15:23:00Z">
                <w:rPr>
                  <w:rFonts w:cs="Arial"/>
                  <w:color w:val="0070C0"/>
                  <w:sz w:val="21"/>
                  <w:szCs w:val="21"/>
                  <w:shd w:val="clear" w:color="auto" w:fill="FFFFFF"/>
                </w:rPr>
              </w:rPrChange>
            </w:rPr>
            <w:delText>requested functionality</w:delText>
          </w:r>
        </w:del>
      </w:ins>
      <w:ins w:id="635" w:author="Villaverde, Alfredo" w:date="2022-03-10T14:07:00Z">
        <w:del w:id="636" w:author="Alain Komin" w:date="2022-08-29T15:23:00Z">
          <w:r w:rsidR="00706284" w:rsidRPr="00A6451E" w:rsidDel="00A6451E">
            <w:rPr>
              <w:rFonts w:cs="Arial"/>
              <w:sz w:val="21"/>
              <w:szCs w:val="21"/>
              <w:shd w:val="clear" w:color="auto" w:fill="FFFFFF"/>
              <w:rPrChange w:id="637" w:author="Alain Komin" w:date="2022-08-29T15:23:00Z">
                <w:rPr>
                  <w:rFonts w:cs="Arial"/>
                  <w:color w:val="0070C0"/>
                  <w:sz w:val="21"/>
                  <w:szCs w:val="21"/>
                  <w:shd w:val="clear" w:color="auto" w:fill="FFFFFF"/>
                </w:rPr>
              </w:rPrChange>
            </w:rPr>
            <w:delText>.</w:delText>
          </w:r>
        </w:del>
      </w:ins>
      <w:ins w:id="638" w:author="Sebastian Gonzalez" w:date="2022-05-18T11:40:00Z">
        <w:del w:id="639" w:author="Alain Komin" w:date="2022-08-29T15:23:00Z">
          <w:r w:rsidR="00517DC5" w:rsidRPr="00A6451E" w:rsidDel="00A6451E">
            <w:rPr>
              <w:rFonts w:cs="Arial"/>
              <w:sz w:val="21"/>
              <w:szCs w:val="21"/>
              <w:shd w:val="clear" w:color="auto" w:fill="FFFFFF"/>
              <w:rPrChange w:id="640" w:author="Alain Komin" w:date="2022-08-29T15:23:00Z">
                <w:rPr>
                  <w:rFonts w:cs="Arial"/>
                  <w:i/>
                  <w:iCs/>
                  <w:sz w:val="21"/>
                  <w:szCs w:val="21"/>
                  <w:shd w:val="clear" w:color="auto" w:fill="FFFFFF"/>
                </w:rPr>
              </w:rPrChange>
            </w:rPr>
            <w:delText xml:space="preserve"> </w:delText>
          </w:r>
        </w:del>
      </w:ins>
    </w:p>
    <w:p w14:paraId="683138BA" w14:textId="3C35B878" w:rsidR="00706284" w:rsidRPr="00A6451E" w:rsidDel="00A6451E" w:rsidRDefault="00706284" w:rsidP="005E466E">
      <w:pPr>
        <w:rPr>
          <w:ins w:id="641" w:author="Villaverde, Alfredo" w:date="2022-03-10T14:08:00Z"/>
          <w:del w:id="642" w:author="Alain Komin" w:date="2022-08-29T15:23:00Z"/>
          <w:rFonts w:cs="Arial"/>
          <w:sz w:val="21"/>
          <w:szCs w:val="21"/>
          <w:shd w:val="clear" w:color="auto" w:fill="FFFFFF"/>
          <w:rPrChange w:id="643" w:author="Alain Komin" w:date="2022-08-29T15:23:00Z">
            <w:rPr>
              <w:ins w:id="644" w:author="Villaverde, Alfredo" w:date="2022-03-10T14:08:00Z"/>
              <w:del w:id="645" w:author="Alain Komin" w:date="2022-08-29T15:23:00Z"/>
              <w:rFonts w:cs="Arial"/>
              <w:color w:val="0070C0"/>
              <w:sz w:val="21"/>
              <w:szCs w:val="21"/>
              <w:shd w:val="clear" w:color="auto" w:fill="FFFFFF"/>
            </w:rPr>
          </w:rPrChange>
        </w:rPr>
      </w:pPr>
      <w:ins w:id="646" w:author="Villaverde, Alfredo" w:date="2022-03-10T14:07:00Z">
        <w:del w:id="647" w:author="Alain Komin" w:date="2022-08-29T15:23:00Z">
          <w:r w:rsidRPr="00A6451E" w:rsidDel="00A6451E">
            <w:rPr>
              <w:rFonts w:cs="Arial"/>
              <w:sz w:val="21"/>
              <w:szCs w:val="21"/>
              <w:shd w:val="clear" w:color="auto" w:fill="FFFFFF"/>
              <w:rPrChange w:id="648" w:author="Alain Komin" w:date="2022-08-29T15:23:00Z">
                <w:rPr>
                  <w:rFonts w:cs="Arial"/>
                  <w:color w:val="0070C0"/>
                  <w:sz w:val="21"/>
                  <w:szCs w:val="21"/>
                  <w:shd w:val="clear" w:color="auto" w:fill="FFFFFF"/>
                </w:rPr>
              </w:rPrChange>
            </w:rPr>
            <w:delText>For example: The SKU#</w:delText>
          </w:r>
        </w:del>
      </w:ins>
      <w:ins w:id="649" w:author="Villaverde, Alfredo" w:date="2022-03-10T14:08:00Z">
        <w:del w:id="650" w:author="Alain Komin" w:date="2022-08-29T15:23:00Z">
          <w:r w:rsidRPr="00A6451E" w:rsidDel="00A6451E">
            <w:rPr>
              <w:rFonts w:cs="Arial"/>
              <w:sz w:val="21"/>
              <w:szCs w:val="21"/>
              <w:shd w:val="clear" w:color="auto" w:fill="FFFFFF"/>
              <w:rPrChange w:id="651" w:author="Alain Komin" w:date="2022-08-29T15:23:00Z">
                <w:rPr>
                  <w:rFonts w:cs="Arial"/>
                  <w:color w:val="0070C0"/>
                  <w:sz w:val="21"/>
                  <w:szCs w:val="21"/>
                  <w:shd w:val="clear" w:color="auto" w:fill="FFFFFF"/>
                </w:rPr>
              </w:rPrChange>
            </w:rPr>
            <w:delText xml:space="preserve"> will be displayed</w:delText>
          </w:r>
        </w:del>
      </w:ins>
      <w:ins w:id="652" w:author="Villaverde, Alfredo" w:date="2022-03-10T14:11:00Z">
        <w:del w:id="653" w:author="Alain Komin" w:date="2022-08-29T15:23:00Z">
          <w:r w:rsidR="00184E74" w:rsidRPr="00A6451E" w:rsidDel="00A6451E">
            <w:rPr>
              <w:rFonts w:cs="Arial"/>
              <w:sz w:val="21"/>
              <w:szCs w:val="21"/>
              <w:shd w:val="clear" w:color="auto" w:fill="FFFFFF"/>
              <w:rPrChange w:id="654" w:author="Alain Komin" w:date="2022-08-29T15:23:00Z">
                <w:rPr>
                  <w:rFonts w:cs="Arial"/>
                  <w:color w:val="0070C0"/>
                  <w:sz w:val="21"/>
                  <w:szCs w:val="21"/>
                  <w:shd w:val="clear" w:color="auto" w:fill="FFFFFF"/>
                </w:rPr>
              </w:rPrChange>
            </w:rPr>
            <w:delText xml:space="preserve"> for all users (logged in or not)</w:delText>
          </w:r>
        </w:del>
      </w:ins>
      <w:ins w:id="655" w:author="Villaverde, Alfredo" w:date="2022-03-10T14:08:00Z">
        <w:del w:id="656" w:author="Alain Komin" w:date="2022-08-29T15:23:00Z">
          <w:r w:rsidRPr="00A6451E" w:rsidDel="00A6451E">
            <w:rPr>
              <w:rFonts w:cs="Arial"/>
              <w:sz w:val="21"/>
              <w:szCs w:val="21"/>
              <w:shd w:val="clear" w:color="auto" w:fill="FFFFFF"/>
              <w:rPrChange w:id="657" w:author="Alain Komin" w:date="2022-08-29T15:23:00Z">
                <w:rPr>
                  <w:rFonts w:cs="Arial"/>
                  <w:color w:val="0070C0"/>
                  <w:sz w:val="21"/>
                  <w:szCs w:val="21"/>
                  <w:shd w:val="clear" w:color="auto" w:fill="FFFFFF"/>
                </w:rPr>
              </w:rPrChange>
            </w:rPr>
            <w:delText xml:space="preserve"> in the following </w:delText>
          </w:r>
        </w:del>
      </w:ins>
      <w:ins w:id="658" w:author="Villaverde, Alfredo" w:date="2022-03-10T14:11:00Z">
        <w:del w:id="659" w:author="Alain Komin" w:date="2022-08-29T15:23:00Z">
          <w:r w:rsidR="00184E74" w:rsidRPr="00A6451E" w:rsidDel="00A6451E">
            <w:rPr>
              <w:rFonts w:cs="Arial"/>
              <w:sz w:val="21"/>
              <w:szCs w:val="21"/>
              <w:shd w:val="clear" w:color="auto" w:fill="FFFFFF"/>
              <w:rPrChange w:id="660" w:author="Alain Komin" w:date="2022-08-29T15:23:00Z">
                <w:rPr>
                  <w:rFonts w:cs="Arial"/>
                  <w:color w:val="0070C0"/>
                  <w:sz w:val="21"/>
                  <w:szCs w:val="21"/>
                  <w:shd w:val="clear" w:color="auto" w:fill="FFFFFF"/>
                </w:rPr>
              </w:rPrChange>
            </w:rPr>
            <w:delText>areas of the Web Site</w:delText>
          </w:r>
        </w:del>
      </w:ins>
      <w:ins w:id="661" w:author="Villaverde, Alfredo" w:date="2022-03-10T14:08:00Z">
        <w:del w:id="662" w:author="Alain Komin" w:date="2022-08-29T15:23:00Z">
          <w:r w:rsidRPr="00A6451E" w:rsidDel="00A6451E">
            <w:rPr>
              <w:rFonts w:cs="Arial"/>
              <w:sz w:val="21"/>
              <w:szCs w:val="21"/>
              <w:shd w:val="clear" w:color="auto" w:fill="FFFFFF"/>
              <w:rPrChange w:id="663" w:author="Alain Komin" w:date="2022-08-29T15:23:00Z">
                <w:rPr>
                  <w:rFonts w:cs="Arial"/>
                  <w:color w:val="0070C0"/>
                  <w:sz w:val="21"/>
                  <w:szCs w:val="21"/>
                  <w:shd w:val="clear" w:color="auto" w:fill="FFFFFF"/>
                </w:rPr>
              </w:rPrChange>
            </w:rPr>
            <w:delText>:</w:delText>
          </w:r>
        </w:del>
      </w:ins>
    </w:p>
    <w:p w14:paraId="41B6BC91" w14:textId="579E904B" w:rsidR="00706284" w:rsidRPr="00A6451E" w:rsidDel="00A6451E" w:rsidRDefault="00706284" w:rsidP="00706284">
      <w:pPr>
        <w:pStyle w:val="ListParagraph"/>
        <w:numPr>
          <w:ilvl w:val="0"/>
          <w:numId w:val="12"/>
        </w:numPr>
        <w:rPr>
          <w:ins w:id="664" w:author="Villaverde, Alfredo" w:date="2022-03-10T14:08:00Z"/>
          <w:del w:id="665" w:author="Alain Komin" w:date="2022-08-29T15:23:00Z"/>
          <w:rFonts w:cs="Arial"/>
          <w:sz w:val="21"/>
          <w:szCs w:val="21"/>
          <w:shd w:val="clear" w:color="auto" w:fill="FFFFFF"/>
          <w:rPrChange w:id="666" w:author="Alain Komin" w:date="2022-08-29T15:23:00Z">
            <w:rPr>
              <w:ins w:id="667" w:author="Villaverde, Alfredo" w:date="2022-03-10T14:08:00Z"/>
              <w:del w:id="668" w:author="Alain Komin" w:date="2022-08-29T15:23:00Z"/>
              <w:rFonts w:cs="Arial"/>
              <w:color w:val="0070C0"/>
              <w:sz w:val="21"/>
              <w:szCs w:val="21"/>
              <w:shd w:val="clear" w:color="auto" w:fill="FFFFFF"/>
            </w:rPr>
          </w:rPrChange>
        </w:rPr>
      </w:pPr>
      <w:ins w:id="669" w:author="Villaverde, Alfredo" w:date="2022-03-10T14:08:00Z">
        <w:del w:id="670" w:author="Alain Komin" w:date="2022-08-29T15:23:00Z">
          <w:r w:rsidRPr="00A6451E" w:rsidDel="00A6451E">
            <w:rPr>
              <w:rFonts w:cs="Arial"/>
              <w:sz w:val="21"/>
              <w:szCs w:val="21"/>
              <w:shd w:val="clear" w:color="auto" w:fill="FFFFFF"/>
              <w:rPrChange w:id="671" w:author="Alain Komin" w:date="2022-08-29T15:23:00Z">
                <w:rPr>
                  <w:rFonts w:cs="Arial"/>
                  <w:color w:val="0070C0"/>
                  <w:sz w:val="21"/>
                  <w:szCs w:val="21"/>
                  <w:shd w:val="clear" w:color="auto" w:fill="FFFFFF"/>
                </w:rPr>
              </w:rPrChange>
            </w:rPr>
            <w:delText>Below the product name in the Product Details Page (PDP)</w:delText>
          </w:r>
        </w:del>
      </w:ins>
    </w:p>
    <w:p w14:paraId="6B73B008" w14:textId="79EE9275" w:rsidR="00706284" w:rsidRPr="00A6451E" w:rsidDel="00A6451E" w:rsidRDefault="00706284" w:rsidP="00706284">
      <w:pPr>
        <w:pStyle w:val="ListParagraph"/>
        <w:numPr>
          <w:ilvl w:val="0"/>
          <w:numId w:val="12"/>
        </w:numPr>
        <w:rPr>
          <w:ins w:id="672" w:author="Villaverde, Alfredo" w:date="2022-03-10T14:09:00Z"/>
          <w:del w:id="673" w:author="Alain Komin" w:date="2022-08-29T15:23:00Z"/>
          <w:rFonts w:cs="Arial"/>
          <w:sz w:val="21"/>
          <w:szCs w:val="21"/>
          <w:shd w:val="clear" w:color="auto" w:fill="FFFFFF"/>
          <w:rPrChange w:id="674" w:author="Alain Komin" w:date="2022-08-29T15:23:00Z">
            <w:rPr>
              <w:ins w:id="675" w:author="Villaverde, Alfredo" w:date="2022-03-10T14:09:00Z"/>
              <w:del w:id="676" w:author="Alain Komin" w:date="2022-08-29T15:23:00Z"/>
              <w:rFonts w:cs="Arial"/>
              <w:color w:val="0070C0"/>
              <w:sz w:val="21"/>
              <w:szCs w:val="21"/>
              <w:shd w:val="clear" w:color="auto" w:fill="FFFFFF"/>
            </w:rPr>
          </w:rPrChange>
        </w:rPr>
      </w:pPr>
      <w:ins w:id="677" w:author="Villaverde, Alfredo" w:date="2022-03-10T14:08:00Z">
        <w:del w:id="678" w:author="Alain Komin" w:date="2022-08-29T15:23:00Z">
          <w:r w:rsidRPr="00A6451E" w:rsidDel="00A6451E">
            <w:rPr>
              <w:rFonts w:cs="Arial"/>
              <w:sz w:val="21"/>
              <w:szCs w:val="21"/>
              <w:shd w:val="clear" w:color="auto" w:fill="FFFFFF"/>
              <w:rPrChange w:id="679" w:author="Alain Komin" w:date="2022-08-29T15:23:00Z">
                <w:rPr>
                  <w:rFonts w:cs="Arial"/>
                  <w:color w:val="0070C0"/>
                  <w:sz w:val="21"/>
                  <w:szCs w:val="21"/>
                  <w:shd w:val="clear" w:color="auto" w:fill="FFFFFF"/>
                </w:rPr>
              </w:rPrChange>
            </w:rPr>
            <w:delText>Below the product name in the Quick View</w:delText>
          </w:r>
        </w:del>
      </w:ins>
      <w:ins w:id="680" w:author="Villaverde, Alfredo" w:date="2022-03-10T14:09:00Z">
        <w:del w:id="681" w:author="Alain Komin" w:date="2022-08-29T15:23:00Z">
          <w:r w:rsidRPr="00A6451E" w:rsidDel="00A6451E">
            <w:rPr>
              <w:rFonts w:cs="Arial"/>
              <w:sz w:val="21"/>
              <w:szCs w:val="21"/>
              <w:shd w:val="clear" w:color="auto" w:fill="FFFFFF"/>
              <w:rPrChange w:id="682" w:author="Alain Komin" w:date="2022-08-29T15:23:00Z">
                <w:rPr>
                  <w:rFonts w:cs="Arial"/>
                  <w:color w:val="0070C0"/>
                  <w:sz w:val="21"/>
                  <w:szCs w:val="21"/>
                  <w:shd w:val="clear" w:color="auto" w:fill="FFFFFF"/>
                </w:rPr>
              </w:rPrChange>
            </w:rPr>
            <w:delText xml:space="preserve"> of product listing pages</w:delText>
          </w:r>
        </w:del>
      </w:ins>
    </w:p>
    <w:p w14:paraId="1D0C6B77" w14:textId="603D5EBE" w:rsidR="00A6451E" w:rsidRDefault="00184E74" w:rsidP="00331A75">
      <w:pPr>
        <w:rPr>
          <w:ins w:id="683" w:author="Alain Komin" w:date="2022-09-27T14:36:00Z"/>
          <w:rFonts w:cs="Arial"/>
          <w:sz w:val="21"/>
          <w:szCs w:val="21"/>
          <w:shd w:val="clear" w:color="auto" w:fill="FFFFFF"/>
        </w:rPr>
      </w:pPr>
      <w:ins w:id="684" w:author="Villaverde, Alfredo" w:date="2022-03-10T14:09:00Z">
        <w:del w:id="685" w:author="Alain Komin" w:date="2022-08-29T15:23:00Z">
          <w:r w:rsidRPr="00A6451E" w:rsidDel="00A6451E">
            <w:rPr>
              <w:rFonts w:cs="Arial"/>
              <w:sz w:val="21"/>
              <w:szCs w:val="21"/>
              <w:shd w:val="clear" w:color="auto" w:fill="FFFFFF"/>
              <w:rPrChange w:id="686" w:author="Alain Komin" w:date="2022-08-29T15:23:00Z">
                <w:rPr>
                  <w:rFonts w:cs="Arial"/>
                  <w:color w:val="0070C0"/>
                  <w:sz w:val="21"/>
                  <w:szCs w:val="21"/>
                  <w:shd w:val="clear" w:color="auto" w:fill="FFFFFF"/>
                </w:rPr>
              </w:rPrChange>
            </w:rPr>
            <w:delText>In paren</w:delText>
          </w:r>
        </w:del>
      </w:ins>
      <w:ins w:id="687" w:author="Villaverde, Alfredo" w:date="2022-03-10T14:10:00Z">
        <w:del w:id="688" w:author="Alain Komin" w:date="2022-08-29T15:23:00Z">
          <w:r w:rsidRPr="00A6451E" w:rsidDel="00A6451E">
            <w:rPr>
              <w:rFonts w:cs="Arial"/>
              <w:sz w:val="21"/>
              <w:szCs w:val="21"/>
              <w:shd w:val="clear" w:color="auto" w:fill="FFFFFF"/>
              <w:rPrChange w:id="689" w:author="Alain Komin" w:date="2022-08-29T15:23:00Z">
                <w:rPr>
                  <w:rFonts w:cs="Arial"/>
                  <w:color w:val="0070C0"/>
                  <w:sz w:val="21"/>
                  <w:szCs w:val="21"/>
                  <w:shd w:val="clear" w:color="auto" w:fill="FFFFFF"/>
                </w:rPr>
              </w:rPrChange>
            </w:rPr>
            <w:delText>thesis</w:delText>
          </w:r>
        </w:del>
      </w:ins>
      <w:ins w:id="690" w:author="Villaverde, Alfredo" w:date="2022-03-10T14:09:00Z">
        <w:del w:id="691" w:author="Alain Komin" w:date="2022-08-29T15:23:00Z">
          <w:r w:rsidRPr="00A6451E" w:rsidDel="00A6451E">
            <w:rPr>
              <w:rFonts w:cs="Arial"/>
              <w:sz w:val="21"/>
              <w:szCs w:val="21"/>
              <w:shd w:val="clear" w:color="auto" w:fill="FFFFFF"/>
              <w:rPrChange w:id="692" w:author="Alain Komin" w:date="2022-08-29T15:23:00Z">
                <w:rPr>
                  <w:rFonts w:cs="Arial"/>
                  <w:color w:val="0070C0"/>
                  <w:sz w:val="21"/>
                  <w:szCs w:val="21"/>
                  <w:shd w:val="clear" w:color="auto" w:fill="FFFFFF"/>
                </w:rPr>
              </w:rPrChange>
            </w:rPr>
            <w:delText xml:space="preserve"> next to the product name </w:delText>
          </w:r>
        </w:del>
      </w:ins>
      <w:ins w:id="693" w:author="Villaverde, Alfredo" w:date="2022-03-10T14:10:00Z">
        <w:del w:id="694" w:author="Alain Komin" w:date="2022-08-29T15:23:00Z">
          <w:r w:rsidRPr="00A6451E" w:rsidDel="00A6451E">
            <w:rPr>
              <w:rFonts w:cs="Arial"/>
              <w:sz w:val="21"/>
              <w:szCs w:val="21"/>
              <w:shd w:val="clear" w:color="auto" w:fill="FFFFFF"/>
              <w:rPrChange w:id="695" w:author="Alain Komin" w:date="2022-08-29T15:23:00Z">
                <w:rPr>
                  <w:rFonts w:cs="Arial"/>
                  <w:color w:val="0070C0"/>
                  <w:sz w:val="21"/>
                  <w:szCs w:val="21"/>
                  <w:shd w:val="clear" w:color="auto" w:fill="FFFFFF"/>
                </w:rPr>
              </w:rPrChange>
            </w:rPr>
            <w:delText>for</w:delText>
          </w:r>
        </w:del>
      </w:ins>
      <w:ins w:id="696" w:author="Villaverde, Alfredo" w:date="2022-03-10T14:09:00Z">
        <w:del w:id="697" w:author="Alain Komin" w:date="2022-08-29T15:23:00Z">
          <w:r w:rsidRPr="00A6451E" w:rsidDel="00A6451E">
            <w:rPr>
              <w:rFonts w:cs="Arial"/>
              <w:sz w:val="21"/>
              <w:szCs w:val="21"/>
              <w:shd w:val="clear" w:color="auto" w:fill="FFFFFF"/>
              <w:rPrChange w:id="698" w:author="Alain Komin" w:date="2022-08-29T15:23:00Z">
                <w:rPr>
                  <w:rFonts w:cs="Arial"/>
                  <w:color w:val="0070C0"/>
                  <w:sz w:val="21"/>
                  <w:szCs w:val="21"/>
                  <w:shd w:val="clear" w:color="auto" w:fill="FFFFFF"/>
                </w:rPr>
              </w:rPrChange>
            </w:rPr>
            <w:delText xml:space="preserve"> each product cell for product listing pages</w:delText>
          </w:r>
        </w:del>
      </w:ins>
      <w:del w:id="699" w:author="Villaverde, Alfredo" w:date="2022-03-10T14:06:00Z">
        <w:r w:rsidR="00206C57" w:rsidRPr="00A6451E" w:rsidDel="00706284">
          <w:rPr>
            <w:rFonts w:cs="Arial"/>
            <w:sz w:val="21"/>
            <w:szCs w:val="21"/>
            <w:shd w:val="clear" w:color="auto" w:fill="FFFFFF"/>
            <w:rPrChange w:id="700" w:author="Alain Komin" w:date="2022-08-29T15:23:00Z">
              <w:rPr>
                <w:shd w:val="clear" w:color="auto" w:fill="FFFFFF"/>
              </w:rPr>
            </w:rPrChange>
          </w:rPr>
          <w:delText>.</w:delText>
        </w:r>
      </w:del>
      <w:del w:id="701" w:author="Villaverde, Alfredo" w:date="2022-03-10T14:07:00Z">
        <w:r w:rsidR="00206C57" w:rsidRPr="00A6451E" w:rsidDel="00706284">
          <w:rPr>
            <w:rFonts w:cs="Arial"/>
            <w:sz w:val="21"/>
            <w:szCs w:val="21"/>
            <w:shd w:val="clear" w:color="auto" w:fill="FFFFFF"/>
            <w:rPrChange w:id="702" w:author="Alain Komin" w:date="2022-08-29T15:23:00Z">
              <w:rPr>
                <w:shd w:val="clear" w:color="auto" w:fill="FFFFFF"/>
              </w:rPr>
            </w:rPrChange>
          </w:rPr>
          <w:delText xml:space="preserve"> </w:delText>
        </w:r>
      </w:del>
      <w:del w:id="703" w:author="Villaverde, Alfredo" w:date="2022-03-10T14:28:00Z">
        <w:r w:rsidR="00206C57" w:rsidRPr="00A6451E" w:rsidDel="00547493">
          <w:rPr>
            <w:rFonts w:cs="Arial"/>
            <w:sz w:val="21"/>
            <w:szCs w:val="21"/>
            <w:shd w:val="clear" w:color="auto" w:fill="FFFFFF"/>
            <w:rPrChange w:id="704" w:author="Alain Komin" w:date="2022-08-29T15:23:00Z">
              <w:rPr>
                <w:shd w:val="clear" w:color="auto" w:fill="FFFFFF"/>
              </w:rPr>
            </w:rPrChange>
          </w:rPr>
          <w:delText xml:space="preserve"> </w:delText>
        </w:r>
      </w:del>
      <w:ins w:id="705" w:author="Alain Komin" w:date="2022-08-29T15:21:00Z">
        <w:r w:rsidR="00A6451E" w:rsidRPr="00331A75">
          <w:rPr>
            <w:rFonts w:cs="Arial"/>
            <w:sz w:val="21"/>
            <w:szCs w:val="21"/>
            <w:shd w:val="clear" w:color="auto" w:fill="FFFFFF"/>
          </w:rPr>
          <w:t>Checkou</w:t>
        </w:r>
      </w:ins>
      <w:ins w:id="706" w:author="Alain Komin" w:date="2022-08-29T15:22:00Z">
        <w:r w:rsidR="00A6451E" w:rsidRPr="00331A75">
          <w:rPr>
            <w:rFonts w:cs="Arial"/>
            <w:sz w:val="21"/>
            <w:szCs w:val="21"/>
            <w:shd w:val="clear" w:color="auto" w:fill="FFFFFF"/>
          </w:rPr>
          <w:t xml:space="preserve">t page will be updated to allow adding </w:t>
        </w:r>
      </w:ins>
      <w:ins w:id="707" w:author="Alain Komin" w:date="2022-09-27T14:36:00Z">
        <w:r w:rsidR="002C4DAC">
          <w:rPr>
            <w:rFonts w:cs="Arial"/>
            <w:sz w:val="21"/>
            <w:szCs w:val="21"/>
            <w:shd w:val="clear" w:color="auto" w:fill="FFFFFF"/>
          </w:rPr>
          <w:t xml:space="preserve">custom fields (including </w:t>
        </w:r>
      </w:ins>
      <w:ins w:id="708" w:author="Alain Komin" w:date="2022-08-29T15:22:00Z">
        <w:r w:rsidR="00A6451E" w:rsidRPr="00331A75">
          <w:rPr>
            <w:rFonts w:cs="Arial"/>
            <w:sz w:val="21"/>
            <w:szCs w:val="21"/>
            <w:shd w:val="clear" w:color="auto" w:fill="FFFFFF"/>
          </w:rPr>
          <w:t>dropdowns</w:t>
        </w:r>
      </w:ins>
      <w:ins w:id="709" w:author="Alain Komin" w:date="2022-09-27T14:36:00Z">
        <w:r w:rsidR="002C4DAC">
          <w:rPr>
            <w:rFonts w:cs="Arial"/>
            <w:sz w:val="21"/>
            <w:szCs w:val="21"/>
            <w:shd w:val="clear" w:color="auto" w:fill="FFFFFF"/>
          </w:rPr>
          <w:t>)</w:t>
        </w:r>
      </w:ins>
      <w:ins w:id="710" w:author="Alain Komin" w:date="2022-08-29T15:22:00Z">
        <w:r w:rsidR="00A6451E" w:rsidRPr="00331A75">
          <w:rPr>
            <w:rFonts w:cs="Arial"/>
            <w:sz w:val="21"/>
            <w:szCs w:val="21"/>
            <w:shd w:val="clear" w:color="auto" w:fill="FFFFFF"/>
          </w:rPr>
          <w:t xml:space="preserve"> </w:t>
        </w:r>
      </w:ins>
      <w:ins w:id="711" w:author="Alain Komin" w:date="2022-09-27T14:36:00Z">
        <w:r w:rsidR="002C4DAC">
          <w:rPr>
            <w:rFonts w:cs="Arial"/>
            <w:sz w:val="21"/>
            <w:szCs w:val="21"/>
            <w:shd w:val="clear" w:color="auto" w:fill="FFFFFF"/>
          </w:rPr>
          <w:t>following a defined order</w:t>
        </w:r>
      </w:ins>
      <w:ins w:id="712" w:author="Alain Komin" w:date="2022-08-29T15:22:00Z">
        <w:r w:rsidR="00A6451E" w:rsidRPr="00331A75">
          <w:rPr>
            <w:rFonts w:cs="Arial"/>
            <w:sz w:val="21"/>
            <w:szCs w:val="21"/>
            <w:shd w:val="clear" w:color="auto" w:fill="FFFFFF"/>
          </w:rPr>
          <w:t>.</w:t>
        </w:r>
      </w:ins>
    </w:p>
    <w:p w14:paraId="2D689ABB" w14:textId="02BC6EC0" w:rsidR="002C4DAC" w:rsidRPr="00331A75" w:rsidRDefault="002C4DAC" w:rsidP="00331A75">
      <w:pPr>
        <w:rPr>
          <w:ins w:id="713" w:author="Alain Komin" w:date="2022-08-29T15:22:00Z"/>
          <w:rFonts w:cs="Arial"/>
          <w:sz w:val="21"/>
          <w:szCs w:val="21"/>
          <w:shd w:val="clear" w:color="auto" w:fill="FFFFFF"/>
        </w:rPr>
      </w:pPr>
      <w:ins w:id="714" w:author="Alain Komin" w:date="2022-09-27T14:36:00Z">
        <w:r>
          <w:rPr>
            <w:rFonts w:cs="Arial"/>
            <w:sz w:val="21"/>
            <w:szCs w:val="21"/>
            <w:shd w:val="clear" w:color="auto" w:fill="FFFFFF"/>
          </w:rPr>
          <w:t>The Cart will be modified to display a pop-</w:t>
        </w:r>
      </w:ins>
      <w:ins w:id="715" w:author="Alain Komin" w:date="2022-09-27T14:37:00Z">
        <w:r>
          <w:rPr>
            <w:rFonts w:cs="Arial"/>
            <w:sz w:val="21"/>
            <w:szCs w:val="21"/>
            <w:shd w:val="clear" w:color="auto" w:fill="FFFFFF"/>
          </w:rPr>
          <w:t>up error message upon adding items</w:t>
        </w:r>
      </w:ins>
      <w:ins w:id="716" w:author="Alain Komin" w:date="2022-10-26T10:26:00Z">
        <w:r w:rsidR="00082DD0">
          <w:rPr>
            <w:rFonts w:cs="Arial"/>
            <w:sz w:val="21"/>
            <w:szCs w:val="21"/>
            <w:shd w:val="clear" w:color="auto" w:fill="FFFFFF"/>
          </w:rPr>
          <w:t xml:space="preserve"> of different order type</w:t>
        </w:r>
      </w:ins>
      <w:ins w:id="717" w:author="Alain Komin" w:date="2022-09-27T14:37:00Z">
        <w:r>
          <w:rPr>
            <w:rFonts w:cs="Arial"/>
            <w:sz w:val="21"/>
            <w:szCs w:val="21"/>
            <w:shd w:val="clear" w:color="auto" w:fill="FFFFFF"/>
          </w:rPr>
          <w:t>.</w:t>
        </w:r>
      </w:ins>
    </w:p>
    <w:p w14:paraId="12989660" w14:textId="2BF2C0A3" w:rsidR="00A6451E" w:rsidRDefault="00A6451E" w:rsidP="00A6451E">
      <w:pPr>
        <w:rPr>
          <w:ins w:id="718" w:author="Alain Komin" w:date="2022-08-29T15:22:00Z"/>
          <w:rFonts w:cs="Arial"/>
          <w:sz w:val="21"/>
          <w:szCs w:val="21"/>
          <w:shd w:val="clear" w:color="auto" w:fill="FFFFFF"/>
        </w:rPr>
      </w:pPr>
      <w:ins w:id="719" w:author="Alain Komin" w:date="2022-08-29T15:24:00Z">
        <w:r>
          <w:rPr>
            <w:rFonts w:cs="Arial"/>
            <w:sz w:val="21"/>
            <w:szCs w:val="21"/>
            <w:shd w:val="clear" w:color="auto" w:fill="FFFFFF"/>
          </w:rPr>
          <w:t>Some</w:t>
        </w:r>
      </w:ins>
      <w:ins w:id="720" w:author="Alain Komin" w:date="2022-08-29T15:22:00Z">
        <w:r>
          <w:rPr>
            <w:rFonts w:cs="Arial"/>
            <w:sz w:val="21"/>
            <w:szCs w:val="21"/>
            <w:shd w:val="clear" w:color="auto" w:fill="FFFFFF"/>
          </w:rPr>
          <w:t xml:space="preserve"> of </w:t>
        </w:r>
      </w:ins>
      <w:ins w:id="721" w:author="Alain Komin" w:date="2022-09-07T13:52:00Z">
        <w:r w:rsidR="00995CEB">
          <w:rPr>
            <w:rFonts w:cs="Arial"/>
            <w:sz w:val="21"/>
            <w:szCs w:val="21"/>
            <w:shd w:val="clear" w:color="auto" w:fill="FFFFFF"/>
          </w:rPr>
          <w:t xml:space="preserve">the </w:t>
        </w:r>
      </w:ins>
      <w:ins w:id="722" w:author="Alain Komin" w:date="2022-08-29T15:22:00Z">
        <w:r>
          <w:rPr>
            <w:rFonts w:cs="Arial"/>
            <w:sz w:val="21"/>
            <w:szCs w:val="21"/>
            <w:shd w:val="clear" w:color="auto" w:fill="FFFFFF"/>
          </w:rPr>
          <w:t>lists that are needed</w:t>
        </w:r>
      </w:ins>
      <w:ins w:id="723" w:author="Alain Komin" w:date="2022-08-29T15:24:00Z">
        <w:r w:rsidR="00331A75">
          <w:rPr>
            <w:rFonts w:cs="Arial"/>
            <w:sz w:val="21"/>
            <w:szCs w:val="21"/>
            <w:shd w:val="clear" w:color="auto" w:fill="FFFFFF"/>
          </w:rPr>
          <w:t xml:space="preserve"> to be displayed at checkout</w:t>
        </w:r>
      </w:ins>
      <w:ins w:id="724" w:author="Alain Komin" w:date="2022-09-07T13:52:00Z">
        <w:r w:rsidR="00995CEB">
          <w:rPr>
            <w:rFonts w:cs="Arial"/>
            <w:sz w:val="21"/>
            <w:szCs w:val="21"/>
            <w:shd w:val="clear" w:color="auto" w:fill="FFFFFF"/>
          </w:rPr>
          <w:t xml:space="preserve"> are</w:t>
        </w:r>
      </w:ins>
      <w:ins w:id="725" w:author="Alain Komin" w:date="2022-08-29T15:22:00Z">
        <w:r>
          <w:rPr>
            <w:rFonts w:cs="Arial"/>
            <w:sz w:val="21"/>
            <w:szCs w:val="21"/>
            <w:shd w:val="clear" w:color="auto" w:fill="FFFFFF"/>
          </w:rPr>
          <w:t>:</w:t>
        </w:r>
      </w:ins>
    </w:p>
    <w:p w14:paraId="13D157E9" w14:textId="3BC92924" w:rsidR="00A6451E" w:rsidRDefault="00A6451E" w:rsidP="00A6451E">
      <w:pPr>
        <w:pStyle w:val="ListParagraph"/>
        <w:numPr>
          <w:ilvl w:val="0"/>
          <w:numId w:val="12"/>
        </w:numPr>
        <w:rPr>
          <w:ins w:id="726" w:author="Alain Komin" w:date="2022-08-29T15:23:00Z"/>
          <w:rFonts w:cs="Arial"/>
          <w:sz w:val="21"/>
          <w:szCs w:val="21"/>
          <w:shd w:val="clear" w:color="auto" w:fill="FFFFFF"/>
        </w:rPr>
      </w:pPr>
      <w:ins w:id="727" w:author="Alain Komin" w:date="2022-08-29T15:23:00Z">
        <w:r>
          <w:rPr>
            <w:rFonts w:cs="Arial"/>
            <w:sz w:val="21"/>
            <w:szCs w:val="21"/>
            <w:shd w:val="clear" w:color="auto" w:fill="FFFFFF"/>
          </w:rPr>
          <w:t>Order Type</w:t>
        </w:r>
      </w:ins>
    </w:p>
    <w:p w14:paraId="2F3C30E2" w14:textId="7DB194AA" w:rsidR="00A6451E" w:rsidRDefault="00A6451E" w:rsidP="00A6451E">
      <w:pPr>
        <w:pStyle w:val="ListParagraph"/>
        <w:numPr>
          <w:ilvl w:val="0"/>
          <w:numId w:val="12"/>
        </w:numPr>
        <w:rPr>
          <w:ins w:id="728" w:author="Alain Komin" w:date="2022-08-29T15:23:00Z"/>
          <w:rFonts w:cs="Arial"/>
          <w:sz w:val="21"/>
          <w:szCs w:val="21"/>
          <w:shd w:val="clear" w:color="auto" w:fill="FFFFFF"/>
        </w:rPr>
      </w:pPr>
      <w:ins w:id="729" w:author="Alain Komin" w:date="2022-08-29T15:23:00Z">
        <w:r>
          <w:rPr>
            <w:rFonts w:cs="Arial"/>
            <w:sz w:val="21"/>
            <w:szCs w:val="21"/>
            <w:shd w:val="clear" w:color="auto" w:fill="FFFFFF"/>
          </w:rPr>
          <w:t>Priority</w:t>
        </w:r>
      </w:ins>
    </w:p>
    <w:p w14:paraId="20A13D4A" w14:textId="7CE59895" w:rsidR="00A6451E" w:rsidRDefault="00A6451E" w:rsidP="00A6451E">
      <w:pPr>
        <w:pStyle w:val="ListParagraph"/>
        <w:numPr>
          <w:ilvl w:val="0"/>
          <w:numId w:val="12"/>
        </w:numPr>
        <w:rPr>
          <w:ins w:id="730" w:author="Alain Komin" w:date="2022-08-29T15:23:00Z"/>
          <w:rFonts w:cs="Arial"/>
          <w:sz w:val="21"/>
          <w:szCs w:val="21"/>
          <w:shd w:val="clear" w:color="auto" w:fill="FFFFFF"/>
        </w:rPr>
      </w:pPr>
      <w:ins w:id="731" w:author="Alain Komin" w:date="2022-08-29T15:23:00Z">
        <w:r>
          <w:rPr>
            <w:rFonts w:cs="Arial"/>
            <w:sz w:val="21"/>
            <w:szCs w:val="21"/>
            <w:shd w:val="clear" w:color="auto" w:fill="FFFFFF"/>
          </w:rPr>
          <w:t>System</w:t>
        </w:r>
      </w:ins>
    </w:p>
    <w:p w14:paraId="0F1B91CE" w14:textId="47EFABDF" w:rsidR="00A6451E" w:rsidDel="00331A75" w:rsidRDefault="00331A75" w:rsidP="00A6451E">
      <w:pPr>
        <w:pStyle w:val="ListParagraph"/>
        <w:numPr>
          <w:ilvl w:val="0"/>
          <w:numId w:val="12"/>
        </w:numPr>
        <w:rPr>
          <w:del w:id="732" w:author="Alain Komin" w:date="2022-08-29T15:23:00Z"/>
          <w:rFonts w:cs="Arial"/>
          <w:sz w:val="21"/>
          <w:szCs w:val="21"/>
          <w:shd w:val="clear" w:color="auto" w:fill="FFFFFF"/>
        </w:rPr>
      </w:pPr>
      <w:ins w:id="733" w:author="Alain Komin" w:date="2022-08-29T15:24:00Z">
        <w:r>
          <w:rPr>
            <w:rFonts w:cs="Arial"/>
            <w:sz w:val="21"/>
            <w:szCs w:val="21"/>
            <w:shd w:val="clear" w:color="auto" w:fill="FFFFFF"/>
          </w:rPr>
          <w:t>Fiesta Van / Canopy Event</w:t>
        </w:r>
      </w:ins>
    </w:p>
    <w:p w14:paraId="50A1522B" w14:textId="77777777" w:rsidR="00331A75" w:rsidRDefault="00331A75" w:rsidP="00A6451E">
      <w:pPr>
        <w:pStyle w:val="ListParagraph"/>
        <w:numPr>
          <w:ilvl w:val="0"/>
          <w:numId w:val="12"/>
        </w:numPr>
        <w:rPr>
          <w:ins w:id="734" w:author="Alain Komin" w:date="2022-08-29T15:25:00Z"/>
          <w:rFonts w:cs="Arial"/>
          <w:sz w:val="21"/>
          <w:szCs w:val="21"/>
          <w:shd w:val="clear" w:color="auto" w:fill="FFFFFF"/>
        </w:rPr>
      </w:pPr>
    </w:p>
    <w:p w14:paraId="2B2EBFF7" w14:textId="77777777" w:rsidR="00331A75" w:rsidRDefault="00331A75">
      <w:pPr>
        <w:pStyle w:val="ListParagraph"/>
        <w:numPr>
          <w:ilvl w:val="0"/>
          <w:numId w:val="12"/>
        </w:numPr>
        <w:rPr>
          <w:ins w:id="735" w:author="Alain Komin" w:date="2022-08-29T15:25:00Z"/>
          <w:rFonts w:cs="Arial"/>
          <w:sz w:val="21"/>
          <w:szCs w:val="21"/>
          <w:shd w:val="clear" w:color="auto" w:fill="FFFFFF"/>
        </w:rPr>
        <w:pPrChange w:id="736" w:author="Alain Komin" w:date="2022-08-29T15:25:00Z">
          <w:pPr>
            <w:pStyle w:val="ListParagraph"/>
          </w:pPr>
        </w:pPrChange>
      </w:pPr>
      <w:ins w:id="737" w:author="Alain Komin" w:date="2022-08-29T15:25:00Z">
        <w:r>
          <w:rPr>
            <w:rFonts w:cs="Arial"/>
            <w:sz w:val="21"/>
            <w:szCs w:val="21"/>
            <w:shd w:val="clear" w:color="auto" w:fill="FFFFFF"/>
          </w:rPr>
          <w:t>Agent Classification</w:t>
        </w:r>
      </w:ins>
    </w:p>
    <w:p w14:paraId="7138C367" w14:textId="46686608" w:rsidR="00331A75" w:rsidRDefault="00331A75" w:rsidP="00331A75">
      <w:pPr>
        <w:pStyle w:val="ListParagraph"/>
        <w:numPr>
          <w:ilvl w:val="0"/>
          <w:numId w:val="12"/>
        </w:numPr>
        <w:rPr>
          <w:ins w:id="738" w:author="Alain Komin" w:date="2022-08-29T15:26:00Z"/>
          <w:rFonts w:cs="Arial"/>
          <w:sz w:val="21"/>
          <w:szCs w:val="21"/>
          <w:shd w:val="clear" w:color="auto" w:fill="FFFFFF"/>
        </w:rPr>
      </w:pPr>
      <w:ins w:id="739" w:author="Alain Komin" w:date="2022-08-29T15:26:00Z">
        <w:r>
          <w:rPr>
            <w:rFonts w:cs="Arial"/>
            <w:sz w:val="21"/>
            <w:szCs w:val="21"/>
            <w:shd w:val="clear" w:color="auto" w:fill="FFFFFF"/>
          </w:rPr>
          <w:t>Region</w:t>
        </w:r>
      </w:ins>
    </w:p>
    <w:p w14:paraId="7BB57640" w14:textId="61A178D5" w:rsidR="00206C57" w:rsidRPr="004F21AE" w:rsidDel="00995CEB" w:rsidRDefault="004F21AE">
      <w:pPr>
        <w:pStyle w:val="ListParagraph"/>
        <w:rPr>
          <w:del w:id="740" w:author="Alain Komin" w:date="2022-08-29T15:23:00Z"/>
          <w:rFonts w:cs="Arial"/>
          <w:color w:val="FF0000"/>
          <w:sz w:val="21"/>
          <w:szCs w:val="21"/>
          <w:shd w:val="clear" w:color="auto" w:fill="FFFFFF"/>
          <w:rPrChange w:id="741" w:author="Alain Komin" w:date="2022-10-18T10:55:00Z">
            <w:rPr>
              <w:del w:id="742" w:author="Alain Komin" w:date="2022-08-29T15:23:00Z"/>
              <w:rFonts w:cs="Arial"/>
              <w:sz w:val="21"/>
              <w:szCs w:val="21"/>
              <w:shd w:val="clear" w:color="auto" w:fill="FFFFFF"/>
            </w:rPr>
          </w:rPrChange>
        </w:rPr>
      </w:pPr>
      <w:ins w:id="743" w:author="Alain Komin" w:date="2022-10-18T10:54:00Z">
        <w:r w:rsidRPr="004F21AE">
          <w:rPr>
            <w:rFonts w:cs="Arial"/>
            <w:color w:val="FF0000"/>
            <w:sz w:val="21"/>
            <w:szCs w:val="21"/>
            <w:shd w:val="clear" w:color="auto" w:fill="FFFFFF"/>
            <w:rPrChange w:id="744" w:author="Alain Komin" w:date="2022-10-18T10:55:00Z">
              <w:rPr>
                <w:rFonts w:cs="Arial"/>
                <w:sz w:val="21"/>
                <w:szCs w:val="21"/>
                <w:shd w:val="clear" w:color="auto" w:fill="FFFFFF"/>
              </w:rPr>
            </w:rPrChange>
          </w:rPr>
          <w:t>The</w:t>
        </w:r>
      </w:ins>
      <w:ins w:id="745" w:author="Alain Komin" w:date="2022-10-18T10:55:00Z">
        <w:r w:rsidRPr="004F21AE">
          <w:rPr>
            <w:rFonts w:cs="Arial"/>
            <w:color w:val="FF0000"/>
            <w:sz w:val="21"/>
            <w:szCs w:val="21"/>
            <w:shd w:val="clear" w:color="auto" w:fill="FFFFFF"/>
            <w:rPrChange w:id="746" w:author="Alain Komin" w:date="2022-10-18T10:55:00Z">
              <w:rPr>
                <w:rFonts w:cs="Arial"/>
                <w:sz w:val="21"/>
                <w:szCs w:val="21"/>
                <w:shd w:val="clear" w:color="auto" w:fill="FFFFFF"/>
              </w:rPr>
            </w:rPrChange>
          </w:rPr>
          <w:t xml:space="preserve"> Login page will have a new field to be validated before granting access to the site.</w:t>
        </w:r>
      </w:ins>
      <w:ins w:id="747" w:author="Villaverde, Alfredo" w:date="2022-03-10T14:05:00Z">
        <w:del w:id="748" w:author="Alain Komin" w:date="2022-08-29T15:23:00Z">
          <w:r w:rsidR="00706284" w:rsidRPr="004F21AE" w:rsidDel="00A6451E">
            <w:rPr>
              <w:rFonts w:cs="Arial"/>
              <w:color w:val="FF0000"/>
              <w:sz w:val="21"/>
              <w:szCs w:val="21"/>
              <w:shd w:val="clear" w:color="auto" w:fill="FFFFFF"/>
              <w:rPrChange w:id="749" w:author="Alain Komin" w:date="2022-10-18T10:55:00Z">
                <w:rPr>
                  <w:b/>
                  <w:bCs/>
                  <w:lang w:val="en-US"/>
                </w:rPr>
              </w:rPrChange>
            </w:rPr>
            <w:delText>(DELETE TEXT ABOVE ONCE THIS SECTION IS COMPLETED)</w:delText>
          </w:r>
        </w:del>
      </w:ins>
      <w:del w:id="750" w:author="Alain Komin" w:date="2022-08-29T15:23:00Z">
        <w:r w:rsidR="00206C57" w:rsidRPr="004F21AE" w:rsidDel="00A6451E">
          <w:rPr>
            <w:rFonts w:cs="Arial"/>
            <w:color w:val="FF0000"/>
            <w:sz w:val="21"/>
            <w:szCs w:val="21"/>
            <w:shd w:val="clear" w:color="auto" w:fill="FFFFFF"/>
            <w:rPrChange w:id="751" w:author="Alain Komin" w:date="2022-10-18T10:55:00Z">
              <w:rPr>
                <w:shd w:val="clear" w:color="auto" w:fill="FFFFFF"/>
              </w:rPr>
            </w:rPrChange>
          </w:rPr>
          <w:delText>The only products that will not have a ship date option will be those that are available “Upon Harvest”, all others need to have that field populated with the days of the week that the item can ship, even if that is Monday – Friday</w:delText>
        </w:r>
      </w:del>
      <w:ins w:id="752" w:author="Bertorelli, Yvonne A" w:date="2021-11-02T14:23:00Z">
        <w:del w:id="753" w:author="Alain Komin" w:date="2022-08-29T15:23:00Z">
          <w:r w:rsidR="006E6617" w:rsidRPr="004F21AE" w:rsidDel="00A6451E">
            <w:rPr>
              <w:rFonts w:cs="Arial"/>
              <w:color w:val="FF0000"/>
              <w:sz w:val="21"/>
              <w:szCs w:val="21"/>
              <w:shd w:val="clear" w:color="auto" w:fill="FFFFFF"/>
              <w:rPrChange w:id="754" w:author="Alain Komin" w:date="2022-10-18T10:55:00Z">
                <w:rPr>
                  <w:shd w:val="clear" w:color="auto" w:fill="FFFFFF"/>
                </w:rPr>
              </w:rPrChange>
            </w:rPr>
            <w:delText>Thursday</w:delText>
          </w:r>
        </w:del>
      </w:ins>
      <w:del w:id="755" w:author="Alain Komin" w:date="2022-08-29T15:23:00Z">
        <w:r w:rsidR="00206C57" w:rsidRPr="004F21AE" w:rsidDel="00A6451E">
          <w:rPr>
            <w:rFonts w:cs="Arial"/>
            <w:color w:val="FF0000"/>
            <w:sz w:val="21"/>
            <w:szCs w:val="21"/>
            <w:shd w:val="clear" w:color="auto" w:fill="FFFFFF"/>
            <w:rPrChange w:id="756" w:author="Alain Komin" w:date="2022-10-18T10:55:00Z">
              <w:rPr>
                <w:shd w:val="clear" w:color="auto" w:fill="FFFFFF"/>
              </w:rPr>
            </w:rPrChange>
          </w:rPr>
          <w:delText xml:space="preserve">.  </w:delText>
        </w:r>
      </w:del>
    </w:p>
    <w:p w14:paraId="01FD9C93" w14:textId="1A9776D8" w:rsidR="00995CEB" w:rsidRDefault="00995CEB" w:rsidP="00995CEB">
      <w:pPr>
        <w:rPr>
          <w:ins w:id="757" w:author="Alain Komin" w:date="2022-09-07T13:54:00Z"/>
          <w:rFonts w:cs="Arial"/>
          <w:sz w:val="21"/>
          <w:szCs w:val="21"/>
          <w:shd w:val="clear" w:color="auto" w:fill="FFFFFF"/>
        </w:rPr>
      </w:pPr>
    </w:p>
    <w:p w14:paraId="52683B7C" w14:textId="77777777" w:rsidR="00F44063" w:rsidRPr="00F44063" w:rsidDel="007D7B03" w:rsidRDefault="00F44063">
      <w:pPr>
        <w:pStyle w:val="ListParagraph"/>
        <w:rPr>
          <w:ins w:id="758" w:author="Villaverde, Alfredo" w:date="2022-03-10T13:13:00Z"/>
          <w:del w:id="759" w:author="Sebastian Gonzalez" w:date="2022-05-18T12:26:00Z"/>
          <w:lang w:val="en-US"/>
          <w:rPrChange w:id="760" w:author="Villaverde, Alfredo" w:date="2022-03-10T13:13:00Z">
            <w:rPr>
              <w:ins w:id="761" w:author="Villaverde, Alfredo" w:date="2022-03-10T13:13:00Z"/>
              <w:del w:id="762" w:author="Sebastian Gonzalez" w:date="2022-05-18T12:26:00Z"/>
              <w:rFonts w:cs="Arial"/>
              <w:color w:val="0070C0"/>
              <w:sz w:val="21"/>
              <w:szCs w:val="21"/>
              <w:shd w:val="clear" w:color="auto" w:fill="FFFFFF"/>
            </w:rPr>
          </w:rPrChange>
        </w:rPr>
        <w:pPrChange w:id="763" w:author="Alain Komin" w:date="2022-08-29T15:25:00Z">
          <w:pPr/>
        </w:pPrChange>
      </w:pPr>
    </w:p>
    <w:p w14:paraId="66C9507D" w14:textId="69A638F5" w:rsidR="00206C57" w:rsidDel="00F44063" w:rsidRDefault="00206C57">
      <w:pPr>
        <w:pStyle w:val="ListParagraph"/>
        <w:rPr>
          <w:del w:id="764" w:author="Villaverde, Alfredo" w:date="2022-03-10T13:13:00Z"/>
          <w:shd w:val="clear" w:color="auto" w:fill="FFFFFF"/>
        </w:rPr>
        <w:pPrChange w:id="765" w:author="Alain Komin" w:date="2022-08-29T15:25:00Z">
          <w:pPr/>
        </w:pPrChange>
      </w:pPr>
      <w:del w:id="766" w:author="Villaverde, Alfredo" w:date="2022-03-10T13:13:00Z">
        <w:r w:rsidDel="00F44063">
          <w:rPr>
            <w:shd w:val="clear" w:color="auto" w:fill="FFFFFF"/>
          </w:rPr>
          <w:delText xml:space="preserve">A new area will be added to the configuration record as part of this solution.  This will be to allow TransnetYX to build out a calendar for days that their office is closed.  </w:delText>
        </w:r>
        <w:r w:rsidRPr="006E6617" w:rsidDel="00F44063">
          <w:rPr>
            <w:rFonts w:eastAsia="Times New Roman"/>
            <w:b/>
            <w:bCs/>
            <w:color w:val="F96A1B" w:themeColor="accent2"/>
            <w:kern w:val="28"/>
            <w:sz w:val="36"/>
            <w:szCs w:val="36"/>
            <w:shd w:val="clear" w:color="auto" w:fill="FFFFFF"/>
            <w:lang w:val="en-US"/>
            <w:rPrChange w:id="767" w:author="Bertorelli, Yvonne A" w:date="2021-11-02T14:24:00Z">
              <w:rPr>
                <w:rFonts w:cs="Arial"/>
                <w:color w:val="0070C0"/>
                <w:sz w:val="21"/>
                <w:szCs w:val="21"/>
                <w:shd w:val="clear" w:color="auto" w:fill="FFFFFF"/>
              </w:rPr>
            </w:rPrChange>
          </w:rPr>
          <w:delText>All weekends</w:delText>
        </w:r>
      </w:del>
      <w:ins w:id="768" w:author="Bertorelli, Yvonne A" w:date="2021-11-02T14:24:00Z">
        <w:del w:id="769" w:author="Villaverde, Alfredo" w:date="2022-03-10T13:13:00Z">
          <w:r w:rsidR="006E6617" w:rsidRPr="006E6617" w:rsidDel="00F44063">
            <w:rPr>
              <w:rFonts w:eastAsia="Times New Roman"/>
              <w:b/>
              <w:bCs/>
              <w:color w:val="F96A1B" w:themeColor="accent2"/>
              <w:kern w:val="28"/>
              <w:sz w:val="36"/>
              <w:szCs w:val="36"/>
              <w:shd w:val="clear" w:color="auto" w:fill="FFFFFF"/>
              <w:lang w:val="en-US"/>
              <w:rPrChange w:id="770" w:author="Bertorelli, Yvonne A" w:date="2021-11-02T14:24:00Z">
                <w:rPr>
                  <w:rFonts w:cs="Arial"/>
                  <w:color w:val="0070C0"/>
                  <w:sz w:val="21"/>
                  <w:szCs w:val="21"/>
                  <w:shd w:val="clear" w:color="auto" w:fill="FFFFFF"/>
                </w:rPr>
              </w:rPrChange>
            </w:rPr>
            <w:delText>Friday</w:delText>
          </w:r>
        </w:del>
      </w:ins>
      <w:del w:id="771" w:author="Villaverde, Alfredo" w:date="2022-03-10T13:13:00Z">
        <w:r w:rsidRPr="006E6617" w:rsidDel="00F44063">
          <w:rPr>
            <w:rFonts w:eastAsia="Times New Roman"/>
            <w:b/>
            <w:bCs/>
            <w:color w:val="F96A1B" w:themeColor="accent2"/>
            <w:kern w:val="28"/>
            <w:sz w:val="36"/>
            <w:szCs w:val="36"/>
            <w:shd w:val="clear" w:color="auto" w:fill="FFFFFF"/>
            <w:lang w:val="en-US"/>
            <w:rPrChange w:id="772" w:author="Bertorelli, Yvonne A" w:date="2021-11-02T14:24:00Z">
              <w:rPr>
                <w:rFonts w:cs="Arial"/>
                <w:color w:val="0070C0"/>
                <w:sz w:val="21"/>
                <w:szCs w:val="21"/>
                <w:shd w:val="clear" w:color="auto" w:fill="FFFFFF"/>
              </w:rPr>
            </w:rPrChange>
          </w:rPr>
          <w:delText>, Saturday</w:delText>
        </w:r>
      </w:del>
      <w:ins w:id="773" w:author="Bertorelli, Yvonne A" w:date="2021-11-02T14:24:00Z">
        <w:del w:id="774" w:author="Villaverde, Alfredo" w:date="2022-03-10T13:13:00Z">
          <w:r w:rsidR="006E6617" w:rsidRPr="006E6617" w:rsidDel="00F44063">
            <w:rPr>
              <w:b/>
              <w:bCs/>
              <w:shd w:val="clear" w:color="auto" w:fill="FFFFFF"/>
            </w:rPr>
            <w:delText>Saturday,</w:delText>
          </w:r>
        </w:del>
      </w:ins>
      <w:del w:id="775" w:author="Villaverde, Alfredo" w:date="2022-03-10T13:13:00Z">
        <w:r w:rsidRPr="006E6617" w:rsidDel="00F44063">
          <w:rPr>
            <w:rFonts w:eastAsia="Times New Roman"/>
            <w:b/>
            <w:bCs/>
            <w:color w:val="F96A1B" w:themeColor="accent2"/>
            <w:kern w:val="28"/>
            <w:sz w:val="36"/>
            <w:szCs w:val="36"/>
            <w:shd w:val="clear" w:color="auto" w:fill="FFFFFF"/>
            <w:lang w:val="en-US"/>
            <w:rPrChange w:id="776" w:author="Bertorelli, Yvonne A" w:date="2021-11-02T14:24:00Z">
              <w:rPr>
                <w:rFonts w:cs="Arial"/>
                <w:color w:val="0070C0"/>
                <w:sz w:val="21"/>
                <w:szCs w:val="21"/>
                <w:shd w:val="clear" w:color="auto" w:fill="FFFFFF"/>
              </w:rPr>
            </w:rPrChange>
          </w:rPr>
          <w:delText xml:space="preserve"> and Sunday, will be considered non-shipping days</w:delText>
        </w:r>
        <w:r w:rsidDel="00F44063">
          <w:rPr>
            <w:shd w:val="clear" w:color="auto" w:fill="FFFFFF"/>
          </w:rPr>
          <w:delText xml:space="preserve">.  Additionally, the calendar will contain the Default Lead Days and the Cut-Off time.  While TransnetYX will only offer one shipping method for US orders, we will need these two additional parameters to drive the available shipping dates. </w:delText>
        </w:r>
        <w:bookmarkStart w:id="777" w:name="_Toc97814032"/>
        <w:bookmarkStart w:id="778" w:name="_Toc97814791"/>
        <w:bookmarkStart w:id="779" w:name="_Toc97815043"/>
        <w:bookmarkStart w:id="780" w:name="_Toc97815174"/>
        <w:bookmarkStart w:id="781" w:name="_Toc97816038"/>
        <w:bookmarkStart w:id="782" w:name="_Toc97816627"/>
        <w:bookmarkStart w:id="783" w:name="_Toc103766387"/>
        <w:bookmarkStart w:id="784" w:name="_Toc103766466"/>
        <w:bookmarkStart w:id="785" w:name="_Toc103768485"/>
        <w:bookmarkStart w:id="786" w:name="_Toc103768564"/>
        <w:bookmarkStart w:id="787" w:name="_Toc103768643"/>
        <w:bookmarkStart w:id="788" w:name="_Toc103768722"/>
        <w:bookmarkStart w:id="789" w:name="_Toc103768816"/>
        <w:bookmarkStart w:id="790" w:name="_Toc103768974"/>
        <w:bookmarkStart w:id="791" w:name="_Toc103769053"/>
        <w:bookmarkStart w:id="792" w:name="_Toc103769132"/>
        <w:bookmarkStart w:id="793" w:name="_Toc103769211"/>
        <w:bookmarkStart w:id="794" w:name="_Toc103769290"/>
        <w:bookmarkStart w:id="795" w:name="_Toc103769384"/>
        <w:bookmarkStart w:id="796" w:name="_Toc103769463"/>
        <w:bookmarkStart w:id="797" w:name="_Toc103769542"/>
        <w:bookmarkStart w:id="798" w:name="_Toc103769622"/>
        <w:bookmarkStart w:id="799" w:name="_Toc103769698"/>
        <w:bookmarkStart w:id="800" w:name="_Toc103769773"/>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del>
    </w:p>
    <w:p w14:paraId="3038EBB9" w14:textId="658B0E49" w:rsidR="00206C57" w:rsidDel="00F44063" w:rsidRDefault="00206C57">
      <w:pPr>
        <w:pStyle w:val="ListParagraph"/>
        <w:rPr>
          <w:del w:id="801" w:author="Villaverde, Alfredo" w:date="2022-03-10T13:13:00Z"/>
          <w:shd w:val="clear" w:color="auto" w:fill="FFFFFF"/>
        </w:rPr>
        <w:pPrChange w:id="802" w:author="Alain Komin" w:date="2022-08-29T15:25:00Z">
          <w:pPr/>
        </w:pPrChange>
      </w:pPr>
      <w:del w:id="803" w:author="Villaverde, Alfredo" w:date="2022-03-10T13:13:00Z">
        <w:r w:rsidDel="00F44063">
          <w:rPr>
            <w:shd w:val="clear" w:color="auto" w:fill="FFFFFF"/>
          </w:rPr>
          <w:delText>The configuration record will drive the following logic when the customer is checking out on the site:</w:delText>
        </w:r>
        <w:bookmarkStart w:id="804" w:name="_Toc97814033"/>
        <w:bookmarkStart w:id="805" w:name="_Toc97814792"/>
        <w:bookmarkStart w:id="806" w:name="_Toc97815044"/>
        <w:bookmarkStart w:id="807" w:name="_Toc97815175"/>
        <w:bookmarkStart w:id="808" w:name="_Toc97816039"/>
        <w:bookmarkStart w:id="809" w:name="_Toc97816628"/>
        <w:bookmarkStart w:id="810" w:name="_Toc103766388"/>
        <w:bookmarkStart w:id="811" w:name="_Toc103766467"/>
        <w:bookmarkStart w:id="812" w:name="_Toc103768486"/>
        <w:bookmarkStart w:id="813" w:name="_Toc103768565"/>
        <w:bookmarkStart w:id="814" w:name="_Toc103768644"/>
        <w:bookmarkStart w:id="815" w:name="_Toc103768723"/>
        <w:bookmarkStart w:id="816" w:name="_Toc103768817"/>
        <w:bookmarkStart w:id="817" w:name="_Toc103768975"/>
        <w:bookmarkStart w:id="818" w:name="_Toc103769054"/>
        <w:bookmarkStart w:id="819" w:name="_Toc103769133"/>
        <w:bookmarkStart w:id="820" w:name="_Toc103769212"/>
        <w:bookmarkStart w:id="821" w:name="_Toc103769291"/>
        <w:bookmarkStart w:id="822" w:name="_Toc103769385"/>
        <w:bookmarkStart w:id="823" w:name="_Toc103769464"/>
        <w:bookmarkStart w:id="824" w:name="_Toc103769543"/>
        <w:bookmarkStart w:id="825" w:name="_Toc103769623"/>
        <w:bookmarkStart w:id="826" w:name="_Toc103769699"/>
        <w:bookmarkStart w:id="827" w:name="_Toc103769774"/>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del>
    </w:p>
    <w:p w14:paraId="3363FF93" w14:textId="5110D1A7" w:rsidR="00206C57" w:rsidRPr="00603846" w:rsidDel="00F44063" w:rsidRDefault="00206C57">
      <w:pPr>
        <w:pStyle w:val="ListParagraph"/>
        <w:rPr>
          <w:del w:id="828" w:author="Villaverde, Alfredo" w:date="2022-03-10T13:13:00Z"/>
        </w:rPr>
        <w:pPrChange w:id="829" w:author="Alain Komin" w:date="2022-08-29T15:25:00Z">
          <w:pPr>
            <w:pStyle w:val="ListParagraph"/>
            <w:numPr>
              <w:numId w:val="8"/>
            </w:numPr>
            <w:ind w:left="720" w:hanging="360"/>
          </w:pPr>
        </w:pPrChange>
      </w:pPr>
      <w:del w:id="830" w:author="Villaverde, Alfredo" w:date="2022-03-10T13:13:00Z">
        <w:r w:rsidRPr="00603846" w:rsidDel="00F44063">
          <w:delText>The date/time of the week the customer is placing their order.</w:delText>
        </w:r>
        <w:bookmarkStart w:id="831" w:name="_Toc97814034"/>
        <w:bookmarkStart w:id="832" w:name="_Toc97814793"/>
        <w:bookmarkStart w:id="833" w:name="_Toc97815045"/>
        <w:bookmarkStart w:id="834" w:name="_Toc97815176"/>
        <w:bookmarkStart w:id="835" w:name="_Toc97816040"/>
        <w:bookmarkStart w:id="836" w:name="_Toc97816629"/>
        <w:bookmarkStart w:id="837" w:name="_Toc103766389"/>
        <w:bookmarkStart w:id="838" w:name="_Toc103766468"/>
        <w:bookmarkStart w:id="839" w:name="_Toc103768487"/>
        <w:bookmarkStart w:id="840" w:name="_Toc103768566"/>
        <w:bookmarkStart w:id="841" w:name="_Toc103768645"/>
        <w:bookmarkStart w:id="842" w:name="_Toc103768724"/>
        <w:bookmarkStart w:id="843" w:name="_Toc103768818"/>
        <w:bookmarkStart w:id="844" w:name="_Toc103768976"/>
        <w:bookmarkStart w:id="845" w:name="_Toc103769055"/>
        <w:bookmarkStart w:id="846" w:name="_Toc103769134"/>
        <w:bookmarkStart w:id="847" w:name="_Toc103769213"/>
        <w:bookmarkStart w:id="848" w:name="_Toc103769292"/>
        <w:bookmarkStart w:id="849" w:name="_Toc103769386"/>
        <w:bookmarkStart w:id="850" w:name="_Toc103769465"/>
        <w:bookmarkStart w:id="851" w:name="_Toc103769544"/>
        <w:bookmarkStart w:id="852" w:name="_Toc103769624"/>
        <w:bookmarkStart w:id="853" w:name="_Toc103769700"/>
        <w:bookmarkStart w:id="854" w:name="_Toc103769775"/>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del>
    </w:p>
    <w:p w14:paraId="1E508BE3" w14:textId="177B5C34" w:rsidR="00206C57" w:rsidRPr="00603846" w:rsidDel="00F44063" w:rsidRDefault="00206C57">
      <w:pPr>
        <w:pStyle w:val="ListParagraph"/>
        <w:rPr>
          <w:del w:id="855" w:author="Villaverde, Alfredo" w:date="2022-03-10T13:13:00Z"/>
        </w:rPr>
        <w:pPrChange w:id="856" w:author="Alain Komin" w:date="2022-08-29T15:25:00Z">
          <w:pPr>
            <w:pStyle w:val="ListParagraph"/>
            <w:numPr>
              <w:ilvl w:val="1"/>
              <w:numId w:val="8"/>
            </w:numPr>
            <w:ind w:left="1440" w:hanging="360"/>
          </w:pPr>
        </w:pPrChange>
      </w:pPr>
      <w:del w:id="857" w:author="Villaverde, Alfredo" w:date="2022-03-10T13:13:00Z">
        <w:r w:rsidRPr="00603846" w:rsidDel="00F44063">
          <w:delText>Is that date/time before or after the cut-off time in the site configuration record.</w:delText>
        </w:r>
        <w:bookmarkStart w:id="858" w:name="_Toc97814035"/>
        <w:bookmarkStart w:id="859" w:name="_Toc97814794"/>
        <w:bookmarkStart w:id="860" w:name="_Toc97815046"/>
        <w:bookmarkStart w:id="861" w:name="_Toc97815177"/>
        <w:bookmarkStart w:id="862" w:name="_Toc97816041"/>
        <w:bookmarkStart w:id="863" w:name="_Toc97816630"/>
        <w:bookmarkStart w:id="864" w:name="_Toc103766390"/>
        <w:bookmarkStart w:id="865" w:name="_Toc103766469"/>
        <w:bookmarkStart w:id="866" w:name="_Toc103768488"/>
        <w:bookmarkStart w:id="867" w:name="_Toc103768567"/>
        <w:bookmarkStart w:id="868" w:name="_Toc103768646"/>
        <w:bookmarkStart w:id="869" w:name="_Toc103768725"/>
        <w:bookmarkStart w:id="870" w:name="_Toc103768819"/>
        <w:bookmarkStart w:id="871" w:name="_Toc103768977"/>
        <w:bookmarkStart w:id="872" w:name="_Toc103769056"/>
        <w:bookmarkStart w:id="873" w:name="_Toc103769135"/>
        <w:bookmarkStart w:id="874" w:name="_Toc103769214"/>
        <w:bookmarkStart w:id="875" w:name="_Toc103769293"/>
        <w:bookmarkStart w:id="876" w:name="_Toc103769387"/>
        <w:bookmarkStart w:id="877" w:name="_Toc103769466"/>
        <w:bookmarkStart w:id="878" w:name="_Toc103769545"/>
        <w:bookmarkStart w:id="879" w:name="_Toc103769625"/>
        <w:bookmarkStart w:id="880" w:name="_Toc103769701"/>
        <w:bookmarkStart w:id="881" w:name="_Toc103769776"/>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del>
    </w:p>
    <w:p w14:paraId="13134302" w14:textId="6E017C94" w:rsidR="00206C57" w:rsidRPr="00603846" w:rsidDel="00F44063" w:rsidRDefault="00206C57">
      <w:pPr>
        <w:pStyle w:val="ListParagraph"/>
        <w:rPr>
          <w:del w:id="882" w:author="Villaverde, Alfredo" w:date="2022-03-10T13:13:00Z"/>
        </w:rPr>
        <w:pPrChange w:id="883" w:author="Alain Komin" w:date="2022-08-29T15:25:00Z">
          <w:pPr>
            <w:pStyle w:val="ListParagraph"/>
            <w:numPr>
              <w:ilvl w:val="1"/>
              <w:numId w:val="8"/>
            </w:numPr>
            <w:ind w:left="1440" w:hanging="360"/>
          </w:pPr>
        </w:pPrChange>
      </w:pPr>
      <w:del w:id="884" w:author="Villaverde, Alfredo" w:date="2022-03-10T13:13:00Z">
        <w:r w:rsidRPr="00603846" w:rsidDel="00F44063">
          <w:delText>Is that a working date and not one that is excluded in the site configuration record.</w:delText>
        </w:r>
        <w:bookmarkStart w:id="885" w:name="_Toc97814036"/>
        <w:bookmarkStart w:id="886" w:name="_Toc97814795"/>
        <w:bookmarkStart w:id="887" w:name="_Toc97815047"/>
        <w:bookmarkStart w:id="888" w:name="_Toc97815178"/>
        <w:bookmarkStart w:id="889" w:name="_Toc97816042"/>
        <w:bookmarkStart w:id="890" w:name="_Toc97816631"/>
        <w:bookmarkStart w:id="891" w:name="_Toc103766391"/>
        <w:bookmarkStart w:id="892" w:name="_Toc103766470"/>
        <w:bookmarkStart w:id="893" w:name="_Toc103768489"/>
        <w:bookmarkStart w:id="894" w:name="_Toc103768568"/>
        <w:bookmarkStart w:id="895" w:name="_Toc103768647"/>
        <w:bookmarkStart w:id="896" w:name="_Toc103768726"/>
        <w:bookmarkStart w:id="897" w:name="_Toc103768820"/>
        <w:bookmarkStart w:id="898" w:name="_Toc103768978"/>
        <w:bookmarkStart w:id="899" w:name="_Toc103769057"/>
        <w:bookmarkStart w:id="900" w:name="_Toc103769136"/>
        <w:bookmarkStart w:id="901" w:name="_Toc103769215"/>
        <w:bookmarkStart w:id="902" w:name="_Toc103769294"/>
        <w:bookmarkStart w:id="903" w:name="_Toc103769388"/>
        <w:bookmarkStart w:id="904" w:name="_Toc103769467"/>
        <w:bookmarkStart w:id="905" w:name="_Toc103769546"/>
        <w:bookmarkStart w:id="906" w:name="_Toc103769626"/>
        <w:bookmarkStart w:id="907" w:name="_Toc103769702"/>
        <w:bookmarkStart w:id="908" w:name="_Toc103769777"/>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del>
    </w:p>
    <w:p w14:paraId="64FE5866" w14:textId="2D28E040" w:rsidR="00206C57" w:rsidDel="00F44063" w:rsidRDefault="00206C57">
      <w:pPr>
        <w:pStyle w:val="ListParagraph"/>
        <w:rPr>
          <w:del w:id="909" w:author="Villaverde, Alfredo" w:date="2022-03-10T13:13:00Z"/>
        </w:rPr>
        <w:pPrChange w:id="910" w:author="Alain Komin" w:date="2022-08-29T15:25:00Z">
          <w:pPr>
            <w:pStyle w:val="ListParagraph"/>
            <w:numPr>
              <w:numId w:val="8"/>
            </w:numPr>
            <w:ind w:left="720" w:hanging="360"/>
          </w:pPr>
        </w:pPrChange>
      </w:pPr>
      <w:del w:id="911" w:author="Villaverde, Alfredo" w:date="2022-03-10T13:13:00Z">
        <w:r w:rsidRPr="00603846" w:rsidDel="00F44063">
          <w:delText xml:space="preserve">The lead-time </w:delText>
        </w:r>
        <w:r w:rsidDel="00F44063">
          <w:delText xml:space="preserve">in the configuration record. </w:delText>
        </w:r>
        <w:bookmarkStart w:id="912" w:name="_Toc97814037"/>
        <w:bookmarkStart w:id="913" w:name="_Toc97814796"/>
        <w:bookmarkStart w:id="914" w:name="_Toc97815048"/>
        <w:bookmarkStart w:id="915" w:name="_Toc97815179"/>
        <w:bookmarkStart w:id="916" w:name="_Toc97816043"/>
        <w:bookmarkStart w:id="917" w:name="_Toc97816632"/>
        <w:bookmarkStart w:id="918" w:name="_Toc103766392"/>
        <w:bookmarkStart w:id="919" w:name="_Toc103766471"/>
        <w:bookmarkStart w:id="920" w:name="_Toc103768490"/>
        <w:bookmarkStart w:id="921" w:name="_Toc103768569"/>
        <w:bookmarkStart w:id="922" w:name="_Toc103768648"/>
        <w:bookmarkStart w:id="923" w:name="_Toc103768727"/>
        <w:bookmarkStart w:id="924" w:name="_Toc103768821"/>
        <w:bookmarkStart w:id="925" w:name="_Toc103768979"/>
        <w:bookmarkStart w:id="926" w:name="_Toc103769058"/>
        <w:bookmarkStart w:id="927" w:name="_Toc103769137"/>
        <w:bookmarkStart w:id="928" w:name="_Toc103769216"/>
        <w:bookmarkStart w:id="929" w:name="_Toc103769295"/>
        <w:bookmarkStart w:id="930" w:name="_Toc103769389"/>
        <w:bookmarkStart w:id="931" w:name="_Toc103769468"/>
        <w:bookmarkStart w:id="932" w:name="_Toc103769547"/>
        <w:bookmarkStart w:id="933" w:name="_Toc103769627"/>
        <w:bookmarkStart w:id="934" w:name="_Toc103769703"/>
        <w:bookmarkStart w:id="935" w:name="_Toc103769778"/>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del>
    </w:p>
    <w:p w14:paraId="0B26C738" w14:textId="142FB12C" w:rsidR="00206C57" w:rsidRPr="00206C57" w:rsidDel="00F44063" w:rsidRDefault="00206C57">
      <w:pPr>
        <w:pStyle w:val="ListParagraph"/>
        <w:rPr>
          <w:del w:id="936" w:author="Villaverde, Alfredo" w:date="2022-03-10T13:13:00Z"/>
          <w:b/>
          <w:bCs/>
          <w:u w:val="single"/>
        </w:rPr>
        <w:pPrChange w:id="937" w:author="Alain Komin" w:date="2022-08-29T15:25:00Z">
          <w:pPr>
            <w:ind w:left="360"/>
          </w:pPr>
        </w:pPrChange>
      </w:pPr>
      <w:bookmarkStart w:id="938" w:name="_Toc97814038"/>
      <w:bookmarkStart w:id="939" w:name="_Toc97814797"/>
      <w:bookmarkStart w:id="940" w:name="_Toc97815049"/>
      <w:bookmarkStart w:id="941" w:name="_Toc97815180"/>
      <w:bookmarkStart w:id="942" w:name="_Toc97816044"/>
      <w:bookmarkStart w:id="943" w:name="_Toc97816633"/>
      <w:bookmarkStart w:id="944" w:name="_Toc103766393"/>
      <w:bookmarkStart w:id="945" w:name="_Toc103766472"/>
      <w:bookmarkStart w:id="946" w:name="_Toc103768491"/>
      <w:bookmarkStart w:id="947" w:name="_Toc103768570"/>
      <w:bookmarkStart w:id="948" w:name="_Toc103768649"/>
      <w:bookmarkStart w:id="949" w:name="_Toc103768728"/>
      <w:bookmarkStart w:id="950" w:name="_Toc103768822"/>
      <w:bookmarkStart w:id="951" w:name="_Toc103768980"/>
      <w:bookmarkStart w:id="952" w:name="_Toc103769059"/>
      <w:bookmarkStart w:id="953" w:name="_Toc103769138"/>
      <w:bookmarkStart w:id="954" w:name="_Toc103769217"/>
      <w:bookmarkStart w:id="955" w:name="_Toc103769296"/>
      <w:bookmarkStart w:id="956" w:name="_Toc103769390"/>
      <w:bookmarkStart w:id="957" w:name="_Toc103769469"/>
      <w:bookmarkStart w:id="958" w:name="_Toc103769548"/>
      <w:bookmarkStart w:id="959" w:name="_Toc103769628"/>
      <w:bookmarkStart w:id="960" w:name="_Toc103769704"/>
      <w:bookmarkStart w:id="961" w:name="_Toc103769779"/>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p>
    <w:p w14:paraId="4D3CA88F" w14:textId="6EBA7D82" w:rsidR="00206C57" w:rsidRPr="00206C57" w:rsidDel="00F44063" w:rsidRDefault="00206C57">
      <w:pPr>
        <w:pStyle w:val="ListParagraph"/>
        <w:rPr>
          <w:del w:id="962" w:author="Villaverde, Alfredo" w:date="2022-03-10T13:13:00Z"/>
          <w:b/>
          <w:bCs/>
          <w:u w:val="single"/>
        </w:rPr>
        <w:pPrChange w:id="963" w:author="Alain Komin" w:date="2022-08-29T15:25:00Z">
          <w:pPr>
            <w:ind w:left="360"/>
          </w:pPr>
        </w:pPrChange>
      </w:pPr>
      <w:del w:id="964" w:author="Villaverde, Alfredo" w:date="2022-03-10T13:13:00Z">
        <w:r w:rsidRPr="00206C57" w:rsidDel="00F44063">
          <w:rPr>
            <w:b/>
            <w:bCs/>
            <w:u w:val="single"/>
          </w:rPr>
          <w:delText xml:space="preserve">Example of Site configuration record: </w:delText>
        </w:r>
        <w:bookmarkStart w:id="965" w:name="_Toc97814039"/>
        <w:bookmarkStart w:id="966" w:name="_Toc97814798"/>
        <w:bookmarkStart w:id="967" w:name="_Toc97815050"/>
        <w:bookmarkStart w:id="968" w:name="_Toc97815181"/>
        <w:bookmarkStart w:id="969" w:name="_Toc97816045"/>
        <w:bookmarkStart w:id="970" w:name="_Toc97816634"/>
        <w:bookmarkStart w:id="971" w:name="_Toc103766394"/>
        <w:bookmarkStart w:id="972" w:name="_Toc103766473"/>
        <w:bookmarkStart w:id="973" w:name="_Toc103768492"/>
        <w:bookmarkStart w:id="974" w:name="_Toc103768571"/>
        <w:bookmarkStart w:id="975" w:name="_Toc103768650"/>
        <w:bookmarkStart w:id="976" w:name="_Toc103768729"/>
        <w:bookmarkStart w:id="977" w:name="_Toc103768823"/>
        <w:bookmarkStart w:id="978" w:name="_Toc103768981"/>
        <w:bookmarkStart w:id="979" w:name="_Toc103769060"/>
        <w:bookmarkStart w:id="980" w:name="_Toc103769139"/>
        <w:bookmarkStart w:id="981" w:name="_Toc103769218"/>
        <w:bookmarkStart w:id="982" w:name="_Toc103769297"/>
        <w:bookmarkStart w:id="983" w:name="_Toc103769391"/>
        <w:bookmarkStart w:id="984" w:name="_Toc103769470"/>
        <w:bookmarkStart w:id="985" w:name="_Toc103769549"/>
        <w:bookmarkStart w:id="986" w:name="_Toc103769629"/>
        <w:bookmarkStart w:id="987" w:name="_Toc103769705"/>
        <w:bookmarkStart w:id="988" w:name="_Toc103769780"/>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del>
    </w:p>
    <w:p w14:paraId="2B1B619F" w14:textId="1346991C" w:rsidR="00206C57" w:rsidRPr="00206C57" w:rsidDel="00F44063" w:rsidRDefault="00206C57">
      <w:pPr>
        <w:pStyle w:val="ListParagraph"/>
        <w:rPr>
          <w:del w:id="989" w:author="Villaverde, Alfredo" w:date="2022-03-10T13:13:00Z"/>
        </w:rPr>
        <w:pPrChange w:id="990" w:author="Alain Komin" w:date="2022-08-29T15:25:00Z">
          <w:pPr>
            <w:ind w:left="360"/>
          </w:pPr>
        </w:pPrChange>
      </w:pPr>
      <w:del w:id="991" w:author="Villaverde, Alfredo" w:date="2022-03-10T13:13:00Z">
        <w:r w:rsidRPr="00206C57" w:rsidDel="00F44063">
          <w:delText xml:space="preserve">The screen shot below is an example of what the configuration record will look like.  You will have the ability to change the “Default Lead Time”; this is the number in days and will only support whole numbers. Cut-Off Time, in 24 hours’ time format – 7 = 7AM while 19 = 7PM. Days to be Excluded; this will be any day Monday – Friday </w:delText>
        </w:r>
      </w:del>
      <w:ins w:id="992" w:author="Bertorelli, Yvonne A" w:date="2021-11-02T14:25:00Z">
        <w:del w:id="993" w:author="Villaverde, Alfredo" w:date="2022-03-10T13:13:00Z">
          <w:r w:rsidR="006E6617" w:rsidDel="00F44063">
            <w:delText>Thursday</w:delText>
          </w:r>
          <w:r w:rsidR="006E6617" w:rsidRPr="00206C57" w:rsidDel="00F44063">
            <w:delText xml:space="preserve"> </w:delText>
          </w:r>
        </w:del>
      </w:ins>
      <w:del w:id="994" w:author="Villaverde, Alfredo" w:date="2022-03-10T13:13:00Z">
        <w:r w:rsidRPr="00206C57" w:rsidDel="00F44063">
          <w:delText xml:space="preserve">as </w:delText>
        </w:r>
      </w:del>
      <w:ins w:id="995" w:author="Bertorelli, Yvonne A" w:date="2021-11-02T14:25:00Z">
        <w:del w:id="996" w:author="Villaverde, Alfredo" w:date="2022-03-10T13:13:00Z">
          <w:r w:rsidR="006E6617" w:rsidDel="00F44063">
            <w:delText xml:space="preserve">Friday, </w:delText>
          </w:r>
        </w:del>
      </w:ins>
      <w:del w:id="997" w:author="Villaverde, Alfredo" w:date="2022-03-10T13:13:00Z">
        <w:r w:rsidRPr="00206C57" w:rsidDel="00F44063">
          <w:delText>Saturday and Sunday will be excluded by default.</w:delText>
        </w:r>
        <w:bookmarkStart w:id="998" w:name="_Toc97814040"/>
        <w:bookmarkStart w:id="999" w:name="_Toc97814799"/>
        <w:bookmarkStart w:id="1000" w:name="_Toc97815051"/>
        <w:bookmarkStart w:id="1001" w:name="_Toc97815182"/>
        <w:bookmarkStart w:id="1002" w:name="_Toc97816046"/>
        <w:bookmarkStart w:id="1003" w:name="_Toc97816635"/>
        <w:bookmarkStart w:id="1004" w:name="_Toc103766395"/>
        <w:bookmarkStart w:id="1005" w:name="_Toc103766474"/>
        <w:bookmarkStart w:id="1006" w:name="_Toc103768493"/>
        <w:bookmarkStart w:id="1007" w:name="_Toc103768572"/>
        <w:bookmarkStart w:id="1008" w:name="_Toc103768651"/>
        <w:bookmarkStart w:id="1009" w:name="_Toc103768730"/>
        <w:bookmarkStart w:id="1010" w:name="_Toc103768824"/>
        <w:bookmarkStart w:id="1011" w:name="_Toc103768982"/>
        <w:bookmarkStart w:id="1012" w:name="_Toc103769061"/>
        <w:bookmarkStart w:id="1013" w:name="_Toc103769140"/>
        <w:bookmarkStart w:id="1014" w:name="_Toc103769219"/>
        <w:bookmarkStart w:id="1015" w:name="_Toc103769298"/>
        <w:bookmarkStart w:id="1016" w:name="_Toc103769392"/>
        <w:bookmarkStart w:id="1017" w:name="_Toc103769471"/>
        <w:bookmarkStart w:id="1018" w:name="_Toc103769550"/>
        <w:bookmarkStart w:id="1019" w:name="_Toc103769630"/>
        <w:bookmarkStart w:id="1020" w:name="_Toc103769706"/>
        <w:bookmarkStart w:id="1021" w:name="_Toc103769781"/>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del>
    </w:p>
    <w:p w14:paraId="44012BFA" w14:textId="1F09E2A4" w:rsidR="00206C57" w:rsidDel="00F44063" w:rsidRDefault="00206C57">
      <w:pPr>
        <w:pStyle w:val="ListParagraph"/>
        <w:rPr>
          <w:del w:id="1022" w:author="Villaverde, Alfredo" w:date="2022-03-10T13:13:00Z"/>
        </w:rPr>
        <w:pPrChange w:id="1023" w:author="Alain Komin" w:date="2022-08-29T15:25:00Z">
          <w:pPr/>
        </w:pPrChange>
      </w:pPr>
      <w:del w:id="1024" w:author="Villaverde, Alfredo" w:date="2022-03-10T13:13:00Z">
        <w:r w:rsidDel="00F44063">
          <w:rPr>
            <w:rFonts w:eastAsia="Times New Roman"/>
            <w:noProof/>
            <w:color w:val="F96A1B" w:themeColor="accent2"/>
            <w:kern w:val="28"/>
            <w:sz w:val="36"/>
            <w:szCs w:val="36"/>
            <w:lang w:val="en-US"/>
          </w:rPr>
          <w:drawing>
            <wp:inline distT="0" distB="0" distL="0" distR="0" wp14:anchorId="714239F1" wp14:editId="05D282A1">
              <wp:extent cx="6583680" cy="208089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83680" cy="2080895"/>
                      </a:xfrm>
                      <a:prstGeom prst="rect">
                        <a:avLst/>
                      </a:prstGeom>
                    </pic:spPr>
                  </pic:pic>
                </a:graphicData>
              </a:graphic>
            </wp:inline>
          </w:drawing>
        </w:r>
        <w:bookmarkStart w:id="1025" w:name="_Toc97814041"/>
        <w:bookmarkStart w:id="1026" w:name="_Toc97814800"/>
        <w:bookmarkStart w:id="1027" w:name="_Toc97815052"/>
        <w:bookmarkStart w:id="1028" w:name="_Toc97815183"/>
        <w:bookmarkStart w:id="1029" w:name="_Toc97816047"/>
        <w:bookmarkStart w:id="1030" w:name="_Toc97816636"/>
        <w:bookmarkStart w:id="1031" w:name="_Toc103766396"/>
        <w:bookmarkStart w:id="1032" w:name="_Toc103766475"/>
        <w:bookmarkStart w:id="1033" w:name="_Toc103768494"/>
        <w:bookmarkStart w:id="1034" w:name="_Toc103768573"/>
        <w:bookmarkStart w:id="1035" w:name="_Toc103768652"/>
        <w:bookmarkStart w:id="1036" w:name="_Toc103768731"/>
        <w:bookmarkStart w:id="1037" w:name="_Toc103768825"/>
        <w:bookmarkStart w:id="1038" w:name="_Toc103768983"/>
        <w:bookmarkStart w:id="1039" w:name="_Toc103769062"/>
        <w:bookmarkStart w:id="1040" w:name="_Toc103769141"/>
        <w:bookmarkStart w:id="1041" w:name="_Toc103769220"/>
        <w:bookmarkStart w:id="1042" w:name="_Toc103769299"/>
        <w:bookmarkStart w:id="1043" w:name="_Toc103769393"/>
        <w:bookmarkStart w:id="1044" w:name="_Toc103769472"/>
        <w:bookmarkStart w:id="1045" w:name="_Toc103769551"/>
        <w:bookmarkStart w:id="1046" w:name="_Toc103769631"/>
        <w:bookmarkStart w:id="1047" w:name="_Toc103769707"/>
        <w:bookmarkStart w:id="1048" w:name="_Toc103769782"/>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del>
    </w:p>
    <w:p w14:paraId="48845442" w14:textId="59487B3C" w:rsidR="00206C57" w:rsidDel="00F44063" w:rsidRDefault="00206C57">
      <w:pPr>
        <w:pStyle w:val="ListParagraph"/>
        <w:rPr>
          <w:del w:id="1049" w:author="Villaverde, Alfredo" w:date="2022-03-10T13:13:00Z"/>
        </w:rPr>
        <w:pPrChange w:id="1050" w:author="Alain Komin" w:date="2022-08-29T15:25:00Z">
          <w:pPr/>
        </w:pPrChange>
      </w:pPr>
      <w:bookmarkStart w:id="1051" w:name="_Toc97814042"/>
      <w:bookmarkStart w:id="1052" w:name="_Toc97814801"/>
      <w:bookmarkStart w:id="1053" w:name="_Toc97815053"/>
      <w:bookmarkStart w:id="1054" w:name="_Toc97815184"/>
      <w:bookmarkStart w:id="1055" w:name="_Toc97816048"/>
      <w:bookmarkStart w:id="1056" w:name="_Toc97816637"/>
      <w:bookmarkStart w:id="1057" w:name="_Toc103766397"/>
      <w:bookmarkStart w:id="1058" w:name="_Toc103766476"/>
      <w:bookmarkStart w:id="1059" w:name="_Toc103768495"/>
      <w:bookmarkStart w:id="1060" w:name="_Toc103768574"/>
      <w:bookmarkStart w:id="1061" w:name="_Toc103768653"/>
      <w:bookmarkStart w:id="1062" w:name="_Toc103768732"/>
      <w:bookmarkStart w:id="1063" w:name="_Toc103768826"/>
      <w:bookmarkStart w:id="1064" w:name="_Toc103768984"/>
      <w:bookmarkStart w:id="1065" w:name="_Toc103769063"/>
      <w:bookmarkStart w:id="1066" w:name="_Toc103769142"/>
      <w:bookmarkStart w:id="1067" w:name="_Toc103769221"/>
      <w:bookmarkStart w:id="1068" w:name="_Toc103769300"/>
      <w:bookmarkStart w:id="1069" w:name="_Toc103769394"/>
      <w:bookmarkStart w:id="1070" w:name="_Toc103769473"/>
      <w:bookmarkStart w:id="1071" w:name="_Toc103769552"/>
      <w:bookmarkStart w:id="1072" w:name="_Toc103769632"/>
      <w:bookmarkStart w:id="1073" w:name="_Toc103769708"/>
      <w:bookmarkStart w:id="1074" w:name="_Toc103769783"/>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p>
    <w:p w14:paraId="75F3D119" w14:textId="29C209E4" w:rsidR="00206C57" w:rsidRPr="00206C57" w:rsidDel="00F44063" w:rsidRDefault="00206C57">
      <w:pPr>
        <w:pStyle w:val="ListParagraph"/>
        <w:rPr>
          <w:del w:id="1075" w:author="Villaverde, Alfredo" w:date="2022-03-10T13:13:00Z"/>
        </w:rPr>
        <w:pPrChange w:id="1076" w:author="Alain Komin" w:date="2022-08-29T15:25:00Z">
          <w:pPr>
            <w:pStyle w:val="ListParagraph"/>
            <w:numPr>
              <w:numId w:val="9"/>
            </w:numPr>
            <w:ind w:left="720" w:hanging="360"/>
          </w:pPr>
        </w:pPrChange>
      </w:pPr>
      <w:del w:id="1077" w:author="Villaverde, Alfredo" w:date="2022-03-10T13:13:00Z">
        <w:r w:rsidRPr="00206C57" w:rsidDel="00F44063">
          <w:delText xml:space="preserve">This will be the default lead time for shipping days that appear on the calendar.  Since TransnetYX will be using Overnight shipping for launch, this will be set to 1. Please note; this </w:delText>
        </w:r>
        <w:r w:rsidDel="00F44063">
          <w:delText>m</w:delText>
        </w:r>
        <w:r w:rsidRPr="00206C57" w:rsidDel="00F44063">
          <w:delText>ust be in wh</w:delText>
        </w:r>
        <w:r w:rsidDel="00F44063">
          <w:delText>o</w:delText>
        </w:r>
        <w:r w:rsidRPr="00206C57" w:rsidDel="00F44063">
          <w:delText>le numbers.</w:delText>
        </w:r>
        <w:bookmarkStart w:id="1078" w:name="_Toc97814043"/>
        <w:bookmarkStart w:id="1079" w:name="_Toc97814802"/>
        <w:bookmarkStart w:id="1080" w:name="_Toc97815054"/>
        <w:bookmarkStart w:id="1081" w:name="_Toc97815185"/>
        <w:bookmarkStart w:id="1082" w:name="_Toc97816049"/>
        <w:bookmarkStart w:id="1083" w:name="_Toc97816638"/>
        <w:bookmarkStart w:id="1084" w:name="_Toc103766398"/>
        <w:bookmarkStart w:id="1085" w:name="_Toc103766477"/>
        <w:bookmarkStart w:id="1086" w:name="_Toc103768496"/>
        <w:bookmarkStart w:id="1087" w:name="_Toc103768575"/>
        <w:bookmarkStart w:id="1088" w:name="_Toc103768654"/>
        <w:bookmarkStart w:id="1089" w:name="_Toc103768733"/>
        <w:bookmarkStart w:id="1090" w:name="_Toc103768827"/>
        <w:bookmarkStart w:id="1091" w:name="_Toc103768985"/>
        <w:bookmarkStart w:id="1092" w:name="_Toc103769064"/>
        <w:bookmarkStart w:id="1093" w:name="_Toc103769143"/>
        <w:bookmarkStart w:id="1094" w:name="_Toc103769222"/>
        <w:bookmarkStart w:id="1095" w:name="_Toc103769301"/>
        <w:bookmarkStart w:id="1096" w:name="_Toc103769395"/>
        <w:bookmarkStart w:id="1097" w:name="_Toc103769474"/>
        <w:bookmarkStart w:id="1098" w:name="_Toc103769553"/>
        <w:bookmarkStart w:id="1099" w:name="_Toc103769633"/>
        <w:bookmarkStart w:id="1100" w:name="_Toc103769709"/>
        <w:bookmarkStart w:id="1101" w:name="_Toc103769784"/>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del>
    </w:p>
    <w:p w14:paraId="247DBFCA" w14:textId="75E64369" w:rsidR="00206C57" w:rsidDel="00F44063" w:rsidRDefault="00206C57">
      <w:pPr>
        <w:pStyle w:val="ListParagraph"/>
        <w:rPr>
          <w:del w:id="1102" w:author="Villaverde, Alfredo" w:date="2022-03-10T13:13:00Z"/>
        </w:rPr>
        <w:pPrChange w:id="1103" w:author="Alain Komin" w:date="2022-08-29T15:25:00Z">
          <w:pPr>
            <w:pStyle w:val="ListParagraph"/>
            <w:numPr>
              <w:numId w:val="9"/>
            </w:numPr>
            <w:ind w:left="720" w:hanging="360"/>
          </w:pPr>
        </w:pPrChange>
      </w:pPr>
      <w:del w:id="1104" w:author="Villaverde, Alfredo" w:date="2022-03-10T13:13:00Z">
        <w:r w:rsidRPr="00206C57" w:rsidDel="00F44063">
          <w:delText xml:space="preserve">The Cut-Off time is based on the server time in this case it is </w:delText>
        </w:r>
        <w:r w:rsidRPr="00A25A63" w:rsidDel="00F44063">
          <w:rPr>
            <w:rFonts w:eastAsia="Times New Roman"/>
            <w:b/>
            <w:bCs/>
            <w:color w:val="F96A1B" w:themeColor="accent2"/>
            <w:kern w:val="28"/>
            <w:sz w:val="36"/>
            <w:szCs w:val="36"/>
            <w:lang w:val="en-US"/>
            <w:rPrChange w:id="1105" w:author="Bertorelli, Yvonne A" w:date="2021-11-03T16:24:00Z">
              <w:rPr>
                <w:color w:val="0070C0"/>
              </w:rPr>
            </w:rPrChange>
          </w:rPr>
          <w:delText>Pacific Daylight Time</w:delText>
        </w:r>
        <w:r w:rsidRPr="00206C57" w:rsidDel="00F44063">
          <w:delText xml:space="preserve">.  The above example is 9 AM PDT which is 12 EST.  </w:delText>
        </w:r>
        <w:r w:rsidDel="00F44063">
          <w:delText>Please note;</w:delText>
        </w:r>
      </w:del>
      <w:ins w:id="1106" w:author="Bertorelli, Yvonne A" w:date="2021-11-03T16:24:00Z">
        <w:del w:id="1107" w:author="Villaverde, Alfredo" w:date="2022-03-10T13:13:00Z">
          <w:r w:rsidR="00A25A63" w:rsidDel="00F44063">
            <w:delText>note;</w:delText>
          </w:r>
        </w:del>
      </w:ins>
      <w:del w:id="1108" w:author="Villaverde, Alfredo" w:date="2022-03-10T13:13:00Z">
        <w:r w:rsidDel="00F44063">
          <w:delText xml:space="preserve"> this must be in the 24HR format.</w:delText>
        </w:r>
      </w:del>
      <w:ins w:id="1109" w:author="Bertorelli, Yvonne A" w:date="2021-11-03T16:26:00Z">
        <w:del w:id="1110" w:author="Villaverde, Alfredo" w:date="2022-03-10T13:13:00Z">
          <w:r w:rsidR="00A25A63" w:rsidDel="00F44063">
            <w:delText xml:space="preserve"> The text above the time field should read “CUT OFF TIME(HH-24HRS FORMAT</w:delText>
          </w:r>
        </w:del>
      </w:ins>
      <w:ins w:id="1111" w:author="Bertorelli, Yvonne A" w:date="2021-11-03T16:27:00Z">
        <w:del w:id="1112" w:author="Villaverde, Alfredo" w:date="2022-03-10T13:13:00Z">
          <w:r w:rsidR="00A25A63" w:rsidDel="00F44063">
            <w:delText>)(PDT).</w:delText>
          </w:r>
        </w:del>
      </w:ins>
      <w:bookmarkStart w:id="1113" w:name="_Toc97814044"/>
      <w:bookmarkStart w:id="1114" w:name="_Toc97814803"/>
      <w:bookmarkStart w:id="1115" w:name="_Toc97815055"/>
      <w:bookmarkStart w:id="1116" w:name="_Toc97815186"/>
      <w:bookmarkStart w:id="1117" w:name="_Toc97816050"/>
      <w:bookmarkStart w:id="1118" w:name="_Toc97816639"/>
      <w:bookmarkStart w:id="1119" w:name="_Toc103766399"/>
      <w:bookmarkStart w:id="1120" w:name="_Toc103766478"/>
      <w:bookmarkStart w:id="1121" w:name="_Toc103768497"/>
      <w:bookmarkStart w:id="1122" w:name="_Toc103768576"/>
      <w:bookmarkStart w:id="1123" w:name="_Toc103768655"/>
      <w:bookmarkStart w:id="1124" w:name="_Toc103768734"/>
      <w:bookmarkStart w:id="1125" w:name="_Toc103768828"/>
      <w:bookmarkStart w:id="1126" w:name="_Toc103768986"/>
      <w:bookmarkStart w:id="1127" w:name="_Toc103769065"/>
      <w:bookmarkStart w:id="1128" w:name="_Toc103769144"/>
      <w:bookmarkStart w:id="1129" w:name="_Toc103769223"/>
      <w:bookmarkStart w:id="1130" w:name="_Toc103769302"/>
      <w:bookmarkStart w:id="1131" w:name="_Toc103769396"/>
      <w:bookmarkStart w:id="1132" w:name="_Toc103769475"/>
      <w:bookmarkStart w:id="1133" w:name="_Toc103769554"/>
      <w:bookmarkStart w:id="1134" w:name="_Toc103769634"/>
      <w:bookmarkStart w:id="1135" w:name="_Toc103769710"/>
      <w:bookmarkStart w:id="1136" w:name="_Toc103769785"/>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p>
    <w:p w14:paraId="2162713A" w14:textId="7B0EE153" w:rsidR="00206C57" w:rsidRPr="00206C57" w:rsidDel="00F44063" w:rsidRDefault="00206C57">
      <w:pPr>
        <w:pStyle w:val="ListParagraph"/>
        <w:rPr>
          <w:del w:id="1137" w:author="Villaverde, Alfredo" w:date="2022-03-10T13:13:00Z"/>
        </w:rPr>
        <w:pPrChange w:id="1138" w:author="Alain Komin" w:date="2022-08-29T15:25:00Z">
          <w:pPr>
            <w:pStyle w:val="ListParagraph"/>
            <w:numPr>
              <w:numId w:val="9"/>
            </w:numPr>
            <w:ind w:left="720" w:hanging="360"/>
          </w:pPr>
        </w:pPrChange>
      </w:pPr>
      <w:del w:id="1139" w:author="Villaverde, Alfredo" w:date="2022-03-10T13:13:00Z">
        <w:r w:rsidRPr="00206C57" w:rsidDel="00F44063">
          <w:delText>The days you are closed or will not ship orders.  Please note; this date format must be MM-DD-YYYY.</w:delText>
        </w:r>
        <w:bookmarkStart w:id="1140" w:name="_Toc97814045"/>
        <w:bookmarkStart w:id="1141" w:name="_Toc97814804"/>
        <w:bookmarkStart w:id="1142" w:name="_Toc97815056"/>
        <w:bookmarkStart w:id="1143" w:name="_Toc97815187"/>
        <w:bookmarkStart w:id="1144" w:name="_Toc97816051"/>
        <w:bookmarkStart w:id="1145" w:name="_Toc97816640"/>
        <w:bookmarkStart w:id="1146" w:name="_Toc103766400"/>
        <w:bookmarkStart w:id="1147" w:name="_Toc103766479"/>
        <w:bookmarkStart w:id="1148" w:name="_Toc103768498"/>
        <w:bookmarkStart w:id="1149" w:name="_Toc103768577"/>
        <w:bookmarkStart w:id="1150" w:name="_Toc103768656"/>
        <w:bookmarkStart w:id="1151" w:name="_Toc103768735"/>
        <w:bookmarkStart w:id="1152" w:name="_Toc103768829"/>
        <w:bookmarkStart w:id="1153" w:name="_Toc103768987"/>
        <w:bookmarkStart w:id="1154" w:name="_Toc103769066"/>
        <w:bookmarkStart w:id="1155" w:name="_Toc103769145"/>
        <w:bookmarkStart w:id="1156" w:name="_Toc103769224"/>
        <w:bookmarkStart w:id="1157" w:name="_Toc103769303"/>
        <w:bookmarkStart w:id="1158" w:name="_Toc103769397"/>
        <w:bookmarkStart w:id="1159" w:name="_Toc103769476"/>
        <w:bookmarkStart w:id="1160" w:name="_Toc103769555"/>
        <w:bookmarkStart w:id="1161" w:name="_Toc103769635"/>
        <w:bookmarkStart w:id="1162" w:name="_Toc103769711"/>
        <w:bookmarkStart w:id="1163" w:name="_Toc103769786"/>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del>
    </w:p>
    <w:p w14:paraId="20C7FDE5" w14:textId="682179C9" w:rsidR="00206C57" w:rsidDel="00F44063" w:rsidRDefault="00206C57">
      <w:pPr>
        <w:pStyle w:val="ListParagraph"/>
        <w:rPr>
          <w:del w:id="1164" w:author="Villaverde, Alfredo" w:date="2022-03-10T13:13:00Z"/>
        </w:rPr>
        <w:pPrChange w:id="1165" w:author="Alain Komin" w:date="2022-08-29T15:25:00Z">
          <w:pPr/>
        </w:pPrChange>
      </w:pPr>
      <w:del w:id="1166" w:author="Villaverde, Alfredo" w:date="2022-03-10T13:13:00Z">
        <w:r w:rsidDel="00F44063">
          <w:delText>In addition to this</w:delText>
        </w:r>
        <w:r w:rsidR="00BA3A90" w:rsidDel="00F44063">
          <w:delText>,</w:delText>
        </w:r>
        <w:r w:rsidDel="00F44063">
          <w:delText xml:space="preserve"> two new fields will be added under </w:delText>
        </w:r>
        <w:r w:rsidRPr="00206C57" w:rsidDel="00F44063">
          <w:rPr>
            <w:b/>
            <w:bCs/>
          </w:rPr>
          <w:delText>Setup – Company – General Preferences – Custom Preferences.</w:delText>
        </w:r>
        <w:r w:rsidDel="00F44063">
          <w:delText xml:space="preserve">  This will allow the TransnetYX team to add the Shipping ID for the shipping option they want to use on the site along with the charge per shipment.  Currently, TransnetYX would like to use Overnight Shipping for all US orders with a charge of $45 per shipment.  They may want to change both the shipping as well as the charge later and providing this configuration will allow them to do either. </w:delText>
        </w:r>
        <w:bookmarkStart w:id="1167" w:name="_Toc97814046"/>
        <w:bookmarkStart w:id="1168" w:name="_Toc97814805"/>
        <w:bookmarkStart w:id="1169" w:name="_Toc97815057"/>
        <w:bookmarkStart w:id="1170" w:name="_Toc97815188"/>
        <w:bookmarkStart w:id="1171" w:name="_Toc97816052"/>
        <w:bookmarkStart w:id="1172" w:name="_Toc97816641"/>
        <w:bookmarkStart w:id="1173" w:name="_Toc103766401"/>
        <w:bookmarkStart w:id="1174" w:name="_Toc103766480"/>
        <w:bookmarkStart w:id="1175" w:name="_Toc103768499"/>
        <w:bookmarkStart w:id="1176" w:name="_Toc103768578"/>
        <w:bookmarkStart w:id="1177" w:name="_Toc103768657"/>
        <w:bookmarkStart w:id="1178" w:name="_Toc103768736"/>
        <w:bookmarkStart w:id="1179" w:name="_Toc103768830"/>
        <w:bookmarkStart w:id="1180" w:name="_Toc103768988"/>
        <w:bookmarkStart w:id="1181" w:name="_Toc103769067"/>
        <w:bookmarkStart w:id="1182" w:name="_Toc103769146"/>
        <w:bookmarkStart w:id="1183" w:name="_Toc103769225"/>
        <w:bookmarkStart w:id="1184" w:name="_Toc103769304"/>
        <w:bookmarkStart w:id="1185" w:name="_Toc103769398"/>
        <w:bookmarkStart w:id="1186" w:name="_Toc103769477"/>
        <w:bookmarkStart w:id="1187" w:name="_Toc103769556"/>
        <w:bookmarkStart w:id="1188" w:name="_Toc103769636"/>
        <w:bookmarkStart w:id="1189" w:name="_Toc103769712"/>
        <w:bookmarkStart w:id="1190" w:name="_Toc103769787"/>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del>
    </w:p>
    <w:p w14:paraId="382D9140" w14:textId="1F474845" w:rsidR="00984814" w:rsidDel="00F44063" w:rsidRDefault="00984814">
      <w:pPr>
        <w:pStyle w:val="ListParagraph"/>
        <w:rPr>
          <w:del w:id="1191" w:author="Villaverde, Alfredo" w:date="2022-03-10T13:13:00Z"/>
        </w:rPr>
        <w:pPrChange w:id="1192" w:author="Alain Komin" w:date="2022-08-29T15:25:00Z">
          <w:pPr/>
        </w:pPrChange>
      </w:pPr>
      <w:del w:id="1193" w:author="Villaverde, Alfredo" w:date="2022-03-10T13:13:00Z">
        <w:r w:rsidDel="00F44063">
          <w:delText xml:space="preserve">TransnetYX charge shipping based on the shipping date, items that are shipped on the same day need to be grouped together and charged a single $45 per shipment. </w:delText>
        </w:r>
        <w:bookmarkStart w:id="1194" w:name="_Toc97814047"/>
        <w:bookmarkStart w:id="1195" w:name="_Toc97814806"/>
        <w:bookmarkStart w:id="1196" w:name="_Toc97815058"/>
        <w:bookmarkStart w:id="1197" w:name="_Toc97815189"/>
        <w:bookmarkStart w:id="1198" w:name="_Toc97816053"/>
        <w:bookmarkStart w:id="1199" w:name="_Toc97816642"/>
        <w:bookmarkStart w:id="1200" w:name="_Toc103766402"/>
        <w:bookmarkStart w:id="1201" w:name="_Toc103766481"/>
        <w:bookmarkStart w:id="1202" w:name="_Toc103768500"/>
        <w:bookmarkStart w:id="1203" w:name="_Toc103768579"/>
        <w:bookmarkStart w:id="1204" w:name="_Toc103768658"/>
        <w:bookmarkStart w:id="1205" w:name="_Toc103768737"/>
        <w:bookmarkStart w:id="1206" w:name="_Toc103768831"/>
        <w:bookmarkStart w:id="1207" w:name="_Toc103768989"/>
        <w:bookmarkStart w:id="1208" w:name="_Toc103769068"/>
        <w:bookmarkStart w:id="1209" w:name="_Toc103769147"/>
        <w:bookmarkStart w:id="1210" w:name="_Toc103769226"/>
        <w:bookmarkStart w:id="1211" w:name="_Toc103769305"/>
        <w:bookmarkStart w:id="1212" w:name="_Toc103769399"/>
        <w:bookmarkStart w:id="1213" w:name="_Toc103769478"/>
        <w:bookmarkStart w:id="1214" w:name="_Toc103769557"/>
        <w:bookmarkStart w:id="1215" w:name="_Toc103769637"/>
        <w:bookmarkStart w:id="1216" w:name="_Toc103769713"/>
        <w:bookmarkStart w:id="1217" w:name="_Toc103769788"/>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del>
    </w:p>
    <w:p w14:paraId="0DB373DE" w14:textId="0A0538C7" w:rsidR="00984814" w:rsidDel="00F44063" w:rsidRDefault="00984814">
      <w:pPr>
        <w:pStyle w:val="ListParagraph"/>
        <w:rPr>
          <w:del w:id="1218" w:author="Villaverde, Alfredo" w:date="2022-03-10T13:13:00Z"/>
        </w:rPr>
        <w:pPrChange w:id="1219" w:author="Alain Komin" w:date="2022-08-29T15:25:00Z">
          <w:pPr/>
        </w:pPrChange>
      </w:pPr>
      <w:del w:id="1220" w:author="Villaverde, Alfredo" w:date="2022-03-10T13:13:00Z">
        <w:r w:rsidRPr="00984814" w:rsidDel="00F44063">
          <w:rPr>
            <w:b/>
            <w:bCs/>
          </w:rPr>
          <w:delText>Use Case</w:delText>
        </w:r>
        <w:r w:rsidDel="00F44063">
          <w:delText xml:space="preserve">: Customer adds four items to their cart and proceeds to checkout.  It is a Tuesday and </w:delText>
        </w:r>
        <w:r w:rsidRPr="00155B04" w:rsidDel="00F44063">
          <w:rPr>
            <w:u w:val="single"/>
          </w:rPr>
          <w:delText>prior to</w:delText>
        </w:r>
        <w:r w:rsidDel="00F44063">
          <w:delText xml:space="preserve"> the cut-off time for that day and the items in the cart have varying ship days of the week.  </w:delText>
        </w:r>
        <w:bookmarkStart w:id="1221" w:name="_Toc97814048"/>
        <w:bookmarkStart w:id="1222" w:name="_Toc97814807"/>
        <w:bookmarkStart w:id="1223" w:name="_Toc97815059"/>
        <w:bookmarkStart w:id="1224" w:name="_Toc97815190"/>
        <w:bookmarkStart w:id="1225" w:name="_Toc97816054"/>
        <w:bookmarkStart w:id="1226" w:name="_Toc97816643"/>
        <w:bookmarkStart w:id="1227" w:name="_Toc103766403"/>
        <w:bookmarkStart w:id="1228" w:name="_Toc103766482"/>
        <w:bookmarkStart w:id="1229" w:name="_Toc103768501"/>
        <w:bookmarkStart w:id="1230" w:name="_Toc103768580"/>
        <w:bookmarkStart w:id="1231" w:name="_Toc103768659"/>
        <w:bookmarkStart w:id="1232" w:name="_Toc103768738"/>
        <w:bookmarkStart w:id="1233" w:name="_Toc103768832"/>
        <w:bookmarkStart w:id="1234" w:name="_Toc103768990"/>
        <w:bookmarkStart w:id="1235" w:name="_Toc103769069"/>
        <w:bookmarkStart w:id="1236" w:name="_Toc103769148"/>
        <w:bookmarkStart w:id="1237" w:name="_Toc103769227"/>
        <w:bookmarkStart w:id="1238" w:name="_Toc103769306"/>
        <w:bookmarkStart w:id="1239" w:name="_Toc103769400"/>
        <w:bookmarkStart w:id="1240" w:name="_Toc103769479"/>
        <w:bookmarkStart w:id="1241" w:name="_Toc103769558"/>
        <w:bookmarkStart w:id="1242" w:name="_Toc103769638"/>
        <w:bookmarkStart w:id="1243" w:name="_Toc103769714"/>
        <w:bookmarkStart w:id="1244" w:name="_Toc103769789"/>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del>
    </w:p>
    <w:p w14:paraId="4DCBD373" w14:textId="481F5382" w:rsidR="00984814" w:rsidDel="00F44063" w:rsidRDefault="00984814">
      <w:pPr>
        <w:pStyle w:val="ListParagraph"/>
        <w:rPr>
          <w:del w:id="1245" w:author="Villaverde, Alfredo" w:date="2022-03-10T13:13:00Z"/>
        </w:rPr>
        <w:pPrChange w:id="1246" w:author="Alain Komin" w:date="2022-08-29T15:25:00Z">
          <w:pPr/>
        </w:pPrChange>
      </w:pPr>
      <w:del w:id="1247" w:author="Villaverde, Alfredo" w:date="2022-03-10T13:13:00Z">
        <w:r w:rsidDel="00F44063">
          <w:tab/>
          <w:delText>Item 1 and 2 – ship Monday – Thursday</w:delText>
        </w:r>
        <w:bookmarkStart w:id="1248" w:name="_Toc97814049"/>
        <w:bookmarkStart w:id="1249" w:name="_Toc97814808"/>
        <w:bookmarkStart w:id="1250" w:name="_Toc97815060"/>
        <w:bookmarkStart w:id="1251" w:name="_Toc97815191"/>
        <w:bookmarkStart w:id="1252" w:name="_Toc97816055"/>
        <w:bookmarkStart w:id="1253" w:name="_Toc97816644"/>
        <w:bookmarkStart w:id="1254" w:name="_Toc103766404"/>
        <w:bookmarkStart w:id="1255" w:name="_Toc103766483"/>
        <w:bookmarkStart w:id="1256" w:name="_Toc103768502"/>
        <w:bookmarkStart w:id="1257" w:name="_Toc103768581"/>
        <w:bookmarkStart w:id="1258" w:name="_Toc103768660"/>
        <w:bookmarkStart w:id="1259" w:name="_Toc103768739"/>
        <w:bookmarkStart w:id="1260" w:name="_Toc103768833"/>
        <w:bookmarkStart w:id="1261" w:name="_Toc103768991"/>
        <w:bookmarkStart w:id="1262" w:name="_Toc103769070"/>
        <w:bookmarkStart w:id="1263" w:name="_Toc103769149"/>
        <w:bookmarkStart w:id="1264" w:name="_Toc103769228"/>
        <w:bookmarkStart w:id="1265" w:name="_Toc103769307"/>
        <w:bookmarkStart w:id="1266" w:name="_Toc103769401"/>
        <w:bookmarkStart w:id="1267" w:name="_Toc103769480"/>
        <w:bookmarkStart w:id="1268" w:name="_Toc103769559"/>
        <w:bookmarkStart w:id="1269" w:name="_Toc103769639"/>
        <w:bookmarkStart w:id="1270" w:name="_Toc103769715"/>
        <w:bookmarkStart w:id="1271" w:name="_Toc103769790"/>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del>
    </w:p>
    <w:p w14:paraId="1BCC043F" w14:textId="7042CA3C" w:rsidR="00984814" w:rsidDel="00F44063" w:rsidRDefault="00984814">
      <w:pPr>
        <w:pStyle w:val="ListParagraph"/>
        <w:rPr>
          <w:del w:id="1272" w:author="Villaverde, Alfredo" w:date="2022-03-10T13:13:00Z"/>
        </w:rPr>
        <w:pPrChange w:id="1273" w:author="Alain Komin" w:date="2022-08-29T15:25:00Z">
          <w:pPr/>
        </w:pPrChange>
      </w:pPr>
      <w:del w:id="1274" w:author="Villaverde, Alfredo" w:date="2022-03-10T13:13:00Z">
        <w:r w:rsidDel="00F44063">
          <w:tab/>
          <w:delText xml:space="preserve">Item 3 – Ships on Monday’s only </w:delText>
        </w:r>
        <w:bookmarkStart w:id="1275" w:name="_Toc97814050"/>
        <w:bookmarkStart w:id="1276" w:name="_Toc97814809"/>
        <w:bookmarkStart w:id="1277" w:name="_Toc97815061"/>
        <w:bookmarkStart w:id="1278" w:name="_Toc97815192"/>
        <w:bookmarkStart w:id="1279" w:name="_Toc97816056"/>
        <w:bookmarkStart w:id="1280" w:name="_Toc97816645"/>
        <w:bookmarkStart w:id="1281" w:name="_Toc103766405"/>
        <w:bookmarkStart w:id="1282" w:name="_Toc103766484"/>
        <w:bookmarkStart w:id="1283" w:name="_Toc103768503"/>
        <w:bookmarkStart w:id="1284" w:name="_Toc103768582"/>
        <w:bookmarkStart w:id="1285" w:name="_Toc103768661"/>
        <w:bookmarkStart w:id="1286" w:name="_Toc103768740"/>
        <w:bookmarkStart w:id="1287" w:name="_Toc103768834"/>
        <w:bookmarkStart w:id="1288" w:name="_Toc103768992"/>
        <w:bookmarkStart w:id="1289" w:name="_Toc103769071"/>
        <w:bookmarkStart w:id="1290" w:name="_Toc103769150"/>
        <w:bookmarkStart w:id="1291" w:name="_Toc103769229"/>
        <w:bookmarkStart w:id="1292" w:name="_Toc103769308"/>
        <w:bookmarkStart w:id="1293" w:name="_Toc103769402"/>
        <w:bookmarkStart w:id="1294" w:name="_Toc103769481"/>
        <w:bookmarkStart w:id="1295" w:name="_Toc103769560"/>
        <w:bookmarkStart w:id="1296" w:name="_Toc103769640"/>
        <w:bookmarkStart w:id="1297" w:name="_Toc103769716"/>
        <w:bookmarkStart w:id="1298" w:name="_Toc103769791"/>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del>
    </w:p>
    <w:p w14:paraId="23B2A0CC" w14:textId="5B5CDF45" w:rsidR="00984814" w:rsidDel="00F44063" w:rsidRDefault="00984814">
      <w:pPr>
        <w:pStyle w:val="ListParagraph"/>
        <w:rPr>
          <w:del w:id="1299" w:author="Villaverde, Alfredo" w:date="2022-03-10T13:13:00Z"/>
        </w:rPr>
        <w:pPrChange w:id="1300" w:author="Alain Komin" w:date="2022-08-29T15:25:00Z">
          <w:pPr/>
        </w:pPrChange>
      </w:pPr>
      <w:del w:id="1301" w:author="Villaverde, Alfredo" w:date="2022-03-10T13:13:00Z">
        <w:r w:rsidDel="00F44063">
          <w:tab/>
          <w:delText>Item 4 - Ships upon harvest.</w:delText>
        </w:r>
        <w:bookmarkStart w:id="1302" w:name="_Toc97814051"/>
        <w:bookmarkStart w:id="1303" w:name="_Toc97814810"/>
        <w:bookmarkStart w:id="1304" w:name="_Toc97815062"/>
        <w:bookmarkStart w:id="1305" w:name="_Toc97815193"/>
        <w:bookmarkStart w:id="1306" w:name="_Toc97816057"/>
        <w:bookmarkStart w:id="1307" w:name="_Toc97816646"/>
        <w:bookmarkStart w:id="1308" w:name="_Toc103766406"/>
        <w:bookmarkStart w:id="1309" w:name="_Toc103766485"/>
        <w:bookmarkStart w:id="1310" w:name="_Toc103768504"/>
        <w:bookmarkStart w:id="1311" w:name="_Toc103768583"/>
        <w:bookmarkStart w:id="1312" w:name="_Toc103768662"/>
        <w:bookmarkStart w:id="1313" w:name="_Toc103768741"/>
        <w:bookmarkStart w:id="1314" w:name="_Toc103768835"/>
        <w:bookmarkStart w:id="1315" w:name="_Toc103768993"/>
        <w:bookmarkStart w:id="1316" w:name="_Toc103769072"/>
        <w:bookmarkStart w:id="1317" w:name="_Toc103769151"/>
        <w:bookmarkStart w:id="1318" w:name="_Toc103769230"/>
        <w:bookmarkStart w:id="1319" w:name="_Toc103769309"/>
        <w:bookmarkStart w:id="1320" w:name="_Toc103769403"/>
        <w:bookmarkStart w:id="1321" w:name="_Toc103769482"/>
        <w:bookmarkStart w:id="1322" w:name="_Toc103769561"/>
        <w:bookmarkStart w:id="1323" w:name="_Toc103769641"/>
        <w:bookmarkStart w:id="1324" w:name="_Toc103769717"/>
        <w:bookmarkStart w:id="1325" w:name="_Toc103769792"/>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del>
    </w:p>
    <w:p w14:paraId="1795E12D" w14:textId="1DB41677" w:rsidR="00984814" w:rsidDel="00F44063" w:rsidRDefault="00984814">
      <w:pPr>
        <w:pStyle w:val="ListParagraph"/>
        <w:rPr>
          <w:del w:id="1326" w:author="Villaverde, Alfredo" w:date="2022-03-10T13:13:00Z"/>
        </w:rPr>
        <w:pPrChange w:id="1327" w:author="Alain Komin" w:date="2022-08-29T15:25:00Z">
          <w:pPr/>
        </w:pPrChange>
      </w:pPr>
      <w:del w:id="1328" w:author="Villaverde, Alfredo" w:date="2022-03-10T13:13:00Z">
        <w:r w:rsidDel="00F44063">
          <w:delText xml:space="preserve">In the above example the user will be presented with the </w:delText>
        </w:r>
        <w:r w:rsidR="00155B04" w:rsidDel="00F44063">
          <w:delText xml:space="preserve">earliest </w:delText>
        </w:r>
        <w:r w:rsidDel="00F44063">
          <w:delText xml:space="preserve">shipping day for Items 1 and 2 on Wednesday.  Item 3 </w:delText>
        </w:r>
        <w:r w:rsidR="00155B04" w:rsidDel="00F44063">
          <w:delText>earliest ship day will be</w:delText>
        </w:r>
        <w:r w:rsidDel="00F44063">
          <w:delText xml:space="preserve"> the following Monday and Item 4 will have no </w:delText>
        </w:r>
        <w:r w:rsidR="00155B04" w:rsidDel="00F44063">
          <w:delText>shipping</w:delText>
        </w:r>
        <w:r w:rsidDel="00F44063">
          <w:delText xml:space="preserve"> calendar for them to select from.  This order will have a shipping charge of $45 x 3 for a total of $135 </w:delText>
        </w:r>
        <w:r w:rsidR="00155B04" w:rsidDel="00F44063">
          <w:delText xml:space="preserve">as this is expected to be </w:delText>
        </w:r>
        <w:r w:rsidDel="00F44063">
          <w:delText>three separate shipments.</w:delText>
        </w:r>
        <w:bookmarkStart w:id="1329" w:name="_Toc97814052"/>
        <w:bookmarkStart w:id="1330" w:name="_Toc97814811"/>
        <w:bookmarkStart w:id="1331" w:name="_Toc97815063"/>
        <w:bookmarkStart w:id="1332" w:name="_Toc97815194"/>
        <w:bookmarkStart w:id="1333" w:name="_Toc97816058"/>
        <w:bookmarkStart w:id="1334" w:name="_Toc97816647"/>
        <w:bookmarkStart w:id="1335" w:name="_Toc103766407"/>
        <w:bookmarkStart w:id="1336" w:name="_Toc103766486"/>
        <w:bookmarkStart w:id="1337" w:name="_Toc103768505"/>
        <w:bookmarkStart w:id="1338" w:name="_Toc103768584"/>
        <w:bookmarkStart w:id="1339" w:name="_Toc103768663"/>
        <w:bookmarkStart w:id="1340" w:name="_Toc103768742"/>
        <w:bookmarkStart w:id="1341" w:name="_Toc103768836"/>
        <w:bookmarkStart w:id="1342" w:name="_Toc103768994"/>
        <w:bookmarkStart w:id="1343" w:name="_Toc103769073"/>
        <w:bookmarkStart w:id="1344" w:name="_Toc103769152"/>
        <w:bookmarkStart w:id="1345" w:name="_Toc103769231"/>
        <w:bookmarkStart w:id="1346" w:name="_Toc103769310"/>
        <w:bookmarkStart w:id="1347" w:name="_Toc103769404"/>
        <w:bookmarkStart w:id="1348" w:name="_Toc103769483"/>
        <w:bookmarkStart w:id="1349" w:name="_Toc103769562"/>
        <w:bookmarkStart w:id="1350" w:name="_Toc103769642"/>
        <w:bookmarkStart w:id="1351" w:name="_Toc103769718"/>
        <w:bookmarkStart w:id="1352" w:name="_Toc103769793"/>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del>
    </w:p>
    <w:p w14:paraId="7A41E8CE" w14:textId="4D95D3A6" w:rsidR="00984814" w:rsidDel="00F44063" w:rsidRDefault="00155B04">
      <w:pPr>
        <w:pStyle w:val="ListParagraph"/>
        <w:rPr>
          <w:del w:id="1353" w:author="Villaverde, Alfredo" w:date="2022-03-10T13:13:00Z"/>
        </w:rPr>
        <w:pPrChange w:id="1354" w:author="Alain Komin" w:date="2022-08-29T15:25:00Z">
          <w:pPr/>
        </w:pPrChange>
      </w:pPr>
      <w:del w:id="1355" w:author="Villaverde, Alfredo" w:date="2022-03-10T13:13:00Z">
        <w:r w:rsidRPr="00155B04" w:rsidDel="00F44063">
          <w:rPr>
            <w:b/>
            <w:bCs/>
          </w:rPr>
          <w:delText>Use Case:</w:delText>
        </w:r>
        <w:r w:rsidDel="00F44063">
          <w:rPr>
            <w:b/>
            <w:bCs/>
          </w:rPr>
          <w:delText xml:space="preserve"> </w:delText>
        </w:r>
        <w:r w:rsidDel="00F44063">
          <w:delText xml:space="preserve">Customer adds four items to their cart and proceeds to checkout.  It is Thursday and </w:delText>
        </w:r>
        <w:r w:rsidRPr="00155B04" w:rsidDel="00F44063">
          <w:rPr>
            <w:u w:val="single"/>
          </w:rPr>
          <w:delText>after cut-off</w:delText>
        </w:r>
        <w:r w:rsidDel="00F44063">
          <w:delText xml:space="preserve"> time.  All items in the cart have ship days available as Monday – Thursday.  The customer is presented with the earliest available ship date of Monday and the shipping charge is $45 as all items are expected to ship on a single day. </w:delText>
        </w:r>
        <w:bookmarkStart w:id="1356" w:name="_Toc97814053"/>
        <w:bookmarkStart w:id="1357" w:name="_Toc97814812"/>
        <w:bookmarkStart w:id="1358" w:name="_Toc97815064"/>
        <w:bookmarkStart w:id="1359" w:name="_Toc97815195"/>
        <w:bookmarkStart w:id="1360" w:name="_Toc97816059"/>
        <w:bookmarkStart w:id="1361" w:name="_Toc97816648"/>
        <w:bookmarkStart w:id="1362" w:name="_Toc103766408"/>
        <w:bookmarkStart w:id="1363" w:name="_Toc103766487"/>
        <w:bookmarkStart w:id="1364" w:name="_Toc103768506"/>
        <w:bookmarkStart w:id="1365" w:name="_Toc103768585"/>
        <w:bookmarkStart w:id="1366" w:name="_Toc103768664"/>
        <w:bookmarkStart w:id="1367" w:name="_Toc103768743"/>
        <w:bookmarkStart w:id="1368" w:name="_Toc103768837"/>
        <w:bookmarkStart w:id="1369" w:name="_Toc103768995"/>
        <w:bookmarkStart w:id="1370" w:name="_Toc103769074"/>
        <w:bookmarkStart w:id="1371" w:name="_Toc103769153"/>
        <w:bookmarkStart w:id="1372" w:name="_Toc103769232"/>
        <w:bookmarkStart w:id="1373" w:name="_Toc103769311"/>
        <w:bookmarkStart w:id="1374" w:name="_Toc103769405"/>
        <w:bookmarkStart w:id="1375" w:name="_Toc103769484"/>
        <w:bookmarkStart w:id="1376" w:name="_Toc103769563"/>
        <w:bookmarkStart w:id="1377" w:name="_Toc103769643"/>
        <w:bookmarkStart w:id="1378" w:name="_Toc103769719"/>
        <w:bookmarkStart w:id="1379" w:name="_Toc103769794"/>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del>
    </w:p>
    <w:p w14:paraId="61047212" w14:textId="687AD288" w:rsidR="00155B04" w:rsidRPr="00155B04" w:rsidDel="00F44063" w:rsidRDefault="00155B04">
      <w:pPr>
        <w:pStyle w:val="ListParagraph"/>
        <w:rPr>
          <w:del w:id="1380" w:author="Villaverde, Alfredo" w:date="2022-03-10T13:13:00Z"/>
        </w:rPr>
        <w:pPrChange w:id="1381" w:author="Alain Komin" w:date="2022-08-29T15:25:00Z">
          <w:pPr/>
        </w:pPrChange>
      </w:pPr>
      <w:del w:id="1382" w:author="Villaverde, Alfredo" w:date="2022-03-10T13:13:00Z">
        <w:r w:rsidRPr="00155B04" w:rsidDel="00F44063">
          <w:rPr>
            <w:b/>
            <w:bCs/>
          </w:rPr>
          <w:delText>Use Case</w:delText>
        </w:r>
        <w:r w:rsidDel="00F44063">
          <w:delText xml:space="preserve">: Customer adds four items to their cart, it is a Friday </w:delText>
        </w:r>
        <w:r w:rsidRPr="00155B04" w:rsidDel="00F44063">
          <w:rPr>
            <w:u w:val="single"/>
          </w:rPr>
          <w:delText>prior to cut-off</w:delText>
        </w:r>
        <w:r w:rsidDel="00F44063">
          <w:delText xml:space="preserve">, all items have ship days set to Monday – Thursday but Monday has been defined in the calendar as a holiday. The earliest ship date available would be the following Tuesday and the charge would be $45 as all items are expected to ship on a single day. </w:delText>
        </w:r>
        <w:bookmarkStart w:id="1383" w:name="_Toc97814054"/>
        <w:bookmarkStart w:id="1384" w:name="_Toc97814813"/>
        <w:bookmarkStart w:id="1385" w:name="_Toc97815065"/>
        <w:bookmarkStart w:id="1386" w:name="_Toc97815196"/>
        <w:bookmarkStart w:id="1387" w:name="_Toc97816060"/>
        <w:bookmarkStart w:id="1388" w:name="_Toc97816649"/>
        <w:bookmarkStart w:id="1389" w:name="_Toc103766409"/>
        <w:bookmarkStart w:id="1390" w:name="_Toc103766488"/>
        <w:bookmarkStart w:id="1391" w:name="_Toc103768507"/>
        <w:bookmarkStart w:id="1392" w:name="_Toc103768586"/>
        <w:bookmarkStart w:id="1393" w:name="_Toc103768665"/>
        <w:bookmarkStart w:id="1394" w:name="_Toc103768744"/>
        <w:bookmarkStart w:id="1395" w:name="_Toc103768838"/>
        <w:bookmarkStart w:id="1396" w:name="_Toc103768996"/>
        <w:bookmarkStart w:id="1397" w:name="_Toc103769075"/>
        <w:bookmarkStart w:id="1398" w:name="_Toc103769154"/>
        <w:bookmarkStart w:id="1399" w:name="_Toc103769233"/>
        <w:bookmarkStart w:id="1400" w:name="_Toc103769312"/>
        <w:bookmarkStart w:id="1401" w:name="_Toc103769406"/>
        <w:bookmarkStart w:id="1402" w:name="_Toc103769485"/>
        <w:bookmarkStart w:id="1403" w:name="_Toc103769564"/>
        <w:bookmarkStart w:id="1404" w:name="_Toc103769644"/>
        <w:bookmarkStart w:id="1405" w:name="_Toc103769720"/>
        <w:bookmarkStart w:id="1406" w:name="_Toc103769795"/>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del>
    </w:p>
    <w:p w14:paraId="507F06D6" w14:textId="0B4B64BF" w:rsidR="00544C9A" w:rsidDel="00F44063" w:rsidRDefault="00544C9A">
      <w:pPr>
        <w:pStyle w:val="ListParagraph"/>
        <w:rPr>
          <w:del w:id="1407" w:author="Villaverde, Alfredo" w:date="2022-03-10T13:13:00Z"/>
        </w:rPr>
        <w:pPrChange w:id="1408" w:author="Alain Komin" w:date="2022-08-29T15:25:00Z">
          <w:pPr/>
        </w:pPrChange>
      </w:pPr>
      <w:del w:id="1409" w:author="Villaverde, Alfredo" w:date="2022-03-10T13:13:00Z">
        <w:r w:rsidDel="00F44063">
          <w:delText xml:space="preserve">Customers will be given the option to select a ship date from a calendar within the checkout process on the new webstore.  </w:delText>
        </w:r>
        <w:r w:rsidR="00155B04" w:rsidDel="00F44063">
          <w:delText xml:space="preserve">This ship date will be passed </w:delText>
        </w:r>
        <w:r w:rsidR="00DE6FC6" w:rsidDel="00F44063">
          <w:delText xml:space="preserve">to a custom field and a script will be created that will move that date </w:delText>
        </w:r>
        <w:r w:rsidR="00155B04" w:rsidDel="00F44063">
          <w:delText>to the</w:delText>
        </w:r>
        <w:r w:rsidR="00DE6FC6" w:rsidDel="00F44063">
          <w:delText xml:space="preserve"> native Expected Ship Date</w:delText>
        </w:r>
        <w:r w:rsidR="00155B04" w:rsidDel="00F44063">
          <w:delText xml:space="preserve"> line item of the </w:delText>
        </w:r>
        <w:r w:rsidR="00642FBA" w:rsidDel="00F44063">
          <w:delText xml:space="preserve">“Custom sales order” which is the form currently identified in the website setup record for the SuiteCommerce site. </w:delText>
        </w:r>
        <w:bookmarkStart w:id="1410" w:name="_Toc97814055"/>
        <w:bookmarkStart w:id="1411" w:name="_Toc97814814"/>
        <w:bookmarkStart w:id="1412" w:name="_Toc97815066"/>
        <w:bookmarkStart w:id="1413" w:name="_Toc97815197"/>
        <w:bookmarkStart w:id="1414" w:name="_Toc97816061"/>
        <w:bookmarkStart w:id="1415" w:name="_Toc97816650"/>
        <w:bookmarkStart w:id="1416" w:name="_Toc103766410"/>
        <w:bookmarkStart w:id="1417" w:name="_Toc103766489"/>
        <w:bookmarkStart w:id="1418" w:name="_Toc103768508"/>
        <w:bookmarkStart w:id="1419" w:name="_Toc103768587"/>
        <w:bookmarkStart w:id="1420" w:name="_Toc103768666"/>
        <w:bookmarkStart w:id="1421" w:name="_Toc103768745"/>
        <w:bookmarkStart w:id="1422" w:name="_Toc103768839"/>
        <w:bookmarkStart w:id="1423" w:name="_Toc103768997"/>
        <w:bookmarkStart w:id="1424" w:name="_Toc103769076"/>
        <w:bookmarkStart w:id="1425" w:name="_Toc103769155"/>
        <w:bookmarkStart w:id="1426" w:name="_Toc103769234"/>
        <w:bookmarkStart w:id="1427" w:name="_Toc103769313"/>
        <w:bookmarkStart w:id="1428" w:name="_Toc103769407"/>
        <w:bookmarkStart w:id="1429" w:name="_Toc103769486"/>
        <w:bookmarkStart w:id="1430" w:name="_Toc103769565"/>
        <w:bookmarkStart w:id="1431" w:name="_Toc103769645"/>
        <w:bookmarkStart w:id="1432" w:name="_Toc103769721"/>
        <w:bookmarkStart w:id="1433" w:name="_Toc103769796"/>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del>
    </w:p>
    <w:p w14:paraId="7D7DF53E" w14:textId="3D374B68" w:rsidR="0038123D" w:rsidDel="00F44063" w:rsidRDefault="0038123D">
      <w:pPr>
        <w:pStyle w:val="ListParagraph"/>
        <w:rPr>
          <w:del w:id="1434" w:author="Villaverde, Alfredo" w:date="2022-03-10T13:13:00Z"/>
          <w:b/>
          <w:bCs/>
          <w:u w:val="single"/>
        </w:rPr>
        <w:pPrChange w:id="1435" w:author="Alain Komin" w:date="2022-08-29T15:25:00Z">
          <w:pPr/>
        </w:pPrChange>
      </w:pPr>
      <w:del w:id="1436" w:author="Villaverde, Alfredo" w:date="2022-03-10T13:13:00Z">
        <w:r w:rsidRPr="0038123D" w:rsidDel="00F44063">
          <w:rPr>
            <w:b/>
            <w:bCs/>
            <w:u w:val="single"/>
          </w:rPr>
          <w:delText>Example of item record on the NetSuite UI</w:delText>
        </w:r>
        <w:bookmarkStart w:id="1437" w:name="_Toc97814056"/>
        <w:bookmarkStart w:id="1438" w:name="_Toc97814815"/>
        <w:bookmarkStart w:id="1439" w:name="_Toc97815067"/>
        <w:bookmarkStart w:id="1440" w:name="_Toc97815198"/>
        <w:bookmarkStart w:id="1441" w:name="_Toc97816062"/>
        <w:bookmarkStart w:id="1442" w:name="_Toc97816651"/>
        <w:bookmarkStart w:id="1443" w:name="_Toc103766411"/>
        <w:bookmarkStart w:id="1444" w:name="_Toc103766490"/>
        <w:bookmarkStart w:id="1445" w:name="_Toc103768509"/>
        <w:bookmarkStart w:id="1446" w:name="_Toc103768588"/>
        <w:bookmarkStart w:id="1447" w:name="_Toc103768667"/>
        <w:bookmarkStart w:id="1448" w:name="_Toc103768746"/>
        <w:bookmarkStart w:id="1449" w:name="_Toc103768840"/>
        <w:bookmarkStart w:id="1450" w:name="_Toc103768998"/>
        <w:bookmarkStart w:id="1451" w:name="_Toc103769077"/>
        <w:bookmarkStart w:id="1452" w:name="_Toc103769156"/>
        <w:bookmarkStart w:id="1453" w:name="_Toc103769235"/>
        <w:bookmarkStart w:id="1454" w:name="_Toc103769314"/>
        <w:bookmarkStart w:id="1455" w:name="_Toc103769408"/>
        <w:bookmarkStart w:id="1456" w:name="_Toc103769487"/>
        <w:bookmarkStart w:id="1457" w:name="_Toc103769566"/>
        <w:bookmarkStart w:id="1458" w:name="_Toc103769646"/>
        <w:bookmarkStart w:id="1459" w:name="_Toc103769722"/>
        <w:bookmarkStart w:id="1460" w:name="_Toc103769797"/>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del>
    </w:p>
    <w:p w14:paraId="14389494" w14:textId="24D1D089" w:rsidR="0038123D" w:rsidRPr="0038123D" w:rsidDel="00F44063" w:rsidRDefault="0038123D">
      <w:pPr>
        <w:pStyle w:val="ListParagraph"/>
        <w:rPr>
          <w:del w:id="1461" w:author="Villaverde, Alfredo" w:date="2022-03-10T13:13:00Z"/>
          <w:b/>
          <w:bCs/>
          <w:u w:val="single"/>
        </w:rPr>
        <w:pPrChange w:id="1462" w:author="Alain Komin" w:date="2022-08-29T15:25:00Z">
          <w:pPr/>
        </w:pPrChange>
      </w:pPr>
      <w:del w:id="1463" w:author="Villaverde, Alfredo" w:date="2022-03-10T13:13:00Z">
        <w:r w:rsidDel="00F44063">
          <w:rPr>
            <w:rFonts w:eastAsia="Times New Roman"/>
            <w:noProof/>
            <w:color w:val="F96A1B" w:themeColor="accent2"/>
            <w:kern w:val="28"/>
            <w:sz w:val="36"/>
            <w:szCs w:val="36"/>
            <w:lang w:val="en-US"/>
          </w:rPr>
          <w:drawing>
            <wp:inline distT="0" distB="0" distL="0" distR="0" wp14:anchorId="00282F74" wp14:editId="1FF08D54">
              <wp:extent cx="6583680" cy="2473325"/>
              <wp:effectExtent l="0" t="0" r="762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83680" cy="2473325"/>
                      </a:xfrm>
                      <a:prstGeom prst="rect">
                        <a:avLst/>
                      </a:prstGeom>
                    </pic:spPr>
                  </pic:pic>
                </a:graphicData>
              </a:graphic>
            </wp:inline>
          </w:drawing>
        </w:r>
        <w:bookmarkStart w:id="1464" w:name="_Toc97814057"/>
        <w:bookmarkStart w:id="1465" w:name="_Toc97814816"/>
        <w:bookmarkStart w:id="1466" w:name="_Toc97815068"/>
        <w:bookmarkStart w:id="1467" w:name="_Toc97815199"/>
        <w:bookmarkStart w:id="1468" w:name="_Toc97816063"/>
        <w:bookmarkStart w:id="1469" w:name="_Toc97816652"/>
        <w:bookmarkStart w:id="1470" w:name="_Toc103766412"/>
        <w:bookmarkStart w:id="1471" w:name="_Toc103766491"/>
        <w:bookmarkStart w:id="1472" w:name="_Toc103768510"/>
        <w:bookmarkStart w:id="1473" w:name="_Toc103768589"/>
        <w:bookmarkStart w:id="1474" w:name="_Toc103768668"/>
        <w:bookmarkStart w:id="1475" w:name="_Toc103768747"/>
        <w:bookmarkStart w:id="1476" w:name="_Toc103768841"/>
        <w:bookmarkStart w:id="1477" w:name="_Toc103768999"/>
        <w:bookmarkStart w:id="1478" w:name="_Toc103769078"/>
        <w:bookmarkStart w:id="1479" w:name="_Toc103769157"/>
        <w:bookmarkStart w:id="1480" w:name="_Toc103769236"/>
        <w:bookmarkStart w:id="1481" w:name="_Toc103769315"/>
        <w:bookmarkStart w:id="1482" w:name="_Toc103769409"/>
        <w:bookmarkStart w:id="1483" w:name="_Toc103769488"/>
        <w:bookmarkStart w:id="1484" w:name="_Toc103769567"/>
        <w:bookmarkStart w:id="1485" w:name="_Toc103769647"/>
        <w:bookmarkStart w:id="1486" w:name="_Toc103769723"/>
        <w:bookmarkStart w:id="1487" w:name="_Toc103769798"/>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del>
    </w:p>
    <w:p w14:paraId="6AA2BA46" w14:textId="07AB59D9" w:rsidR="00642FBA" w:rsidDel="00F44063" w:rsidRDefault="00642FBA">
      <w:pPr>
        <w:pStyle w:val="ListParagraph"/>
        <w:rPr>
          <w:del w:id="1488" w:author="Villaverde, Alfredo" w:date="2022-03-10T13:13:00Z"/>
          <w:b/>
          <w:bCs/>
          <w:u w:val="single"/>
        </w:rPr>
        <w:pPrChange w:id="1489" w:author="Alain Komin" w:date="2022-08-29T15:25:00Z">
          <w:pPr/>
        </w:pPrChange>
      </w:pPr>
      <w:del w:id="1490" w:author="Villaverde, Alfredo" w:date="2022-03-10T13:13:00Z">
        <w:r w:rsidRPr="00642FBA" w:rsidDel="00F44063">
          <w:rPr>
            <w:b/>
            <w:bCs/>
            <w:u w:val="single"/>
          </w:rPr>
          <w:delText>Shopping flow from webstore:</w:delText>
        </w:r>
        <w:bookmarkStart w:id="1491" w:name="_Toc97814058"/>
        <w:bookmarkStart w:id="1492" w:name="_Toc97814817"/>
        <w:bookmarkStart w:id="1493" w:name="_Toc97815069"/>
        <w:bookmarkStart w:id="1494" w:name="_Toc97815200"/>
        <w:bookmarkStart w:id="1495" w:name="_Toc97816064"/>
        <w:bookmarkStart w:id="1496" w:name="_Toc97816653"/>
        <w:bookmarkStart w:id="1497" w:name="_Toc103766413"/>
        <w:bookmarkStart w:id="1498" w:name="_Toc103766492"/>
        <w:bookmarkStart w:id="1499" w:name="_Toc103768511"/>
        <w:bookmarkStart w:id="1500" w:name="_Toc103768590"/>
        <w:bookmarkStart w:id="1501" w:name="_Toc103768669"/>
        <w:bookmarkStart w:id="1502" w:name="_Toc103768748"/>
        <w:bookmarkStart w:id="1503" w:name="_Toc103768842"/>
        <w:bookmarkStart w:id="1504" w:name="_Toc103769000"/>
        <w:bookmarkStart w:id="1505" w:name="_Toc103769079"/>
        <w:bookmarkStart w:id="1506" w:name="_Toc103769158"/>
        <w:bookmarkStart w:id="1507" w:name="_Toc103769237"/>
        <w:bookmarkStart w:id="1508" w:name="_Toc103769316"/>
        <w:bookmarkStart w:id="1509" w:name="_Toc103769410"/>
        <w:bookmarkStart w:id="1510" w:name="_Toc103769489"/>
        <w:bookmarkStart w:id="1511" w:name="_Toc103769568"/>
        <w:bookmarkStart w:id="1512" w:name="_Toc103769648"/>
        <w:bookmarkStart w:id="1513" w:name="_Toc103769724"/>
        <w:bookmarkStart w:id="1514" w:name="_Toc103769799"/>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del>
    </w:p>
    <w:p w14:paraId="5C3BB2DB" w14:textId="6E4A7958" w:rsidR="00642FBA" w:rsidDel="00F44063" w:rsidRDefault="00642FBA">
      <w:pPr>
        <w:pStyle w:val="ListParagraph"/>
        <w:rPr>
          <w:del w:id="1515" w:author="Villaverde, Alfredo" w:date="2022-03-10T13:13:00Z"/>
        </w:rPr>
        <w:pPrChange w:id="1516" w:author="Alain Komin" w:date="2022-08-29T15:25:00Z">
          <w:pPr/>
        </w:pPrChange>
      </w:pPr>
      <w:del w:id="1517" w:author="Villaverde, Alfredo" w:date="2022-03-10T13:13:00Z">
        <w:r w:rsidDel="00F44063">
          <w:delText xml:space="preserve">Customer shops the site and places all their items in the cart.  Proceed to </w:delText>
        </w:r>
        <w:r w:rsidR="00DA02C9" w:rsidDel="00F44063">
          <w:delText xml:space="preserve">Checkout and logs into the site. </w:delText>
        </w:r>
        <w:bookmarkStart w:id="1518" w:name="_Toc97814059"/>
        <w:bookmarkStart w:id="1519" w:name="_Toc97814818"/>
        <w:bookmarkStart w:id="1520" w:name="_Toc97815070"/>
        <w:bookmarkStart w:id="1521" w:name="_Toc97815201"/>
        <w:bookmarkStart w:id="1522" w:name="_Toc97816065"/>
        <w:bookmarkStart w:id="1523" w:name="_Toc97816654"/>
        <w:bookmarkStart w:id="1524" w:name="_Toc103766414"/>
        <w:bookmarkStart w:id="1525" w:name="_Toc103766493"/>
        <w:bookmarkStart w:id="1526" w:name="_Toc103768512"/>
        <w:bookmarkStart w:id="1527" w:name="_Toc103768591"/>
        <w:bookmarkStart w:id="1528" w:name="_Toc103768670"/>
        <w:bookmarkStart w:id="1529" w:name="_Toc103768749"/>
        <w:bookmarkStart w:id="1530" w:name="_Toc103768843"/>
        <w:bookmarkStart w:id="1531" w:name="_Toc103769001"/>
        <w:bookmarkStart w:id="1532" w:name="_Toc103769080"/>
        <w:bookmarkStart w:id="1533" w:name="_Toc103769159"/>
        <w:bookmarkStart w:id="1534" w:name="_Toc103769238"/>
        <w:bookmarkStart w:id="1535" w:name="_Toc103769317"/>
        <w:bookmarkStart w:id="1536" w:name="_Toc103769411"/>
        <w:bookmarkStart w:id="1537" w:name="_Toc103769490"/>
        <w:bookmarkStart w:id="1538" w:name="_Toc103769569"/>
        <w:bookmarkStart w:id="1539" w:name="_Toc103769649"/>
        <w:bookmarkStart w:id="1540" w:name="_Toc103769725"/>
        <w:bookmarkStart w:id="1541" w:name="_Toc103769800"/>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del>
    </w:p>
    <w:p w14:paraId="40B29B32" w14:textId="1ABC4649" w:rsidR="00544C9A" w:rsidRPr="00206C57" w:rsidDel="00F44063" w:rsidRDefault="00185E61">
      <w:pPr>
        <w:pStyle w:val="ListParagraph"/>
        <w:rPr>
          <w:del w:id="1542" w:author="Villaverde, Alfredo" w:date="2022-03-10T13:13:00Z"/>
        </w:rPr>
        <w:pPrChange w:id="1543" w:author="Alain Komin" w:date="2022-08-29T15:25:00Z">
          <w:pPr/>
        </w:pPrChange>
      </w:pPr>
      <w:del w:id="1544" w:author="Villaverde, Alfredo" w:date="2022-03-10T13:13:00Z">
        <w:r w:rsidDel="00F44063">
          <w:rPr>
            <w:rFonts w:eastAsia="Times New Roman"/>
            <w:noProof/>
            <w:color w:val="F96A1B" w:themeColor="accent2"/>
            <w:kern w:val="28"/>
            <w:sz w:val="36"/>
            <w:szCs w:val="36"/>
            <w:lang w:val="en-US"/>
          </w:rPr>
          <w:drawing>
            <wp:inline distT="0" distB="0" distL="0" distR="0" wp14:anchorId="4815990B" wp14:editId="33D04A7C">
              <wp:extent cx="6583680" cy="3839845"/>
              <wp:effectExtent l="0" t="0" r="762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83680" cy="3839845"/>
                      </a:xfrm>
                      <a:prstGeom prst="rect">
                        <a:avLst/>
                      </a:prstGeom>
                    </pic:spPr>
                  </pic:pic>
                </a:graphicData>
              </a:graphic>
            </wp:inline>
          </w:drawing>
        </w:r>
        <w:bookmarkStart w:id="1545" w:name="_Toc97814060"/>
        <w:bookmarkStart w:id="1546" w:name="_Toc97814819"/>
        <w:bookmarkStart w:id="1547" w:name="_Toc97815071"/>
        <w:bookmarkStart w:id="1548" w:name="_Toc97815202"/>
        <w:bookmarkStart w:id="1549" w:name="_Toc97816066"/>
        <w:bookmarkStart w:id="1550" w:name="_Toc97816655"/>
        <w:bookmarkStart w:id="1551" w:name="_Toc103766415"/>
        <w:bookmarkStart w:id="1552" w:name="_Toc103766494"/>
        <w:bookmarkStart w:id="1553" w:name="_Toc103768513"/>
        <w:bookmarkStart w:id="1554" w:name="_Toc103768592"/>
        <w:bookmarkStart w:id="1555" w:name="_Toc103768671"/>
        <w:bookmarkStart w:id="1556" w:name="_Toc103768750"/>
        <w:bookmarkStart w:id="1557" w:name="_Toc103768844"/>
        <w:bookmarkStart w:id="1558" w:name="_Toc103769002"/>
        <w:bookmarkStart w:id="1559" w:name="_Toc103769081"/>
        <w:bookmarkStart w:id="1560" w:name="_Toc103769160"/>
        <w:bookmarkStart w:id="1561" w:name="_Toc103769239"/>
        <w:bookmarkStart w:id="1562" w:name="_Toc103769318"/>
        <w:bookmarkStart w:id="1563" w:name="_Toc103769412"/>
        <w:bookmarkStart w:id="1564" w:name="_Toc103769491"/>
        <w:bookmarkStart w:id="1565" w:name="_Toc103769570"/>
        <w:bookmarkStart w:id="1566" w:name="_Toc103769650"/>
        <w:bookmarkStart w:id="1567" w:name="_Toc103769726"/>
        <w:bookmarkStart w:id="1568" w:name="_Toc103769801"/>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del>
    </w:p>
    <w:p w14:paraId="43A55599" w14:textId="43E12241" w:rsidR="00CE440D" w:rsidDel="00F44063" w:rsidRDefault="00CE440D">
      <w:pPr>
        <w:pStyle w:val="ListParagraph"/>
        <w:rPr>
          <w:del w:id="1569" w:author="Villaverde, Alfredo" w:date="2022-03-10T13:13:00Z"/>
        </w:rPr>
        <w:pPrChange w:id="1570" w:author="Alain Komin" w:date="2022-08-29T15:25:00Z">
          <w:pPr/>
        </w:pPrChange>
      </w:pPr>
      <w:bookmarkStart w:id="1571" w:name="_Toc97814061"/>
      <w:bookmarkStart w:id="1572" w:name="_Toc97814820"/>
      <w:bookmarkStart w:id="1573" w:name="_Toc97815072"/>
      <w:bookmarkStart w:id="1574" w:name="_Toc97815203"/>
      <w:bookmarkStart w:id="1575" w:name="_Toc97816067"/>
      <w:bookmarkStart w:id="1576" w:name="_Toc97816656"/>
      <w:bookmarkStart w:id="1577" w:name="_Toc103766416"/>
      <w:bookmarkStart w:id="1578" w:name="_Toc103766495"/>
      <w:bookmarkStart w:id="1579" w:name="_Toc103768514"/>
      <w:bookmarkStart w:id="1580" w:name="_Toc103768593"/>
      <w:bookmarkStart w:id="1581" w:name="_Toc103768672"/>
      <w:bookmarkStart w:id="1582" w:name="_Toc103768751"/>
      <w:bookmarkStart w:id="1583" w:name="_Toc103768845"/>
      <w:bookmarkStart w:id="1584" w:name="_Toc103769003"/>
      <w:bookmarkStart w:id="1585" w:name="_Toc103769082"/>
      <w:bookmarkStart w:id="1586" w:name="_Toc103769161"/>
      <w:bookmarkStart w:id="1587" w:name="_Toc103769240"/>
      <w:bookmarkStart w:id="1588" w:name="_Toc103769319"/>
      <w:bookmarkStart w:id="1589" w:name="_Toc103769413"/>
      <w:bookmarkStart w:id="1590" w:name="_Toc103769492"/>
      <w:bookmarkStart w:id="1591" w:name="_Toc103769571"/>
      <w:bookmarkStart w:id="1592" w:name="_Toc103769651"/>
      <w:bookmarkStart w:id="1593" w:name="_Toc103769727"/>
      <w:bookmarkStart w:id="1594" w:name="_Toc103769802"/>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p>
    <w:p w14:paraId="46BDF249" w14:textId="2EEBF93F" w:rsidR="00CA034A" w:rsidDel="00F44063" w:rsidRDefault="00CA034A">
      <w:pPr>
        <w:pStyle w:val="ListParagraph"/>
        <w:rPr>
          <w:del w:id="1595" w:author="Villaverde, Alfredo" w:date="2022-03-10T13:13:00Z"/>
        </w:rPr>
        <w:pPrChange w:id="1596" w:author="Alain Komin" w:date="2022-08-29T15:25:00Z">
          <w:pPr/>
        </w:pPrChange>
      </w:pPr>
      <w:bookmarkStart w:id="1597" w:name="_Toc97814062"/>
      <w:bookmarkStart w:id="1598" w:name="_Toc97814821"/>
      <w:bookmarkStart w:id="1599" w:name="_Toc97815073"/>
      <w:bookmarkStart w:id="1600" w:name="_Toc97815204"/>
      <w:bookmarkStart w:id="1601" w:name="_Toc97816068"/>
      <w:bookmarkStart w:id="1602" w:name="_Toc97816657"/>
      <w:bookmarkStart w:id="1603" w:name="_Toc103766417"/>
      <w:bookmarkStart w:id="1604" w:name="_Toc103766496"/>
      <w:bookmarkStart w:id="1605" w:name="_Toc103768515"/>
      <w:bookmarkStart w:id="1606" w:name="_Toc103768594"/>
      <w:bookmarkStart w:id="1607" w:name="_Toc103768673"/>
      <w:bookmarkStart w:id="1608" w:name="_Toc103768752"/>
      <w:bookmarkStart w:id="1609" w:name="_Toc103768846"/>
      <w:bookmarkStart w:id="1610" w:name="_Toc103769004"/>
      <w:bookmarkStart w:id="1611" w:name="_Toc103769083"/>
      <w:bookmarkStart w:id="1612" w:name="_Toc103769162"/>
      <w:bookmarkStart w:id="1613" w:name="_Toc103769241"/>
      <w:bookmarkStart w:id="1614" w:name="_Toc103769320"/>
      <w:bookmarkStart w:id="1615" w:name="_Toc103769414"/>
      <w:bookmarkStart w:id="1616" w:name="_Toc103769493"/>
      <w:bookmarkStart w:id="1617" w:name="_Toc103769572"/>
      <w:bookmarkStart w:id="1618" w:name="_Toc103769652"/>
      <w:bookmarkStart w:id="1619" w:name="_Toc103769728"/>
      <w:bookmarkStart w:id="1620" w:name="_Toc103769803"/>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p>
    <w:p w14:paraId="3133A4EC" w14:textId="0D7EDBAB" w:rsidR="00374BA4" w:rsidDel="00F44063" w:rsidRDefault="00AB117F">
      <w:pPr>
        <w:pStyle w:val="ListParagraph"/>
        <w:rPr>
          <w:del w:id="1621" w:author="Villaverde, Alfredo" w:date="2022-03-10T13:13:00Z"/>
          <w:rFonts w:asciiTheme="minorHAnsi" w:hAnsiTheme="minorHAnsi" w:cstheme="minorHAnsi"/>
        </w:rPr>
        <w:pPrChange w:id="1622" w:author="Alain Komin" w:date="2022-08-29T15:25:00Z">
          <w:pPr/>
        </w:pPrChange>
      </w:pPr>
      <w:del w:id="1623" w:author="Villaverde, Alfredo" w:date="2022-03-10T13:13:00Z">
        <w:r w:rsidDel="00F44063">
          <w:rPr>
            <w:rFonts w:asciiTheme="minorHAnsi" w:hAnsiTheme="minorHAnsi" w:cstheme="minorHAnsi"/>
          </w:rPr>
          <w:delText>Once the shipping address has been selected and that address is for US delivery</w:delText>
        </w:r>
      </w:del>
      <w:ins w:id="1624" w:author="Bertorelli, Yvonne A" w:date="2021-11-02T14:25:00Z">
        <w:del w:id="1625" w:author="Villaverde, Alfredo" w:date="2022-03-10T13:13:00Z">
          <w:r w:rsidR="006E6617" w:rsidDel="00F44063">
            <w:rPr>
              <w:rFonts w:asciiTheme="minorHAnsi" w:hAnsiTheme="minorHAnsi" w:cstheme="minorHAnsi"/>
            </w:rPr>
            <w:delText xml:space="preserve"> (48 </w:delText>
          </w:r>
        </w:del>
      </w:ins>
      <w:ins w:id="1626" w:author="Bertorelli, Yvonne A" w:date="2021-11-02T14:26:00Z">
        <w:del w:id="1627" w:author="Villaverde, Alfredo" w:date="2022-03-10T13:13:00Z">
          <w:r w:rsidR="006E6617" w:rsidDel="00F44063">
            <w:rPr>
              <w:rFonts w:asciiTheme="minorHAnsi" w:hAnsiTheme="minorHAnsi" w:cstheme="minorHAnsi"/>
            </w:rPr>
            <w:delText>contiguous US States)</w:delText>
          </w:r>
        </w:del>
      </w:ins>
      <w:del w:id="1628" w:author="Villaverde, Alfredo" w:date="2022-03-10T13:13:00Z">
        <w:r w:rsidDel="00F44063">
          <w:rPr>
            <w:rFonts w:asciiTheme="minorHAnsi" w:hAnsiTheme="minorHAnsi" w:cstheme="minorHAnsi"/>
          </w:rPr>
          <w:delText xml:space="preserve">, they will be prompted to begin selecting the shipping date for each line item in their cart. </w:delText>
        </w:r>
        <w:bookmarkStart w:id="1629" w:name="_Toc97814063"/>
        <w:bookmarkStart w:id="1630" w:name="_Toc97814822"/>
        <w:bookmarkStart w:id="1631" w:name="_Toc97815074"/>
        <w:bookmarkStart w:id="1632" w:name="_Toc97815205"/>
        <w:bookmarkStart w:id="1633" w:name="_Toc97816069"/>
        <w:bookmarkStart w:id="1634" w:name="_Toc97816658"/>
        <w:bookmarkStart w:id="1635" w:name="_Toc103766418"/>
        <w:bookmarkStart w:id="1636" w:name="_Toc103766497"/>
        <w:bookmarkStart w:id="1637" w:name="_Toc103768516"/>
        <w:bookmarkStart w:id="1638" w:name="_Toc103768595"/>
        <w:bookmarkStart w:id="1639" w:name="_Toc103768674"/>
        <w:bookmarkStart w:id="1640" w:name="_Toc103768753"/>
        <w:bookmarkStart w:id="1641" w:name="_Toc103768847"/>
        <w:bookmarkStart w:id="1642" w:name="_Toc103769005"/>
        <w:bookmarkStart w:id="1643" w:name="_Toc103769084"/>
        <w:bookmarkStart w:id="1644" w:name="_Toc103769163"/>
        <w:bookmarkStart w:id="1645" w:name="_Toc103769242"/>
        <w:bookmarkStart w:id="1646" w:name="_Toc103769321"/>
        <w:bookmarkStart w:id="1647" w:name="_Toc103769415"/>
        <w:bookmarkStart w:id="1648" w:name="_Toc103769494"/>
        <w:bookmarkStart w:id="1649" w:name="_Toc103769573"/>
        <w:bookmarkStart w:id="1650" w:name="_Toc103769653"/>
        <w:bookmarkStart w:id="1651" w:name="_Toc103769729"/>
        <w:bookmarkStart w:id="1652" w:name="_Toc103769804"/>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del>
    </w:p>
    <w:p w14:paraId="1AF9396D" w14:textId="4CC698D4" w:rsidR="00AB117F" w:rsidDel="00F44063" w:rsidRDefault="00AB117F">
      <w:pPr>
        <w:pStyle w:val="ListParagraph"/>
        <w:rPr>
          <w:del w:id="1653" w:author="Villaverde, Alfredo" w:date="2022-03-10T13:13:00Z"/>
          <w:rFonts w:asciiTheme="minorHAnsi" w:hAnsiTheme="minorHAnsi" w:cstheme="minorHAnsi"/>
        </w:rPr>
        <w:pPrChange w:id="1654" w:author="Alain Komin" w:date="2022-08-29T15:25:00Z">
          <w:pPr/>
        </w:pPrChange>
      </w:pPr>
      <w:del w:id="1655" w:author="Villaverde, Alfredo" w:date="2022-03-10T13:13:00Z">
        <w:r w:rsidDel="00F44063">
          <w:rPr>
            <w:rFonts w:asciiTheme="minorHAnsi" w:hAnsiTheme="minorHAnsi" w:cstheme="minorHAnsi"/>
          </w:rPr>
          <w:delText xml:space="preserve">If the shipping address is for a country </w:delText>
        </w:r>
        <w:r w:rsidRPr="00AB117F" w:rsidDel="00F44063">
          <w:rPr>
            <w:rFonts w:asciiTheme="minorHAnsi" w:hAnsiTheme="minorHAnsi" w:cstheme="minorHAnsi"/>
            <w:u w:val="single"/>
          </w:rPr>
          <w:delText>other</w:delText>
        </w:r>
        <w:r w:rsidDel="00F44063">
          <w:rPr>
            <w:rFonts w:asciiTheme="minorHAnsi" w:hAnsiTheme="minorHAnsi" w:cstheme="minorHAnsi"/>
          </w:rPr>
          <w:delText xml:space="preserve"> than the </w:delText>
        </w:r>
      </w:del>
      <w:ins w:id="1656" w:author="Bertorelli, Yvonne A" w:date="2021-11-02T14:26:00Z">
        <w:del w:id="1657" w:author="Villaverde, Alfredo" w:date="2022-03-10T13:13:00Z">
          <w:r w:rsidR="006E6617" w:rsidDel="00F44063">
            <w:rPr>
              <w:rFonts w:asciiTheme="minorHAnsi" w:hAnsiTheme="minorHAnsi" w:cstheme="minorHAnsi"/>
            </w:rPr>
            <w:delText xml:space="preserve">48 contiguous </w:delText>
          </w:r>
        </w:del>
      </w:ins>
      <w:del w:id="1658" w:author="Villaverde, Alfredo" w:date="2022-03-10T13:13:00Z">
        <w:r w:rsidDel="00F44063">
          <w:rPr>
            <w:rFonts w:asciiTheme="minorHAnsi" w:hAnsiTheme="minorHAnsi" w:cstheme="minorHAnsi"/>
          </w:rPr>
          <w:delText>US</w:delText>
        </w:r>
      </w:del>
      <w:ins w:id="1659" w:author="Bertorelli, Yvonne A" w:date="2021-11-02T14:26:00Z">
        <w:del w:id="1660" w:author="Villaverde, Alfredo" w:date="2022-03-10T13:13:00Z">
          <w:r w:rsidR="006E6617" w:rsidDel="00F44063">
            <w:rPr>
              <w:rFonts w:asciiTheme="minorHAnsi" w:hAnsiTheme="minorHAnsi" w:cstheme="minorHAnsi"/>
            </w:rPr>
            <w:delText xml:space="preserve"> states</w:delText>
          </w:r>
        </w:del>
      </w:ins>
      <w:del w:id="1661" w:author="Villaverde, Alfredo" w:date="2022-03-10T13:13:00Z">
        <w:r w:rsidDel="00F44063">
          <w:rPr>
            <w:rFonts w:asciiTheme="minorHAnsi" w:hAnsiTheme="minorHAnsi" w:cstheme="minorHAnsi"/>
          </w:rPr>
          <w:delText xml:space="preserve">, native NetSuite shipping and checkout will be used. There will be no calendar for date selection and the customer will be charged either at time of order submission or after the order has been submitted. Native NetSuite does not include document fees, or any other fees associated to international shipments.  Messaging can be added to the site to make the customer aware that for International orders final shipping charges will be determined prior to shipment. </w:delText>
        </w:r>
        <w:bookmarkStart w:id="1662" w:name="_Toc97814064"/>
        <w:bookmarkStart w:id="1663" w:name="_Toc97814823"/>
        <w:bookmarkStart w:id="1664" w:name="_Toc97815075"/>
        <w:bookmarkStart w:id="1665" w:name="_Toc97815206"/>
        <w:bookmarkStart w:id="1666" w:name="_Toc97816070"/>
        <w:bookmarkStart w:id="1667" w:name="_Toc97816659"/>
        <w:bookmarkStart w:id="1668" w:name="_Toc103766419"/>
        <w:bookmarkStart w:id="1669" w:name="_Toc103766498"/>
        <w:bookmarkStart w:id="1670" w:name="_Toc103768517"/>
        <w:bookmarkStart w:id="1671" w:name="_Toc103768596"/>
        <w:bookmarkStart w:id="1672" w:name="_Toc103768675"/>
        <w:bookmarkStart w:id="1673" w:name="_Toc103768754"/>
        <w:bookmarkStart w:id="1674" w:name="_Toc103768848"/>
        <w:bookmarkStart w:id="1675" w:name="_Toc103769006"/>
        <w:bookmarkStart w:id="1676" w:name="_Toc103769085"/>
        <w:bookmarkStart w:id="1677" w:name="_Toc103769164"/>
        <w:bookmarkStart w:id="1678" w:name="_Toc103769243"/>
        <w:bookmarkStart w:id="1679" w:name="_Toc103769322"/>
        <w:bookmarkStart w:id="1680" w:name="_Toc103769416"/>
        <w:bookmarkStart w:id="1681" w:name="_Toc103769495"/>
        <w:bookmarkStart w:id="1682" w:name="_Toc103769574"/>
        <w:bookmarkStart w:id="1683" w:name="_Toc103769654"/>
        <w:bookmarkStart w:id="1684" w:name="_Toc103769730"/>
        <w:bookmarkStart w:id="1685" w:name="_Toc103769805"/>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del>
    </w:p>
    <w:p w14:paraId="77F17CB7" w14:textId="69890F62" w:rsidR="002C5BA1" w:rsidDel="00F44063" w:rsidRDefault="002C5BA1">
      <w:pPr>
        <w:pStyle w:val="ListParagraph"/>
        <w:rPr>
          <w:del w:id="1686" w:author="Villaverde, Alfredo" w:date="2022-03-10T13:13:00Z"/>
          <w:rFonts w:asciiTheme="minorHAnsi" w:hAnsiTheme="minorHAnsi" w:cstheme="minorHAnsi"/>
          <w:b/>
          <w:bCs/>
          <w:u w:val="single"/>
        </w:rPr>
        <w:pPrChange w:id="1687" w:author="Alain Komin" w:date="2022-08-29T15:25:00Z">
          <w:pPr/>
        </w:pPrChange>
      </w:pPr>
      <w:del w:id="1688" w:author="Villaverde, Alfredo" w:date="2022-03-10T13:13:00Z">
        <w:r w:rsidRPr="002C5BA1" w:rsidDel="00F44063">
          <w:rPr>
            <w:rFonts w:asciiTheme="minorHAnsi" w:hAnsiTheme="minorHAnsi" w:cstheme="minorHAnsi"/>
            <w:b/>
            <w:bCs/>
            <w:u w:val="single"/>
          </w:rPr>
          <w:delText>Customer selects or add address for United States</w:delText>
        </w:r>
        <w:bookmarkStart w:id="1689" w:name="_Toc97814065"/>
        <w:bookmarkStart w:id="1690" w:name="_Toc97814824"/>
        <w:bookmarkStart w:id="1691" w:name="_Toc97815076"/>
        <w:bookmarkStart w:id="1692" w:name="_Toc97815207"/>
        <w:bookmarkStart w:id="1693" w:name="_Toc97816071"/>
        <w:bookmarkStart w:id="1694" w:name="_Toc97816660"/>
        <w:bookmarkStart w:id="1695" w:name="_Toc103766420"/>
        <w:bookmarkStart w:id="1696" w:name="_Toc103766499"/>
        <w:bookmarkStart w:id="1697" w:name="_Toc103768518"/>
        <w:bookmarkStart w:id="1698" w:name="_Toc103768597"/>
        <w:bookmarkStart w:id="1699" w:name="_Toc103768676"/>
        <w:bookmarkStart w:id="1700" w:name="_Toc103768755"/>
        <w:bookmarkStart w:id="1701" w:name="_Toc103768849"/>
        <w:bookmarkStart w:id="1702" w:name="_Toc103769007"/>
        <w:bookmarkStart w:id="1703" w:name="_Toc103769086"/>
        <w:bookmarkStart w:id="1704" w:name="_Toc103769165"/>
        <w:bookmarkStart w:id="1705" w:name="_Toc103769244"/>
        <w:bookmarkStart w:id="1706" w:name="_Toc103769323"/>
        <w:bookmarkStart w:id="1707" w:name="_Toc103769417"/>
        <w:bookmarkStart w:id="1708" w:name="_Toc103769496"/>
        <w:bookmarkStart w:id="1709" w:name="_Toc103769575"/>
        <w:bookmarkStart w:id="1710" w:name="_Toc103769655"/>
        <w:bookmarkStart w:id="1711" w:name="_Toc103769731"/>
        <w:bookmarkStart w:id="1712" w:name="_Toc103769806"/>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del>
    </w:p>
    <w:p w14:paraId="4159ADCD" w14:textId="7B928C40" w:rsidR="002C5BA1" w:rsidDel="00F44063" w:rsidRDefault="00A879C8">
      <w:pPr>
        <w:pStyle w:val="ListParagraph"/>
        <w:rPr>
          <w:del w:id="1713" w:author="Villaverde, Alfredo" w:date="2022-03-10T13:13:00Z"/>
          <w:rFonts w:asciiTheme="minorHAnsi" w:hAnsiTheme="minorHAnsi" w:cstheme="minorHAnsi"/>
        </w:rPr>
        <w:pPrChange w:id="1714" w:author="Alain Komin" w:date="2022-08-29T15:25:00Z">
          <w:pPr/>
        </w:pPrChange>
      </w:pPr>
      <w:del w:id="1715" w:author="Villaverde, Alfredo" w:date="2022-03-10T13:13:00Z">
        <w:r w:rsidDel="00F44063">
          <w:rPr>
            <w:rFonts w:asciiTheme="minorHAnsi" w:hAnsiTheme="minorHAnsi" w:cstheme="minorHAnsi"/>
          </w:rPr>
          <w:delText>Since there is only one shipping option available for the United States</w:delText>
        </w:r>
      </w:del>
      <w:ins w:id="1716" w:author="Bertorelli, Yvonne A" w:date="2021-11-02T14:26:00Z">
        <w:del w:id="1717" w:author="Villaverde, Alfredo" w:date="2022-03-10T13:13:00Z">
          <w:r w:rsidR="006E6617" w:rsidDel="00F44063">
            <w:rPr>
              <w:rFonts w:asciiTheme="minorHAnsi" w:hAnsiTheme="minorHAnsi" w:cstheme="minorHAnsi"/>
            </w:rPr>
            <w:delText>48 Contiguous U</w:delText>
          </w:r>
        </w:del>
      </w:ins>
      <w:ins w:id="1718" w:author="Bertorelli, Yvonne A" w:date="2021-11-02T14:27:00Z">
        <w:del w:id="1719" w:author="Villaverde, Alfredo" w:date="2022-03-10T13:13:00Z">
          <w:r w:rsidR="006E6617" w:rsidDel="00F44063">
            <w:rPr>
              <w:rFonts w:asciiTheme="minorHAnsi" w:hAnsiTheme="minorHAnsi" w:cstheme="minorHAnsi"/>
            </w:rPr>
            <w:delText>S States</w:delText>
          </w:r>
        </w:del>
      </w:ins>
      <w:del w:id="1720" w:author="Villaverde, Alfredo" w:date="2022-03-10T13:13:00Z">
        <w:r w:rsidDel="00F44063">
          <w:rPr>
            <w:rFonts w:asciiTheme="minorHAnsi" w:hAnsiTheme="minorHAnsi" w:cstheme="minorHAnsi"/>
          </w:rPr>
          <w:delText>, t</w:delText>
        </w:r>
        <w:r w:rsidR="002C5BA1" w:rsidDel="00F44063">
          <w:rPr>
            <w:rFonts w:asciiTheme="minorHAnsi" w:hAnsiTheme="minorHAnsi" w:cstheme="minorHAnsi"/>
          </w:rPr>
          <w:delText>he native Delivery method area will be replaced by the items in the cart along with the option for them to select a shipping date for each.</w:delText>
        </w:r>
        <w:bookmarkStart w:id="1721" w:name="_Toc97814066"/>
        <w:bookmarkStart w:id="1722" w:name="_Toc97814825"/>
        <w:bookmarkStart w:id="1723" w:name="_Toc97815077"/>
        <w:bookmarkStart w:id="1724" w:name="_Toc97815208"/>
        <w:bookmarkStart w:id="1725" w:name="_Toc97816072"/>
        <w:bookmarkStart w:id="1726" w:name="_Toc97816661"/>
        <w:bookmarkStart w:id="1727" w:name="_Toc103766421"/>
        <w:bookmarkStart w:id="1728" w:name="_Toc103766500"/>
        <w:bookmarkStart w:id="1729" w:name="_Toc103768519"/>
        <w:bookmarkStart w:id="1730" w:name="_Toc103768598"/>
        <w:bookmarkStart w:id="1731" w:name="_Toc103768677"/>
        <w:bookmarkStart w:id="1732" w:name="_Toc103768756"/>
        <w:bookmarkStart w:id="1733" w:name="_Toc103768850"/>
        <w:bookmarkStart w:id="1734" w:name="_Toc103769008"/>
        <w:bookmarkStart w:id="1735" w:name="_Toc103769087"/>
        <w:bookmarkStart w:id="1736" w:name="_Toc103769166"/>
        <w:bookmarkStart w:id="1737" w:name="_Toc103769245"/>
        <w:bookmarkStart w:id="1738" w:name="_Toc103769324"/>
        <w:bookmarkStart w:id="1739" w:name="_Toc103769418"/>
        <w:bookmarkStart w:id="1740" w:name="_Toc103769497"/>
        <w:bookmarkStart w:id="1741" w:name="_Toc103769576"/>
        <w:bookmarkStart w:id="1742" w:name="_Toc103769656"/>
        <w:bookmarkStart w:id="1743" w:name="_Toc103769732"/>
        <w:bookmarkStart w:id="1744" w:name="_Toc103769807"/>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del>
    </w:p>
    <w:p w14:paraId="0F3366FD" w14:textId="0930E103" w:rsidR="002C5BA1" w:rsidDel="00F44063" w:rsidRDefault="00D952DE">
      <w:pPr>
        <w:pStyle w:val="ListParagraph"/>
        <w:rPr>
          <w:del w:id="1745" w:author="Villaverde, Alfredo" w:date="2022-03-10T13:13:00Z"/>
          <w:rFonts w:asciiTheme="minorHAnsi" w:hAnsiTheme="minorHAnsi" w:cstheme="minorHAnsi"/>
        </w:rPr>
        <w:pPrChange w:id="1746" w:author="Alain Komin" w:date="2022-08-29T15:25:00Z">
          <w:pPr/>
        </w:pPrChange>
      </w:pPr>
      <w:del w:id="1747" w:author="Villaverde, Alfredo" w:date="2022-03-10T13:13:00Z">
        <w:r w:rsidDel="00F44063">
          <w:rPr>
            <w:rFonts w:asciiTheme="minorHAnsi" w:eastAsia="Times New Roman" w:hAnsiTheme="minorHAnsi" w:cstheme="minorHAnsi"/>
            <w:noProof/>
            <w:color w:val="F96A1B" w:themeColor="accent2"/>
            <w:kern w:val="28"/>
            <w:sz w:val="36"/>
            <w:szCs w:val="36"/>
            <w:lang w:val="en-US"/>
          </w:rPr>
          <w:drawing>
            <wp:inline distT="0" distB="0" distL="0" distR="0" wp14:anchorId="4C502530" wp14:editId="30CE260B">
              <wp:extent cx="6582694" cy="3343742"/>
              <wp:effectExtent l="0" t="0" r="8890" b="9525"/>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ntitled.png"/>
                      <pic:cNvPicPr/>
                    </pic:nvPicPr>
                    <pic:blipFill>
                      <a:blip r:embed="rId15">
                        <a:extLst>
                          <a:ext uri="{28A0092B-C50C-407E-A947-70E740481C1C}">
                            <a14:useLocalDpi xmlns:a14="http://schemas.microsoft.com/office/drawing/2010/main" val="0"/>
                          </a:ext>
                        </a:extLst>
                      </a:blip>
                      <a:stretch>
                        <a:fillRect/>
                      </a:stretch>
                    </pic:blipFill>
                    <pic:spPr>
                      <a:xfrm>
                        <a:off x="0" y="0"/>
                        <a:ext cx="6582694" cy="3343742"/>
                      </a:xfrm>
                      <a:prstGeom prst="rect">
                        <a:avLst/>
                      </a:prstGeom>
                    </pic:spPr>
                  </pic:pic>
                </a:graphicData>
              </a:graphic>
            </wp:inline>
          </w:drawing>
        </w:r>
        <w:bookmarkStart w:id="1748" w:name="_Toc97814067"/>
        <w:bookmarkStart w:id="1749" w:name="_Toc97814826"/>
        <w:bookmarkStart w:id="1750" w:name="_Toc97815078"/>
        <w:bookmarkStart w:id="1751" w:name="_Toc97815209"/>
        <w:bookmarkStart w:id="1752" w:name="_Toc97816073"/>
        <w:bookmarkStart w:id="1753" w:name="_Toc97816662"/>
        <w:bookmarkStart w:id="1754" w:name="_Toc103766422"/>
        <w:bookmarkStart w:id="1755" w:name="_Toc103766501"/>
        <w:bookmarkStart w:id="1756" w:name="_Toc103768520"/>
        <w:bookmarkStart w:id="1757" w:name="_Toc103768599"/>
        <w:bookmarkStart w:id="1758" w:name="_Toc103768678"/>
        <w:bookmarkStart w:id="1759" w:name="_Toc103768757"/>
        <w:bookmarkStart w:id="1760" w:name="_Toc103768851"/>
        <w:bookmarkStart w:id="1761" w:name="_Toc103769009"/>
        <w:bookmarkStart w:id="1762" w:name="_Toc103769088"/>
        <w:bookmarkStart w:id="1763" w:name="_Toc103769167"/>
        <w:bookmarkStart w:id="1764" w:name="_Toc103769246"/>
        <w:bookmarkStart w:id="1765" w:name="_Toc103769325"/>
        <w:bookmarkStart w:id="1766" w:name="_Toc103769419"/>
        <w:bookmarkStart w:id="1767" w:name="_Toc103769498"/>
        <w:bookmarkStart w:id="1768" w:name="_Toc103769577"/>
        <w:bookmarkStart w:id="1769" w:name="_Toc103769657"/>
        <w:bookmarkStart w:id="1770" w:name="_Toc103769733"/>
        <w:bookmarkStart w:id="1771" w:name="_Toc103769808"/>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del>
    </w:p>
    <w:p w14:paraId="70694820" w14:textId="6F4E9822" w:rsidR="00D952DE" w:rsidDel="00F44063" w:rsidRDefault="00D952DE">
      <w:pPr>
        <w:pStyle w:val="ListParagraph"/>
        <w:rPr>
          <w:del w:id="1772" w:author="Villaverde, Alfredo" w:date="2022-03-10T13:13:00Z"/>
          <w:rFonts w:asciiTheme="minorHAnsi" w:hAnsiTheme="minorHAnsi" w:cstheme="minorHAnsi"/>
        </w:rPr>
        <w:pPrChange w:id="1773" w:author="Alain Komin" w:date="2022-08-29T15:25:00Z">
          <w:pPr/>
        </w:pPrChange>
      </w:pPr>
      <w:del w:id="1774" w:author="Villaverde, Alfredo" w:date="2022-03-10T13:13:00Z">
        <w:r w:rsidDel="00F44063">
          <w:rPr>
            <w:rFonts w:asciiTheme="minorHAnsi" w:hAnsiTheme="minorHAnsi" w:cstheme="minorHAnsi"/>
          </w:rPr>
          <w:delText xml:space="preserve">When the shopper clicks into the box a calendar of the available dates will display. Once the date is selected the field will display with that date. </w:delText>
        </w:r>
        <w:bookmarkStart w:id="1775" w:name="_Toc97814068"/>
        <w:bookmarkStart w:id="1776" w:name="_Toc97814827"/>
        <w:bookmarkStart w:id="1777" w:name="_Toc97815079"/>
        <w:bookmarkStart w:id="1778" w:name="_Toc97815210"/>
        <w:bookmarkStart w:id="1779" w:name="_Toc97816074"/>
        <w:bookmarkStart w:id="1780" w:name="_Toc97816663"/>
        <w:bookmarkStart w:id="1781" w:name="_Toc103766423"/>
        <w:bookmarkStart w:id="1782" w:name="_Toc103766502"/>
        <w:bookmarkStart w:id="1783" w:name="_Toc103768521"/>
        <w:bookmarkStart w:id="1784" w:name="_Toc103768600"/>
        <w:bookmarkStart w:id="1785" w:name="_Toc103768679"/>
        <w:bookmarkStart w:id="1786" w:name="_Toc103768758"/>
        <w:bookmarkStart w:id="1787" w:name="_Toc103768852"/>
        <w:bookmarkStart w:id="1788" w:name="_Toc103769010"/>
        <w:bookmarkStart w:id="1789" w:name="_Toc103769089"/>
        <w:bookmarkStart w:id="1790" w:name="_Toc103769168"/>
        <w:bookmarkStart w:id="1791" w:name="_Toc103769247"/>
        <w:bookmarkStart w:id="1792" w:name="_Toc103769326"/>
        <w:bookmarkStart w:id="1793" w:name="_Toc103769420"/>
        <w:bookmarkStart w:id="1794" w:name="_Toc103769499"/>
        <w:bookmarkStart w:id="1795" w:name="_Toc103769578"/>
        <w:bookmarkStart w:id="1796" w:name="_Toc103769658"/>
        <w:bookmarkStart w:id="1797" w:name="_Toc103769734"/>
        <w:bookmarkStart w:id="1798" w:name="_Toc103769809"/>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del>
    </w:p>
    <w:p w14:paraId="394D5AEA" w14:textId="063856C5" w:rsidR="00D952DE" w:rsidDel="00F44063" w:rsidRDefault="00D952DE">
      <w:pPr>
        <w:pStyle w:val="ListParagraph"/>
        <w:rPr>
          <w:del w:id="1799" w:author="Villaverde, Alfredo" w:date="2022-03-10T13:13:00Z"/>
          <w:rFonts w:asciiTheme="minorHAnsi" w:hAnsiTheme="minorHAnsi" w:cstheme="minorHAnsi"/>
        </w:rPr>
        <w:pPrChange w:id="1800" w:author="Alain Komin" w:date="2022-08-29T15:25:00Z">
          <w:pPr/>
        </w:pPrChange>
      </w:pPr>
      <w:del w:id="1801" w:author="Villaverde, Alfredo" w:date="2022-03-10T13:13:00Z">
        <w:r w:rsidDel="00F44063">
          <w:rPr>
            <w:rFonts w:eastAsia="Times New Roman"/>
            <w:noProof/>
            <w:color w:val="F96A1B" w:themeColor="accent2"/>
            <w:kern w:val="28"/>
            <w:sz w:val="36"/>
            <w:szCs w:val="36"/>
            <w:lang w:val="en-US"/>
          </w:rPr>
          <w:drawing>
            <wp:inline distT="0" distB="0" distL="0" distR="0" wp14:anchorId="24DC2700" wp14:editId="7E6B7C26">
              <wp:extent cx="1930400" cy="18709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31770" cy="1872229"/>
                      </a:xfrm>
                      <a:prstGeom prst="rect">
                        <a:avLst/>
                      </a:prstGeom>
                    </pic:spPr>
                  </pic:pic>
                </a:graphicData>
              </a:graphic>
            </wp:inline>
          </w:drawing>
        </w:r>
        <w:bookmarkStart w:id="1802" w:name="_Toc97814069"/>
        <w:bookmarkStart w:id="1803" w:name="_Toc97814828"/>
        <w:bookmarkStart w:id="1804" w:name="_Toc97815080"/>
        <w:bookmarkStart w:id="1805" w:name="_Toc97815211"/>
        <w:bookmarkStart w:id="1806" w:name="_Toc97816075"/>
        <w:bookmarkStart w:id="1807" w:name="_Toc97816664"/>
        <w:bookmarkStart w:id="1808" w:name="_Toc103766424"/>
        <w:bookmarkStart w:id="1809" w:name="_Toc103766503"/>
        <w:bookmarkStart w:id="1810" w:name="_Toc103768522"/>
        <w:bookmarkStart w:id="1811" w:name="_Toc103768601"/>
        <w:bookmarkStart w:id="1812" w:name="_Toc103768680"/>
        <w:bookmarkStart w:id="1813" w:name="_Toc103768759"/>
        <w:bookmarkStart w:id="1814" w:name="_Toc103768853"/>
        <w:bookmarkStart w:id="1815" w:name="_Toc103769011"/>
        <w:bookmarkStart w:id="1816" w:name="_Toc103769090"/>
        <w:bookmarkStart w:id="1817" w:name="_Toc103769169"/>
        <w:bookmarkStart w:id="1818" w:name="_Toc103769248"/>
        <w:bookmarkStart w:id="1819" w:name="_Toc103769327"/>
        <w:bookmarkStart w:id="1820" w:name="_Toc103769421"/>
        <w:bookmarkStart w:id="1821" w:name="_Toc103769500"/>
        <w:bookmarkStart w:id="1822" w:name="_Toc103769579"/>
        <w:bookmarkStart w:id="1823" w:name="_Toc103769659"/>
        <w:bookmarkStart w:id="1824" w:name="_Toc103769735"/>
        <w:bookmarkStart w:id="1825" w:name="_Toc103769810"/>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del>
    </w:p>
    <w:p w14:paraId="6629180C" w14:textId="4E107D81" w:rsidR="00B43E45" w:rsidDel="00F44063" w:rsidRDefault="00D952DE">
      <w:pPr>
        <w:pStyle w:val="ListParagraph"/>
        <w:rPr>
          <w:del w:id="1826" w:author="Villaverde, Alfredo" w:date="2022-03-10T13:13:00Z"/>
          <w:rFonts w:asciiTheme="minorHAnsi" w:hAnsiTheme="minorHAnsi" w:cstheme="minorHAnsi"/>
        </w:rPr>
        <w:pPrChange w:id="1827" w:author="Alain Komin" w:date="2022-08-29T15:25:00Z">
          <w:pPr/>
        </w:pPrChange>
      </w:pPr>
      <w:del w:id="1828" w:author="Villaverde, Alfredo" w:date="2022-03-10T13:13:00Z">
        <w:r w:rsidDel="00F44063">
          <w:rPr>
            <w:rFonts w:asciiTheme="minorHAnsi" w:hAnsiTheme="minorHAnsi" w:cstheme="minorHAnsi"/>
          </w:rPr>
          <w:delText xml:space="preserve">The dates selected will display on the final review page of the order.  </w:delText>
        </w:r>
        <w:r w:rsidR="00B43E45" w:rsidDel="00F44063">
          <w:rPr>
            <w:rFonts w:asciiTheme="minorHAnsi" w:hAnsiTheme="minorHAnsi" w:cstheme="minorHAnsi"/>
          </w:rPr>
          <w:delText xml:space="preserve">If no ship date was available for selection it should say “Shipping Upon Harvest” where the selected date would display if there was one. </w:delText>
        </w:r>
        <w:bookmarkStart w:id="1829" w:name="_Toc97814070"/>
        <w:bookmarkStart w:id="1830" w:name="_Toc97814829"/>
        <w:bookmarkStart w:id="1831" w:name="_Toc97815081"/>
        <w:bookmarkStart w:id="1832" w:name="_Toc97815212"/>
        <w:bookmarkStart w:id="1833" w:name="_Toc97816076"/>
        <w:bookmarkStart w:id="1834" w:name="_Toc97816665"/>
        <w:bookmarkStart w:id="1835" w:name="_Toc103766425"/>
        <w:bookmarkStart w:id="1836" w:name="_Toc103766504"/>
        <w:bookmarkStart w:id="1837" w:name="_Toc103768523"/>
        <w:bookmarkStart w:id="1838" w:name="_Toc103768602"/>
        <w:bookmarkStart w:id="1839" w:name="_Toc103768681"/>
        <w:bookmarkStart w:id="1840" w:name="_Toc103768760"/>
        <w:bookmarkStart w:id="1841" w:name="_Toc103768854"/>
        <w:bookmarkStart w:id="1842" w:name="_Toc103769012"/>
        <w:bookmarkStart w:id="1843" w:name="_Toc103769091"/>
        <w:bookmarkStart w:id="1844" w:name="_Toc103769170"/>
        <w:bookmarkStart w:id="1845" w:name="_Toc103769249"/>
        <w:bookmarkStart w:id="1846" w:name="_Toc103769328"/>
        <w:bookmarkStart w:id="1847" w:name="_Toc103769422"/>
        <w:bookmarkStart w:id="1848" w:name="_Toc103769501"/>
        <w:bookmarkStart w:id="1849" w:name="_Toc103769580"/>
        <w:bookmarkStart w:id="1850" w:name="_Toc103769660"/>
        <w:bookmarkStart w:id="1851" w:name="_Toc103769736"/>
        <w:bookmarkStart w:id="1852" w:name="_Toc103769811"/>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del>
    </w:p>
    <w:p w14:paraId="7D8E14FD" w14:textId="69ABAEDA" w:rsidR="00B43E45" w:rsidDel="00F44063" w:rsidRDefault="00B43E45">
      <w:pPr>
        <w:pStyle w:val="ListParagraph"/>
        <w:rPr>
          <w:del w:id="1853" w:author="Villaverde, Alfredo" w:date="2022-03-10T13:13:00Z"/>
          <w:rFonts w:asciiTheme="minorHAnsi" w:hAnsiTheme="minorHAnsi" w:cstheme="minorHAnsi"/>
          <w:b/>
          <w:bCs/>
        </w:rPr>
        <w:pPrChange w:id="1854" w:author="Alain Komin" w:date="2022-08-29T15:25:00Z">
          <w:pPr/>
        </w:pPrChange>
      </w:pPr>
      <w:bookmarkStart w:id="1855" w:name="_Toc97814071"/>
      <w:bookmarkStart w:id="1856" w:name="_Toc97814830"/>
      <w:bookmarkStart w:id="1857" w:name="_Toc97815082"/>
      <w:bookmarkStart w:id="1858" w:name="_Toc97815213"/>
      <w:bookmarkStart w:id="1859" w:name="_Toc97816077"/>
      <w:bookmarkStart w:id="1860" w:name="_Toc97816666"/>
      <w:bookmarkStart w:id="1861" w:name="_Toc103766426"/>
      <w:bookmarkStart w:id="1862" w:name="_Toc103766505"/>
      <w:bookmarkStart w:id="1863" w:name="_Toc103768524"/>
      <w:bookmarkStart w:id="1864" w:name="_Toc103768603"/>
      <w:bookmarkStart w:id="1865" w:name="_Toc103768682"/>
      <w:bookmarkStart w:id="1866" w:name="_Toc103768761"/>
      <w:bookmarkStart w:id="1867" w:name="_Toc103768855"/>
      <w:bookmarkStart w:id="1868" w:name="_Toc103769013"/>
      <w:bookmarkStart w:id="1869" w:name="_Toc103769092"/>
      <w:bookmarkStart w:id="1870" w:name="_Toc103769171"/>
      <w:bookmarkStart w:id="1871" w:name="_Toc103769250"/>
      <w:bookmarkStart w:id="1872" w:name="_Toc103769329"/>
      <w:bookmarkStart w:id="1873" w:name="_Toc103769423"/>
      <w:bookmarkStart w:id="1874" w:name="_Toc103769502"/>
      <w:bookmarkStart w:id="1875" w:name="_Toc103769581"/>
      <w:bookmarkStart w:id="1876" w:name="_Toc103769661"/>
      <w:bookmarkStart w:id="1877" w:name="_Toc103769737"/>
      <w:bookmarkStart w:id="1878" w:name="_Toc103769812"/>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p>
    <w:p w14:paraId="6FCC09CC" w14:textId="7A5FDE19" w:rsidR="00B43E45" w:rsidDel="00F44063" w:rsidRDefault="00B43E45">
      <w:pPr>
        <w:pStyle w:val="ListParagraph"/>
        <w:rPr>
          <w:del w:id="1879" w:author="Villaverde, Alfredo" w:date="2022-03-10T13:13:00Z"/>
          <w:rFonts w:asciiTheme="minorHAnsi" w:hAnsiTheme="minorHAnsi" w:cstheme="minorHAnsi"/>
          <w:b/>
          <w:bCs/>
        </w:rPr>
        <w:pPrChange w:id="1880" w:author="Alain Komin" w:date="2022-08-29T15:25:00Z">
          <w:pPr/>
        </w:pPrChange>
      </w:pPr>
      <w:bookmarkStart w:id="1881" w:name="_Toc97814072"/>
      <w:bookmarkStart w:id="1882" w:name="_Toc97814831"/>
      <w:bookmarkStart w:id="1883" w:name="_Toc97815083"/>
      <w:bookmarkStart w:id="1884" w:name="_Toc97815214"/>
      <w:bookmarkStart w:id="1885" w:name="_Toc97816078"/>
      <w:bookmarkStart w:id="1886" w:name="_Toc97816667"/>
      <w:bookmarkStart w:id="1887" w:name="_Toc103766427"/>
      <w:bookmarkStart w:id="1888" w:name="_Toc103766506"/>
      <w:bookmarkStart w:id="1889" w:name="_Toc103768525"/>
      <w:bookmarkStart w:id="1890" w:name="_Toc103768604"/>
      <w:bookmarkStart w:id="1891" w:name="_Toc103768683"/>
      <w:bookmarkStart w:id="1892" w:name="_Toc103768762"/>
      <w:bookmarkStart w:id="1893" w:name="_Toc103768856"/>
      <w:bookmarkStart w:id="1894" w:name="_Toc103769014"/>
      <w:bookmarkStart w:id="1895" w:name="_Toc103769093"/>
      <w:bookmarkStart w:id="1896" w:name="_Toc103769172"/>
      <w:bookmarkStart w:id="1897" w:name="_Toc103769251"/>
      <w:bookmarkStart w:id="1898" w:name="_Toc103769330"/>
      <w:bookmarkStart w:id="1899" w:name="_Toc103769424"/>
      <w:bookmarkStart w:id="1900" w:name="_Toc103769503"/>
      <w:bookmarkStart w:id="1901" w:name="_Toc103769582"/>
      <w:bookmarkStart w:id="1902" w:name="_Toc103769662"/>
      <w:bookmarkStart w:id="1903" w:name="_Toc103769738"/>
      <w:bookmarkStart w:id="1904" w:name="_Toc103769813"/>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p>
    <w:p w14:paraId="0DCDBF4D" w14:textId="4AD85D6B" w:rsidR="00B43E45" w:rsidDel="00F44063" w:rsidRDefault="00B43E45">
      <w:pPr>
        <w:pStyle w:val="ListParagraph"/>
        <w:rPr>
          <w:del w:id="1905" w:author="Villaverde, Alfredo" w:date="2022-03-10T13:13:00Z"/>
          <w:rFonts w:asciiTheme="minorHAnsi" w:hAnsiTheme="minorHAnsi" w:cstheme="minorHAnsi"/>
          <w:b/>
          <w:bCs/>
        </w:rPr>
        <w:pPrChange w:id="1906" w:author="Alain Komin" w:date="2022-08-29T15:25:00Z">
          <w:pPr/>
        </w:pPrChange>
      </w:pPr>
      <w:bookmarkStart w:id="1907" w:name="_Toc97814073"/>
      <w:bookmarkStart w:id="1908" w:name="_Toc97814832"/>
      <w:bookmarkStart w:id="1909" w:name="_Toc97815084"/>
      <w:bookmarkStart w:id="1910" w:name="_Toc97815215"/>
      <w:bookmarkStart w:id="1911" w:name="_Toc97816079"/>
      <w:bookmarkStart w:id="1912" w:name="_Toc97816668"/>
      <w:bookmarkStart w:id="1913" w:name="_Toc103766428"/>
      <w:bookmarkStart w:id="1914" w:name="_Toc103766507"/>
      <w:bookmarkStart w:id="1915" w:name="_Toc103768526"/>
      <w:bookmarkStart w:id="1916" w:name="_Toc103768605"/>
      <w:bookmarkStart w:id="1917" w:name="_Toc103768684"/>
      <w:bookmarkStart w:id="1918" w:name="_Toc103768763"/>
      <w:bookmarkStart w:id="1919" w:name="_Toc103768857"/>
      <w:bookmarkStart w:id="1920" w:name="_Toc103769015"/>
      <w:bookmarkStart w:id="1921" w:name="_Toc103769094"/>
      <w:bookmarkStart w:id="1922" w:name="_Toc103769173"/>
      <w:bookmarkStart w:id="1923" w:name="_Toc103769252"/>
      <w:bookmarkStart w:id="1924" w:name="_Toc103769331"/>
      <w:bookmarkStart w:id="1925" w:name="_Toc103769425"/>
      <w:bookmarkStart w:id="1926" w:name="_Toc103769504"/>
      <w:bookmarkStart w:id="1927" w:name="_Toc103769583"/>
      <w:bookmarkStart w:id="1928" w:name="_Toc103769663"/>
      <w:bookmarkStart w:id="1929" w:name="_Toc103769739"/>
      <w:bookmarkStart w:id="1930" w:name="_Toc103769814"/>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p>
    <w:p w14:paraId="47E76BB4" w14:textId="6984A0EB" w:rsidR="00B43E45" w:rsidDel="00F44063" w:rsidRDefault="00B43E45">
      <w:pPr>
        <w:pStyle w:val="ListParagraph"/>
        <w:rPr>
          <w:del w:id="1931" w:author="Villaverde, Alfredo" w:date="2022-03-10T13:13:00Z"/>
          <w:rFonts w:asciiTheme="minorHAnsi" w:hAnsiTheme="minorHAnsi" w:cstheme="minorHAnsi"/>
          <w:b/>
          <w:bCs/>
        </w:rPr>
        <w:pPrChange w:id="1932" w:author="Alain Komin" w:date="2022-08-29T15:25:00Z">
          <w:pPr/>
        </w:pPrChange>
      </w:pPr>
      <w:bookmarkStart w:id="1933" w:name="_Toc97814074"/>
      <w:bookmarkStart w:id="1934" w:name="_Toc97814833"/>
      <w:bookmarkStart w:id="1935" w:name="_Toc97815085"/>
      <w:bookmarkStart w:id="1936" w:name="_Toc97815216"/>
      <w:bookmarkStart w:id="1937" w:name="_Toc97816080"/>
      <w:bookmarkStart w:id="1938" w:name="_Toc97816669"/>
      <w:bookmarkStart w:id="1939" w:name="_Toc103766429"/>
      <w:bookmarkStart w:id="1940" w:name="_Toc103766508"/>
      <w:bookmarkStart w:id="1941" w:name="_Toc103768527"/>
      <w:bookmarkStart w:id="1942" w:name="_Toc103768606"/>
      <w:bookmarkStart w:id="1943" w:name="_Toc103768685"/>
      <w:bookmarkStart w:id="1944" w:name="_Toc103768764"/>
      <w:bookmarkStart w:id="1945" w:name="_Toc103768858"/>
      <w:bookmarkStart w:id="1946" w:name="_Toc103769016"/>
      <w:bookmarkStart w:id="1947" w:name="_Toc103769095"/>
      <w:bookmarkStart w:id="1948" w:name="_Toc103769174"/>
      <w:bookmarkStart w:id="1949" w:name="_Toc103769253"/>
      <w:bookmarkStart w:id="1950" w:name="_Toc103769332"/>
      <w:bookmarkStart w:id="1951" w:name="_Toc103769426"/>
      <w:bookmarkStart w:id="1952" w:name="_Toc103769505"/>
      <w:bookmarkStart w:id="1953" w:name="_Toc103769584"/>
      <w:bookmarkStart w:id="1954" w:name="_Toc103769664"/>
      <w:bookmarkStart w:id="1955" w:name="_Toc103769740"/>
      <w:bookmarkStart w:id="1956" w:name="_Toc103769815"/>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p>
    <w:p w14:paraId="054246A1" w14:textId="201E496A" w:rsidR="00B43E45" w:rsidDel="00F44063" w:rsidRDefault="00B43E45">
      <w:pPr>
        <w:pStyle w:val="ListParagraph"/>
        <w:rPr>
          <w:del w:id="1957" w:author="Villaverde, Alfredo" w:date="2022-03-10T13:13:00Z"/>
          <w:rFonts w:asciiTheme="minorHAnsi" w:hAnsiTheme="minorHAnsi" w:cstheme="minorHAnsi"/>
          <w:b/>
          <w:bCs/>
        </w:rPr>
        <w:pPrChange w:id="1958" w:author="Alain Komin" w:date="2022-08-29T15:25:00Z">
          <w:pPr/>
        </w:pPrChange>
      </w:pPr>
      <w:bookmarkStart w:id="1959" w:name="_Toc97814075"/>
      <w:bookmarkStart w:id="1960" w:name="_Toc97814834"/>
      <w:bookmarkStart w:id="1961" w:name="_Toc97815086"/>
      <w:bookmarkStart w:id="1962" w:name="_Toc97815217"/>
      <w:bookmarkStart w:id="1963" w:name="_Toc97816081"/>
      <w:bookmarkStart w:id="1964" w:name="_Toc97816670"/>
      <w:bookmarkStart w:id="1965" w:name="_Toc103766430"/>
      <w:bookmarkStart w:id="1966" w:name="_Toc103766509"/>
      <w:bookmarkStart w:id="1967" w:name="_Toc103768528"/>
      <w:bookmarkStart w:id="1968" w:name="_Toc103768607"/>
      <w:bookmarkStart w:id="1969" w:name="_Toc103768686"/>
      <w:bookmarkStart w:id="1970" w:name="_Toc103768765"/>
      <w:bookmarkStart w:id="1971" w:name="_Toc103768859"/>
      <w:bookmarkStart w:id="1972" w:name="_Toc103769017"/>
      <w:bookmarkStart w:id="1973" w:name="_Toc103769096"/>
      <w:bookmarkStart w:id="1974" w:name="_Toc103769175"/>
      <w:bookmarkStart w:id="1975" w:name="_Toc103769254"/>
      <w:bookmarkStart w:id="1976" w:name="_Toc103769333"/>
      <w:bookmarkStart w:id="1977" w:name="_Toc103769427"/>
      <w:bookmarkStart w:id="1978" w:name="_Toc103769506"/>
      <w:bookmarkStart w:id="1979" w:name="_Toc103769585"/>
      <w:bookmarkStart w:id="1980" w:name="_Toc103769665"/>
      <w:bookmarkStart w:id="1981" w:name="_Toc103769741"/>
      <w:bookmarkStart w:id="1982" w:name="_Toc103769816"/>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p>
    <w:p w14:paraId="14B851A7" w14:textId="3FFFA8F5" w:rsidR="00B43E45" w:rsidRPr="00B43E45" w:rsidDel="00F44063" w:rsidRDefault="00B43E45">
      <w:pPr>
        <w:pStyle w:val="ListParagraph"/>
        <w:rPr>
          <w:del w:id="1983" w:author="Villaverde, Alfredo" w:date="2022-03-10T13:13:00Z"/>
          <w:rFonts w:asciiTheme="minorHAnsi" w:hAnsiTheme="minorHAnsi" w:cstheme="minorHAnsi"/>
          <w:b/>
          <w:bCs/>
        </w:rPr>
        <w:pPrChange w:id="1984" w:author="Alain Komin" w:date="2022-08-29T15:25:00Z">
          <w:pPr/>
        </w:pPrChange>
      </w:pPr>
      <w:del w:id="1985" w:author="Villaverde, Alfredo" w:date="2022-03-10T13:13:00Z">
        <w:r w:rsidRPr="00B43E45" w:rsidDel="00F44063">
          <w:rPr>
            <w:rFonts w:asciiTheme="minorHAnsi" w:hAnsiTheme="minorHAnsi" w:cstheme="minorHAnsi"/>
            <w:b/>
            <w:bCs/>
          </w:rPr>
          <w:delText>Example of order review page:</w:delText>
        </w:r>
        <w:bookmarkStart w:id="1986" w:name="_Toc97814076"/>
        <w:bookmarkStart w:id="1987" w:name="_Toc97814835"/>
        <w:bookmarkStart w:id="1988" w:name="_Toc97815087"/>
        <w:bookmarkStart w:id="1989" w:name="_Toc97815218"/>
        <w:bookmarkStart w:id="1990" w:name="_Toc97816082"/>
        <w:bookmarkStart w:id="1991" w:name="_Toc97816671"/>
        <w:bookmarkStart w:id="1992" w:name="_Toc103766431"/>
        <w:bookmarkStart w:id="1993" w:name="_Toc103766510"/>
        <w:bookmarkStart w:id="1994" w:name="_Toc103768529"/>
        <w:bookmarkStart w:id="1995" w:name="_Toc103768608"/>
        <w:bookmarkStart w:id="1996" w:name="_Toc103768687"/>
        <w:bookmarkStart w:id="1997" w:name="_Toc103768766"/>
        <w:bookmarkStart w:id="1998" w:name="_Toc103768860"/>
        <w:bookmarkStart w:id="1999" w:name="_Toc103769018"/>
        <w:bookmarkStart w:id="2000" w:name="_Toc103769097"/>
        <w:bookmarkStart w:id="2001" w:name="_Toc103769176"/>
        <w:bookmarkStart w:id="2002" w:name="_Toc103769255"/>
        <w:bookmarkStart w:id="2003" w:name="_Toc103769334"/>
        <w:bookmarkStart w:id="2004" w:name="_Toc103769428"/>
        <w:bookmarkStart w:id="2005" w:name="_Toc103769507"/>
        <w:bookmarkStart w:id="2006" w:name="_Toc103769586"/>
        <w:bookmarkStart w:id="2007" w:name="_Toc103769666"/>
        <w:bookmarkStart w:id="2008" w:name="_Toc103769742"/>
        <w:bookmarkStart w:id="2009" w:name="_Toc103769817"/>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del>
    </w:p>
    <w:p w14:paraId="0C0BEF6F" w14:textId="7D893815" w:rsidR="00B43E45" w:rsidDel="00F44063" w:rsidRDefault="00B43E45">
      <w:pPr>
        <w:pStyle w:val="ListParagraph"/>
        <w:rPr>
          <w:del w:id="2010" w:author="Villaverde, Alfredo" w:date="2022-03-10T13:13:00Z"/>
          <w:rFonts w:asciiTheme="minorHAnsi" w:hAnsiTheme="minorHAnsi" w:cstheme="minorHAnsi"/>
        </w:rPr>
        <w:pPrChange w:id="2011" w:author="Alain Komin" w:date="2022-08-29T15:25:00Z">
          <w:pPr/>
        </w:pPrChange>
      </w:pPr>
      <w:del w:id="2012" w:author="Villaverde, Alfredo" w:date="2022-03-10T13:13:00Z">
        <w:r w:rsidDel="00F44063">
          <w:rPr>
            <w:rFonts w:eastAsia="Times New Roman"/>
            <w:noProof/>
            <w:color w:val="F96A1B" w:themeColor="accent2"/>
            <w:kern w:val="28"/>
            <w:sz w:val="36"/>
            <w:szCs w:val="36"/>
            <w:lang w:val="en-US"/>
          </w:rPr>
          <w:drawing>
            <wp:inline distT="0" distB="0" distL="0" distR="0" wp14:anchorId="6B34453A" wp14:editId="7EC86C2E">
              <wp:extent cx="6583680" cy="435483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83680" cy="4354830"/>
                      </a:xfrm>
                      <a:prstGeom prst="rect">
                        <a:avLst/>
                      </a:prstGeom>
                    </pic:spPr>
                  </pic:pic>
                </a:graphicData>
              </a:graphic>
            </wp:inline>
          </w:drawing>
        </w:r>
        <w:bookmarkStart w:id="2013" w:name="_Toc97814077"/>
        <w:bookmarkStart w:id="2014" w:name="_Toc97814836"/>
        <w:bookmarkStart w:id="2015" w:name="_Toc97815088"/>
        <w:bookmarkStart w:id="2016" w:name="_Toc97815219"/>
        <w:bookmarkStart w:id="2017" w:name="_Toc97816083"/>
        <w:bookmarkStart w:id="2018" w:name="_Toc97816672"/>
        <w:bookmarkStart w:id="2019" w:name="_Toc103766432"/>
        <w:bookmarkStart w:id="2020" w:name="_Toc103766511"/>
        <w:bookmarkStart w:id="2021" w:name="_Toc103768530"/>
        <w:bookmarkStart w:id="2022" w:name="_Toc103768609"/>
        <w:bookmarkStart w:id="2023" w:name="_Toc103768688"/>
        <w:bookmarkStart w:id="2024" w:name="_Toc103768767"/>
        <w:bookmarkStart w:id="2025" w:name="_Toc103768861"/>
        <w:bookmarkStart w:id="2026" w:name="_Toc103769019"/>
        <w:bookmarkStart w:id="2027" w:name="_Toc103769098"/>
        <w:bookmarkStart w:id="2028" w:name="_Toc103769177"/>
        <w:bookmarkStart w:id="2029" w:name="_Toc103769256"/>
        <w:bookmarkStart w:id="2030" w:name="_Toc103769335"/>
        <w:bookmarkStart w:id="2031" w:name="_Toc103769429"/>
        <w:bookmarkStart w:id="2032" w:name="_Toc103769508"/>
        <w:bookmarkStart w:id="2033" w:name="_Toc103769587"/>
        <w:bookmarkStart w:id="2034" w:name="_Toc103769667"/>
        <w:bookmarkStart w:id="2035" w:name="_Toc103769743"/>
        <w:bookmarkStart w:id="2036" w:name="_Toc103769818"/>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del>
    </w:p>
    <w:p w14:paraId="5670D8DA" w14:textId="7995090A" w:rsidR="00D952DE" w:rsidDel="00F44063" w:rsidRDefault="00AA0580">
      <w:pPr>
        <w:pStyle w:val="ListParagraph"/>
        <w:rPr>
          <w:del w:id="2037" w:author="Villaverde, Alfredo" w:date="2022-03-10T13:13:00Z"/>
          <w:rFonts w:asciiTheme="minorHAnsi" w:hAnsiTheme="minorHAnsi" w:cstheme="minorHAnsi"/>
        </w:rPr>
        <w:pPrChange w:id="2038" w:author="Alain Komin" w:date="2022-08-29T15:25:00Z">
          <w:pPr/>
        </w:pPrChange>
      </w:pPr>
      <w:del w:id="2039" w:author="Villaverde, Alfredo" w:date="2022-03-10T13:13:00Z">
        <w:r w:rsidDel="00F44063">
          <w:rPr>
            <w:rFonts w:asciiTheme="minorHAnsi" w:hAnsiTheme="minorHAnsi" w:cstheme="minorHAnsi"/>
          </w:rPr>
          <w:delText xml:space="preserve">It should also show the ship dates selected in My Account – purchase history when viewing the sales order details. </w:delText>
        </w:r>
        <w:bookmarkStart w:id="2040" w:name="_Toc97814078"/>
        <w:bookmarkStart w:id="2041" w:name="_Toc97814837"/>
        <w:bookmarkStart w:id="2042" w:name="_Toc97815089"/>
        <w:bookmarkStart w:id="2043" w:name="_Toc97815220"/>
        <w:bookmarkStart w:id="2044" w:name="_Toc97816084"/>
        <w:bookmarkStart w:id="2045" w:name="_Toc97816673"/>
        <w:bookmarkStart w:id="2046" w:name="_Toc103766433"/>
        <w:bookmarkStart w:id="2047" w:name="_Toc103766512"/>
        <w:bookmarkStart w:id="2048" w:name="_Toc103768531"/>
        <w:bookmarkStart w:id="2049" w:name="_Toc103768610"/>
        <w:bookmarkStart w:id="2050" w:name="_Toc103768689"/>
        <w:bookmarkStart w:id="2051" w:name="_Toc103768768"/>
        <w:bookmarkStart w:id="2052" w:name="_Toc103768862"/>
        <w:bookmarkStart w:id="2053" w:name="_Toc103769020"/>
        <w:bookmarkStart w:id="2054" w:name="_Toc103769099"/>
        <w:bookmarkStart w:id="2055" w:name="_Toc103769178"/>
        <w:bookmarkStart w:id="2056" w:name="_Toc103769257"/>
        <w:bookmarkStart w:id="2057" w:name="_Toc103769336"/>
        <w:bookmarkStart w:id="2058" w:name="_Toc103769430"/>
        <w:bookmarkStart w:id="2059" w:name="_Toc103769509"/>
        <w:bookmarkStart w:id="2060" w:name="_Toc103769588"/>
        <w:bookmarkStart w:id="2061" w:name="_Toc103769668"/>
        <w:bookmarkStart w:id="2062" w:name="_Toc103769744"/>
        <w:bookmarkStart w:id="2063" w:name="_Toc10376981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del>
    </w:p>
    <w:p w14:paraId="607C3434" w14:textId="4BF3EBE7" w:rsidR="00BB60DB" w:rsidDel="00F44063" w:rsidRDefault="00BB60DB">
      <w:pPr>
        <w:pStyle w:val="ListParagraph"/>
        <w:rPr>
          <w:del w:id="2064" w:author="Villaverde, Alfredo" w:date="2022-03-10T13:13:00Z"/>
          <w:rFonts w:asciiTheme="minorHAnsi" w:hAnsiTheme="minorHAnsi" w:cstheme="minorHAnsi"/>
          <w:b/>
          <w:bCs/>
          <w:u w:val="single"/>
        </w:rPr>
        <w:pPrChange w:id="2065" w:author="Alain Komin" w:date="2022-08-29T15:25:00Z">
          <w:pPr/>
        </w:pPrChange>
      </w:pPr>
      <w:del w:id="2066" w:author="Villaverde, Alfredo" w:date="2022-03-10T13:13:00Z">
        <w:r w:rsidRPr="00BB60DB" w:rsidDel="00F44063">
          <w:rPr>
            <w:rFonts w:asciiTheme="minorHAnsi" w:hAnsiTheme="minorHAnsi" w:cstheme="minorHAnsi"/>
            <w:b/>
            <w:bCs/>
            <w:u w:val="single"/>
          </w:rPr>
          <w:delText xml:space="preserve">Order being shipped outside the United States </w:delText>
        </w:r>
        <w:bookmarkStart w:id="2067" w:name="_Toc97814079"/>
        <w:bookmarkStart w:id="2068" w:name="_Toc97814838"/>
        <w:bookmarkStart w:id="2069" w:name="_Toc97815090"/>
        <w:bookmarkStart w:id="2070" w:name="_Toc97815221"/>
        <w:bookmarkStart w:id="2071" w:name="_Toc97816085"/>
        <w:bookmarkStart w:id="2072" w:name="_Toc97816674"/>
        <w:bookmarkStart w:id="2073" w:name="_Toc103766434"/>
        <w:bookmarkStart w:id="2074" w:name="_Toc103766513"/>
        <w:bookmarkStart w:id="2075" w:name="_Toc103768532"/>
        <w:bookmarkStart w:id="2076" w:name="_Toc103768611"/>
        <w:bookmarkStart w:id="2077" w:name="_Toc103768690"/>
        <w:bookmarkStart w:id="2078" w:name="_Toc103768769"/>
        <w:bookmarkStart w:id="2079" w:name="_Toc103768863"/>
        <w:bookmarkStart w:id="2080" w:name="_Toc103769021"/>
        <w:bookmarkStart w:id="2081" w:name="_Toc103769100"/>
        <w:bookmarkStart w:id="2082" w:name="_Toc103769179"/>
        <w:bookmarkStart w:id="2083" w:name="_Toc103769258"/>
        <w:bookmarkStart w:id="2084" w:name="_Toc103769337"/>
        <w:bookmarkStart w:id="2085" w:name="_Toc103769431"/>
        <w:bookmarkStart w:id="2086" w:name="_Toc103769510"/>
        <w:bookmarkStart w:id="2087" w:name="_Toc103769589"/>
        <w:bookmarkStart w:id="2088" w:name="_Toc103769669"/>
        <w:bookmarkStart w:id="2089" w:name="_Toc103769745"/>
        <w:bookmarkStart w:id="2090" w:name="_Toc103769820"/>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del>
    </w:p>
    <w:p w14:paraId="79268F6B" w14:textId="551DF186" w:rsidR="00BB60DB" w:rsidDel="00F44063" w:rsidRDefault="00A879C8">
      <w:pPr>
        <w:pStyle w:val="ListParagraph"/>
        <w:rPr>
          <w:del w:id="2091" w:author="Villaverde, Alfredo" w:date="2022-03-10T13:13:00Z"/>
          <w:rFonts w:asciiTheme="minorHAnsi" w:hAnsiTheme="minorHAnsi" w:cstheme="minorHAnsi"/>
        </w:rPr>
        <w:pPrChange w:id="2092" w:author="Alain Komin" w:date="2022-08-29T15:25:00Z">
          <w:pPr/>
        </w:pPrChange>
      </w:pPr>
      <w:del w:id="2093" w:author="Villaverde, Alfredo" w:date="2022-03-10T13:13:00Z">
        <w:r w:rsidDel="00F44063">
          <w:rPr>
            <w:rFonts w:asciiTheme="minorHAnsi" w:hAnsiTheme="minorHAnsi" w:cstheme="minorHAnsi"/>
          </w:rPr>
          <w:delText xml:space="preserve">When the customer selects and address that is </w:delText>
        </w:r>
      </w:del>
      <w:ins w:id="2094" w:author="Bertorelli, Yvonne A" w:date="2021-11-02T14:27:00Z">
        <w:del w:id="2095" w:author="Villaverde, Alfredo" w:date="2022-03-10T13:13:00Z">
          <w:r w:rsidR="006E6617" w:rsidDel="00F44063">
            <w:rPr>
              <w:rFonts w:asciiTheme="minorHAnsi" w:hAnsiTheme="minorHAnsi" w:cstheme="minorHAnsi"/>
            </w:rPr>
            <w:delText xml:space="preserve">Alaska, </w:delText>
          </w:r>
        </w:del>
      </w:ins>
      <w:ins w:id="2096" w:author="Bertorelli, Yvonne A" w:date="2021-11-02T14:35:00Z">
        <w:del w:id="2097" w:author="Villaverde, Alfredo" w:date="2022-03-10T13:13:00Z">
          <w:r w:rsidR="00B834CA" w:rsidDel="00F44063">
            <w:rPr>
              <w:rFonts w:asciiTheme="minorHAnsi" w:hAnsiTheme="minorHAnsi" w:cstheme="minorHAnsi"/>
            </w:rPr>
            <w:delText>Hawaii,</w:delText>
          </w:r>
        </w:del>
      </w:ins>
      <w:ins w:id="2098" w:author="Bertorelli, Yvonne A" w:date="2021-11-02T14:27:00Z">
        <w:del w:id="2099" w:author="Villaverde, Alfredo" w:date="2022-03-10T13:13:00Z">
          <w:r w:rsidR="006E6617" w:rsidDel="00F44063">
            <w:rPr>
              <w:rFonts w:asciiTheme="minorHAnsi" w:hAnsiTheme="minorHAnsi" w:cstheme="minorHAnsi"/>
            </w:rPr>
            <w:delText xml:space="preserve"> or </w:delText>
          </w:r>
        </w:del>
      </w:ins>
      <w:ins w:id="2100" w:author="Bertorelli, Yvonne A" w:date="2021-11-02T14:28:00Z">
        <w:del w:id="2101" w:author="Villaverde, Alfredo" w:date="2022-03-10T13:13:00Z">
          <w:r w:rsidR="006E6617" w:rsidDel="00F44063">
            <w:rPr>
              <w:rFonts w:asciiTheme="minorHAnsi" w:hAnsiTheme="minorHAnsi" w:cstheme="minorHAnsi"/>
            </w:rPr>
            <w:delText>another country,</w:delText>
          </w:r>
        </w:del>
      </w:ins>
      <w:del w:id="2102" w:author="Villaverde, Alfredo" w:date="2022-03-10T13:13:00Z">
        <w:r w:rsidDel="00F44063">
          <w:rPr>
            <w:rFonts w:asciiTheme="minorHAnsi" w:hAnsiTheme="minorHAnsi" w:cstheme="minorHAnsi"/>
          </w:rPr>
          <w:delText xml:space="preserve">in a country other than the United States, the native checkout process will be available.  The customer will select the shipping option/s that TransnetYX make available via the shipping items setup and any rates that may apply. </w:delText>
        </w:r>
        <w:bookmarkStart w:id="2103" w:name="_Toc97814080"/>
        <w:bookmarkStart w:id="2104" w:name="_Toc97814839"/>
        <w:bookmarkStart w:id="2105" w:name="_Toc97815091"/>
        <w:bookmarkStart w:id="2106" w:name="_Toc97815222"/>
        <w:bookmarkStart w:id="2107" w:name="_Toc97816086"/>
        <w:bookmarkStart w:id="2108" w:name="_Toc97816675"/>
        <w:bookmarkStart w:id="2109" w:name="_Toc103766435"/>
        <w:bookmarkStart w:id="2110" w:name="_Toc103766514"/>
        <w:bookmarkStart w:id="2111" w:name="_Toc103768533"/>
        <w:bookmarkStart w:id="2112" w:name="_Toc103768612"/>
        <w:bookmarkStart w:id="2113" w:name="_Toc103768691"/>
        <w:bookmarkStart w:id="2114" w:name="_Toc103768770"/>
        <w:bookmarkStart w:id="2115" w:name="_Toc103768864"/>
        <w:bookmarkStart w:id="2116" w:name="_Toc103769022"/>
        <w:bookmarkStart w:id="2117" w:name="_Toc103769101"/>
        <w:bookmarkStart w:id="2118" w:name="_Toc103769180"/>
        <w:bookmarkStart w:id="2119" w:name="_Toc103769259"/>
        <w:bookmarkStart w:id="2120" w:name="_Toc103769338"/>
        <w:bookmarkStart w:id="2121" w:name="_Toc103769432"/>
        <w:bookmarkStart w:id="2122" w:name="_Toc103769511"/>
        <w:bookmarkStart w:id="2123" w:name="_Toc103769590"/>
        <w:bookmarkStart w:id="2124" w:name="_Toc103769670"/>
        <w:bookmarkStart w:id="2125" w:name="_Toc103769746"/>
        <w:bookmarkStart w:id="2126" w:name="_Toc103769821"/>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del>
    </w:p>
    <w:p w14:paraId="1DA1BD16" w14:textId="609E20DE" w:rsidR="00916C63" w:rsidDel="00F44063" w:rsidRDefault="00916C63">
      <w:pPr>
        <w:pStyle w:val="ListParagraph"/>
        <w:rPr>
          <w:del w:id="2127" w:author="Villaverde, Alfredo" w:date="2022-03-10T13:13:00Z"/>
          <w:rFonts w:asciiTheme="minorHAnsi" w:hAnsiTheme="minorHAnsi" w:cstheme="minorHAnsi"/>
          <w:b/>
          <w:bCs/>
          <w:u w:val="single"/>
        </w:rPr>
        <w:pPrChange w:id="2128" w:author="Alain Komin" w:date="2022-08-29T15:25:00Z">
          <w:pPr/>
        </w:pPrChange>
      </w:pPr>
      <w:del w:id="2129" w:author="Villaverde, Alfredo" w:date="2022-03-10T13:13:00Z">
        <w:r w:rsidRPr="00916C63" w:rsidDel="00F44063">
          <w:rPr>
            <w:rFonts w:asciiTheme="minorHAnsi" w:hAnsiTheme="minorHAnsi" w:cstheme="minorHAnsi"/>
            <w:b/>
            <w:bCs/>
            <w:u w:val="single"/>
          </w:rPr>
          <w:delText>Allowing customers to select an option to use their own account</w:delText>
        </w:r>
        <w:bookmarkStart w:id="2130" w:name="_Toc97814081"/>
        <w:bookmarkStart w:id="2131" w:name="_Toc97814840"/>
        <w:bookmarkStart w:id="2132" w:name="_Toc97815092"/>
        <w:bookmarkStart w:id="2133" w:name="_Toc97815223"/>
        <w:bookmarkStart w:id="2134" w:name="_Toc97816087"/>
        <w:bookmarkStart w:id="2135" w:name="_Toc97816676"/>
        <w:bookmarkStart w:id="2136" w:name="_Toc103766436"/>
        <w:bookmarkStart w:id="2137" w:name="_Toc103766515"/>
        <w:bookmarkStart w:id="2138" w:name="_Toc103768534"/>
        <w:bookmarkStart w:id="2139" w:name="_Toc103768613"/>
        <w:bookmarkStart w:id="2140" w:name="_Toc103768692"/>
        <w:bookmarkStart w:id="2141" w:name="_Toc103768771"/>
        <w:bookmarkStart w:id="2142" w:name="_Toc103768865"/>
        <w:bookmarkStart w:id="2143" w:name="_Toc103769023"/>
        <w:bookmarkStart w:id="2144" w:name="_Toc103769102"/>
        <w:bookmarkStart w:id="2145" w:name="_Toc103769181"/>
        <w:bookmarkStart w:id="2146" w:name="_Toc103769260"/>
        <w:bookmarkStart w:id="2147" w:name="_Toc103769339"/>
        <w:bookmarkStart w:id="2148" w:name="_Toc103769433"/>
        <w:bookmarkStart w:id="2149" w:name="_Toc103769512"/>
        <w:bookmarkStart w:id="2150" w:name="_Toc103769591"/>
        <w:bookmarkStart w:id="2151" w:name="_Toc103769671"/>
        <w:bookmarkStart w:id="2152" w:name="_Toc103769747"/>
        <w:bookmarkStart w:id="2153" w:name="_Toc103769822"/>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del>
    </w:p>
    <w:p w14:paraId="054B72A9" w14:textId="5CB1AEE4" w:rsidR="00A879C8" w:rsidDel="00F44063" w:rsidRDefault="00916C63">
      <w:pPr>
        <w:pStyle w:val="ListParagraph"/>
        <w:rPr>
          <w:del w:id="2154" w:author="Villaverde, Alfredo" w:date="2022-03-10T13:13:00Z"/>
          <w:b/>
          <w:bCs/>
          <w:u w:val="single"/>
        </w:rPr>
        <w:pPrChange w:id="2155" w:author="Alain Komin" w:date="2022-08-29T15:25:00Z">
          <w:pPr/>
        </w:pPrChange>
      </w:pPr>
      <w:del w:id="2156" w:author="Villaverde, Alfredo" w:date="2022-03-10T13:13:00Z">
        <w:r w:rsidDel="00F44063">
          <w:rPr>
            <w:rFonts w:asciiTheme="minorHAnsi" w:hAnsiTheme="minorHAnsi" w:cstheme="minorHAnsi"/>
          </w:rPr>
          <w:delText xml:space="preserve">TransnetYX wants to allow their customers to choose to charge their own account when placing an order. A shipping option will be created “Bill my shipper account” which </w:delText>
        </w:r>
      </w:del>
      <w:ins w:id="2157" w:author="Bertorelli, Yvonne A" w:date="2021-11-03T16:28:00Z">
        <w:del w:id="2158" w:author="Villaverde, Alfredo" w:date="2022-03-10T13:13:00Z">
          <w:r w:rsidR="00A25A63" w:rsidDel="00F44063">
            <w:rPr>
              <w:rFonts w:asciiTheme="minorHAnsi" w:hAnsiTheme="minorHAnsi" w:cstheme="minorHAnsi"/>
            </w:rPr>
            <w:delText xml:space="preserve">when selected, </w:delText>
          </w:r>
        </w:del>
      </w:ins>
      <w:del w:id="2159" w:author="Villaverde, Alfredo" w:date="2022-03-10T13:13:00Z">
        <w:r w:rsidDel="00F44063">
          <w:rPr>
            <w:rFonts w:asciiTheme="minorHAnsi" w:hAnsiTheme="minorHAnsi" w:cstheme="minorHAnsi"/>
          </w:rPr>
          <w:delText xml:space="preserve">will then provide them with a </w:delText>
        </w:r>
      </w:del>
      <w:ins w:id="2160" w:author="Bertorelli, Yvonne A" w:date="2021-11-03T16:28:00Z">
        <w:del w:id="2161" w:author="Villaverde, Alfredo" w:date="2022-03-10T13:13:00Z">
          <w:r w:rsidR="00A25A63" w:rsidDel="00F44063">
            <w:rPr>
              <w:rFonts w:asciiTheme="minorHAnsi" w:hAnsiTheme="minorHAnsi" w:cstheme="minorHAnsi"/>
            </w:rPr>
            <w:delText xml:space="preserve">checkbox to indicate if it is Fedex or UPS and a </w:delText>
          </w:r>
        </w:del>
      </w:ins>
      <w:del w:id="2162" w:author="Villaverde, Alfredo" w:date="2022-03-10T13:13:00Z">
        <w:r w:rsidDel="00F44063">
          <w:rPr>
            <w:rFonts w:asciiTheme="minorHAnsi" w:hAnsiTheme="minorHAnsi" w:cstheme="minorHAnsi"/>
          </w:rPr>
          <w:delText>text field to input their account number.  When this shipping option is selected</w:delText>
        </w:r>
      </w:del>
      <w:ins w:id="2163" w:author="Bertorelli, Yvonne A" w:date="2021-11-03T16:29:00Z">
        <w:del w:id="2164" w:author="Villaverde, Alfredo" w:date="2022-03-10T13:13:00Z">
          <w:r w:rsidR="00A25A63" w:rsidDel="00F44063">
            <w:rPr>
              <w:rFonts w:asciiTheme="minorHAnsi" w:hAnsiTheme="minorHAnsi" w:cstheme="minorHAnsi"/>
            </w:rPr>
            <w:delText xml:space="preserve">, the selection of one of the check boxes and </w:delText>
          </w:r>
        </w:del>
      </w:ins>
      <w:del w:id="2165" w:author="Villaverde, Alfredo" w:date="2022-03-10T13:13:00Z">
        <w:r w:rsidDel="00F44063">
          <w:rPr>
            <w:rFonts w:asciiTheme="minorHAnsi" w:hAnsiTheme="minorHAnsi" w:cstheme="minorHAnsi"/>
          </w:rPr>
          <w:delText xml:space="preserve"> the input of the text will be mandatory and we will not calculate any shipping charges for the order. </w:delText>
        </w:r>
        <w:bookmarkStart w:id="2166" w:name="_Toc97814082"/>
        <w:bookmarkStart w:id="2167" w:name="_Toc97814841"/>
        <w:bookmarkStart w:id="2168" w:name="_Toc97815093"/>
        <w:bookmarkStart w:id="2169" w:name="_Toc97815224"/>
        <w:bookmarkStart w:id="2170" w:name="_Toc97816088"/>
        <w:bookmarkStart w:id="2171" w:name="_Toc97816677"/>
        <w:bookmarkStart w:id="2172" w:name="_Toc103766437"/>
        <w:bookmarkStart w:id="2173" w:name="_Toc103766516"/>
        <w:bookmarkStart w:id="2174" w:name="_Toc103768535"/>
        <w:bookmarkStart w:id="2175" w:name="_Toc103768614"/>
        <w:bookmarkStart w:id="2176" w:name="_Toc103768693"/>
        <w:bookmarkStart w:id="2177" w:name="_Toc103768772"/>
        <w:bookmarkStart w:id="2178" w:name="_Toc103768866"/>
        <w:bookmarkStart w:id="2179" w:name="_Toc103769024"/>
        <w:bookmarkStart w:id="2180" w:name="_Toc103769103"/>
        <w:bookmarkStart w:id="2181" w:name="_Toc103769182"/>
        <w:bookmarkStart w:id="2182" w:name="_Toc103769261"/>
        <w:bookmarkStart w:id="2183" w:name="_Toc103769340"/>
        <w:bookmarkStart w:id="2184" w:name="_Toc103769434"/>
        <w:bookmarkStart w:id="2185" w:name="_Toc103769513"/>
        <w:bookmarkStart w:id="2186" w:name="_Toc103769592"/>
        <w:bookmarkStart w:id="2187" w:name="_Toc103769672"/>
        <w:bookmarkStart w:id="2188" w:name="_Toc103769748"/>
        <w:bookmarkStart w:id="2189" w:name="_Toc103769823"/>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del>
    </w:p>
    <w:p w14:paraId="3BE148AE" w14:textId="3C96C61F" w:rsidR="00AB117F" w:rsidRPr="00AB117F" w:rsidDel="00F44063" w:rsidRDefault="00AB117F">
      <w:pPr>
        <w:pStyle w:val="ListParagraph"/>
        <w:rPr>
          <w:del w:id="2190" w:author="Villaverde, Alfredo" w:date="2022-03-10T13:13:00Z"/>
          <w:b/>
          <w:bCs/>
          <w:u w:val="single"/>
        </w:rPr>
        <w:pPrChange w:id="2191" w:author="Alain Komin" w:date="2022-08-29T15:25:00Z">
          <w:pPr/>
        </w:pPrChange>
      </w:pPr>
      <w:del w:id="2192" w:author="Villaverde, Alfredo" w:date="2022-03-10T13:13:00Z">
        <w:r w:rsidRPr="00AB117F" w:rsidDel="00F44063">
          <w:rPr>
            <w:b/>
            <w:bCs/>
            <w:u w:val="single"/>
          </w:rPr>
          <w:delText xml:space="preserve">Other considerations:  </w:delText>
        </w:r>
        <w:bookmarkStart w:id="2193" w:name="_Toc97814083"/>
        <w:bookmarkStart w:id="2194" w:name="_Toc97814842"/>
        <w:bookmarkStart w:id="2195" w:name="_Toc97815094"/>
        <w:bookmarkStart w:id="2196" w:name="_Toc97815225"/>
        <w:bookmarkStart w:id="2197" w:name="_Toc97816089"/>
        <w:bookmarkStart w:id="2198" w:name="_Toc97816678"/>
        <w:bookmarkStart w:id="2199" w:name="_Toc103766438"/>
        <w:bookmarkStart w:id="2200" w:name="_Toc103766517"/>
        <w:bookmarkStart w:id="2201" w:name="_Toc103768536"/>
        <w:bookmarkStart w:id="2202" w:name="_Toc103768615"/>
        <w:bookmarkStart w:id="2203" w:name="_Toc103768694"/>
        <w:bookmarkStart w:id="2204" w:name="_Toc103768773"/>
        <w:bookmarkStart w:id="2205" w:name="_Toc103768867"/>
        <w:bookmarkStart w:id="2206" w:name="_Toc103769025"/>
        <w:bookmarkStart w:id="2207" w:name="_Toc103769104"/>
        <w:bookmarkStart w:id="2208" w:name="_Toc103769183"/>
        <w:bookmarkStart w:id="2209" w:name="_Toc103769262"/>
        <w:bookmarkStart w:id="2210" w:name="_Toc103769341"/>
        <w:bookmarkStart w:id="2211" w:name="_Toc103769435"/>
        <w:bookmarkStart w:id="2212" w:name="_Toc103769514"/>
        <w:bookmarkStart w:id="2213" w:name="_Toc103769593"/>
        <w:bookmarkStart w:id="2214" w:name="_Toc103769673"/>
        <w:bookmarkStart w:id="2215" w:name="_Toc103769749"/>
        <w:bookmarkStart w:id="2216" w:name="_Toc103769824"/>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del>
    </w:p>
    <w:p w14:paraId="319DF566" w14:textId="2562554B" w:rsidR="001661B2" w:rsidRPr="00AB117F" w:rsidDel="00F44063" w:rsidRDefault="00AB117F">
      <w:pPr>
        <w:pStyle w:val="ListParagraph"/>
        <w:rPr>
          <w:del w:id="2217" w:author="Villaverde, Alfredo" w:date="2022-03-10T13:13:00Z"/>
        </w:rPr>
        <w:pPrChange w:id="2218" w:author="Alain Komin" w:date="2022-08-29T15:25:00Z">
          <w:pPr>
            <w:pStyle w:val="ListParagraph"/>
            <w:numPr>
              <w:numId w:val="10"/>
            </w:numPr>
            <w:ind w:left="720" w:hanging="360"/>
          </w:pPr>
        </w:pPrChange>
      </w:pPr>
      <w:del w:id="2219" w:author="Villaverde, Alfredo" w:date="2022-03-10T13:13:00Z">
        <w:r w:rsidRPr="00AB117F" w:rsidDel="00F44063">
          <w:delText xml:space="preserve">Customers who add items to their cart and do not complete their order. </w:delText>
        </w:r>
        <w:bookmarkStart w:id="2220" w:name="_Toc97814084"/>
        <w:bookmarkStart w:id="2221" w:name="_Toc97814843"/>
        <w:bookmarkStart w:id="2222" w:name="_Toc97815095"/>
        <w:bookmarkStart w:id="2223" w:name="_Toc97815226"/>
        <w:bookmarkStart w:id="2224" w:name="_Toc97816090"/>
        <w:bookmarkStart w:id="2225" w:name="_Toc97816679"/>
        <w:bookmarkStart w:id="2226" w:name="_Toc103766439"/>
        <w:bookmarkStart w:id="2227" w:name="_Toc103766518"/>
        <w:bookmarkStart w:id="2228" w:name="_Toc103768537"/>
        <w:bookmarkStart w:id="2229" w:name="_Toc103768616"/>
        <w:bookmarkStart w:id="2230" w:name="_Toc103768695"/>
        <w:bookmarkStart w:id="2231" w:name="_Toc103768774"/>
        <w:bookmarkStart w:id="2232" w:name="_Toc103768868"/>
        <w:bookmarkStart w:id="2233" w:name="_Toc103769026"/>
        <w:bookmarkStart w:id="2234" w:name="_Toc103769105"/>
        <w:bookmarkStart w:id="2235" w:name="_Toc103769184"/>
        <w:bookmarkStart w:id="2236" w:name="_Toc103769263"/>
        <w:bookmarkStart w:id="2237" w:name="_Toc103769342"/>
        <w:bookmarkStart w:id="2238" w:name="_Toc103769436"/>
        <w:bookmarkStart w:id="2239" w:name="_Toc103769515"/>
        <w:bookmarkStart w:id="2240" w:name="_Toc103769594"/>
        <w:bookmarkStart w:id="2241" w:name="_Toc103769674"/>
        <w:bookmarkStart w:id="2242" w:name="_Toc103769750"/>
        <w:bookmarkStart w:id="2243" w:name="_Toc103769825"/>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del>
    </w:p>
    <w:p w14:paraId="4C0E950B" w14:textId="5C6903F2" w:rsidR="00AB117F" w:rsidDel="00F44063" w:rsidRDefault="00AB117F">
      <w:pPr>
        <w:pStyle w:val="ListParagraph"/>
        <w:rPr>
          <w:del w:id="2244" w:author="Villaverde, Alfredo" w:date="2022-03-10T13:13:00Z"/>
        </w:rPr>
        <w:pPrChange w:id="2245" w:author="Alain Komin" w:date="2022-08-29T15:25:00Z">
          <w:pPr>
            <w:pStyle w:val="ListParagraph"/>
            <w:numPr>
              <w:ilvl w:val="1"/>
              <w:numId w:val="10"/>
            </w:numPr>
            <w:ind w:left="1440" w:hanging="360"/>
          </w:pPr>
        </w:pPrChange>
      </w:pPr>
      <w:del w:id="2246" w:author="Villaverde, Alfredo" w:date="2022-03-10T13:13:00Z">
        <w:r w:rsidRPr="00AB117F" w:rsidDel="00F44063">
          <w:delText xml:space="preserve">These customers will be asked to select their shipping dates again even if they had selected them previously and even if it was within that day.  Since the time of day and the day of the week are critical to displaying the appropriate shipping days; these days will be refreshed when the customer revisits the site and proceeds to check out. </w:delText>
        </w:r>
        <w:bookmarkStart w:id="2247" w:name="_Toc97814085"/>
        <w:bookmarkStart w:id="2248" w:name="_Toc97814844"/>
        <w:bookmarkStart w:id="2249" w:name="_Toc97815096"/>
        <w:bookmarkStart w:id="2250" w:name="_Toc97815227"/>
        <w:bookmarkStart w:id="2251" w:name="_Toc97816091"/>
        <w:bookmarkStart w:id="2252" w:name="_Toc97816680"/>
        <w:bookmarkStart w:id="2253" w:name="_Toc103766440"/>
        <w:bookmarkStart w:id="2254" w:name="_Toc103766519"/>
        <w:bookmarkStart w:id="2255" w:name="_Toc103768538"/>
        <w:bookmarkStart w:id="2256" w:name="_Toc103768617"/>
        <w:bookmarkStart w:id="2257" w:name="_Toc103768696"/>
        <w:bookmarkStart w:id="2258" w:name="_Toc103768775"/>
        <w:bookmarkStart w:id="2259" w:name="_Toc103768869"/>
        <w:bookmarkStart w:id="2260" w:name="_Toc103769027"/>
        <w:bookmarkStart w:id="2261" w:name="_Toc103769106"/>
        <w:bookmarkStart w:id="2262" w:name="_Toc103769185"/>
        <w:bookmarkStart w:id="2263" w:name="_Toc103769264"/>
        <w:bookmarkStart w:id="2264" w:name="_Toc103769343"/>
        <w:bookmarkStart w:id="2265" w:name="_Toc103769437"/>
        <w:bookmarkStart w:id="2266" w:name="_Toc103769516"/>
        <w:bookmarkStart w:id="2267" w:name="_Toc103769595"/>
        <w:bookmarkStart w:id="2268" w:name="_Toc103769675"/>
        <w:bookmarkStart w:id="2269" w:name="_Toc103769751"/>
        <w:bookmarkStart w:id="2270" w:name="_Toc10376982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del>
    </w:p>
    <w:p w14:paraId="2315F37C" w14:textId="5227EA2C" w:rsidR="00AB117F" w:rsidDel="00F44063" w:rsidRDefault="00CC239F">
      <w:pPr>
        <w:pStyle w:val="ListParagraph"/>
        <w:rPr>
          <w:ins w:id="2271" w:author="Bertorelli, Yvonne A" w:date="2021-11-02T14:29:00Z"/>
          <w:del w:id="2272" w:author="Villaverde, Alfredo" w:date="2022-03-10T13:13:00Z"/>
        </w:rPr>
        <w:pPrChange w:id="2273" w:author="Alain Komin" w:date="2022-08-29T15:25:00Z">
          <w:pPr>
            <w:pStyle w:val="ListParagraph"/>
            <w:numPr>
              <w:numId w:val="10"/>
            </w:numPr>
            <w:ind w:left="720" w:hanging="360"/>
          </w:pPr>
        </w:pPrChange>
      </w:pPr>
      <w:del w:id="2274" w:author="Villaverde, Alfredo" w:date="2022-03-10T13:13:00Z">
        <w:r w:rsidDel="00F44063">
          <w:delText xml:space="preserve">Customer is not using Wish List or Request for Quote, so these scenarios are excluded from consideration. </w:delText>
        </w:r>
      </w:del>
      <w:bookmarkStart w:id="2275" w:name="_Toc97814086"/>
      <w:bookmarkStart w:id="2276" w:name="_Toc97814845"/>
      <w:bookmarkStart w:id="2277" w:name="_Toc97815097"/>
      <w:bookmarkStart w:id="2278" w:name="_Toc97815228"/>
      <w:bookmarkStart w:id="2279" w:name="_Toc97816092"/>
      <w:bookmarkStart w:id="2280" w:name="_Toc97816681"/>
      <w:bookmarkStart w:id="2281" w:name="_Toc103766441"/>
      <w:bookmarkStart w:id="2282" w:name="_Toc103766520"/>
      <w:bookmarkStart w:id="2283" w:name="_Toc103768539"/>
      <w:bookmarkStart w:id="2284" w:name="_Toc103768618"/>
      <w:bookmarkStart w:id="2285" w:name="_Toc103768697"/>
      <w:bookmarkStart w:id="2286" w:name="_Toc103768776"/>
      <w:bookmarkStart w:id="2287" w:name="_Toc103768870"/>
      <w:bookmarkStart w:id="2288" w:name="_Toc103769028"/>
      <w:bookmarkStart w:id="2289" w:name="_Toc103769107"/>
      <w:bookmarkStart w:id="2290" w:name="_Toc103769186"/>
      <w:bookmarkStart w:id="2291" w:name="_Toc103769265"/>
      <w:bookmarkStart w:id="2292" w:name="_Toc103769344"/>
      <w:bookmarkStart w:id="2293" w:name="_Toc103769438"/>
      <w:bookmarkStart w:id="2294" w:name="_Toc103769517"/>
      <w:bookmarkStart w:id="2295" w:name="_Toc103769596"/>
      <w:bookmarkStart w:id="2296" w:name="_Toc103769676"/>
      <w:bookmarkStart w:id="2297" w:name="_Toc103769752"/>
      <w:bookmarkStart w:id="2298" w:name="_Toc103769827"/>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p>
    <w:p w14:paraId="25CE9F1C" w14:textId="7CAE510B" w:rsidR="006E6617" w:rsidDel="00F44063" w:rsidRDefault="006E6617">
      <w:pPr>
        <w:pStyle w:val="ListParagraph"/>
        <w:rPr>
          <w:del w:id="2299" w:author="Villaverde, Alfredo" w:date="2022-03-10T13:13:00Z"/>
        </w:rPr>
        <w:pPrChange w:id="2300" w:author="Alain Komin" w:date="2022-08-29T15:25:00Z">
          <w:pPr>
            <w:pStyle w:val="ListParagraph"/>
            <w:numPr>
              <w:numId w:val="10"/>
            </w:numPr>
            <w:ind w:left="720" w:hanging="360"/>
          </w:pPr>
        </w:pPrChange>
      </w:pPr>
      <w:ins w:id="2301" w:author="Bertorelli, Yvonne A" w:date="2021-11-02T14:29:00Z">
        <w:del w:id="2302" w:author="Villaverde, Alfredo" w:date="2022-03-10T13:13:00Z">
          <w:r w:rsidDel="00F44063">
            <w:delText xml:space="preserve">If Request for Quote is used via the </w:delText>
          </w:r>
        </w:del>
      </w:ins>
      <w:ins w:id="2303" w:author="Bertorelli, Yvonne A" w:date="2021-11-02T14:30:00Z">
        <w:del w:id="2304" w:author="Villaverde, Alfredo" w:date="2022-03-10T13:13:00Z">
          <w:r w:rsidDel="00F44063">
            <w:delText>site,</w:delText>
          </w:r>
        </w:del>
      </w:ins>
      <w:ins w:id="2305" w:author="Bertorelli, Yvonne A" w:date="2021-11-02T14:29:00Z">
        <w:del w:id="2306" w:author="Villaverde, Alfredo" w:date="2022-03-10T13:13:00Z">
          <w:r w:rsidDel="00F44063">
            <w:delText xml:space="preserve"> the Quote to Sales order process will not in</w:delText>
          </w:r>
        </w:del>
      </w:ins>
      <w:ins w:id="2307" w:author="Bertorelli, Yvonne A" w:date="2021-11-02T14:30:00Z">
        <w:del w:id="2308" w:author="Villaverde, Alfredo" w:date="2022-03-10T13:13:00Z">
          <w:r w:rsidDel="00F44063">
            <w:delText>clude any of this customization. Quotes should be updated with the appropriate dates and shipping cost before the customer can convert to a sales order.</w:delText>
          </w:r>
        </w:del>
      </w:ins>
      <w:bookmarkStart w:id="2309" w:name="_Toc97814087"/>
      <w:bookmarkStart w:id="2310" w:name="_Toc97814846"/>
      <w:bookmarkStart w:id="2311" w:name="_Toc97815098"/>
      <w:bookmarkStart w:id="2312" w:name="_Toc97815229"/>
      <w:bookmarkStart w:id="2313" w:name="_Toc97816093"/>
      <w:bookmarkStart w:id="2314" w:name="_Toc97816682"/>
      <w:bookmarkStart w:id="2315" w:name="_Toc103766442"/>
      <w:bookmarkStart w:id="2316" w:name="_Toc103766521"/>
      <w:bookmarkStart w:id="2317" w:name="_Toc103768540"/>
      <w:bookmarkStart w:id="2318" w:name="_Toc103768619"/>
      <w:bookmarkStart w:id="2319" w:name="_Toc103768698"/>
      <w:bookmarkStart w:id="2320" w:name="_Toc103768777"/>
      <w:bookmarkStart w:id="2321" w:name="_Toc103768871"/>
      <w:bookmarkStart w:id="2322" w:name="_Toc103769029"/>
      <w:bookmarkStart w:id="2323" w:name="_Toc103769108"/>
      <w:bookmarkStart w:id="2324" w:name="_Toc103769187"/>
      <w:bookmarkStart w:id="2325" w:name="_Toc103769266"/>
      <w:bookmarkStart w:id="2326" w:name="_Toc103769345"/>
      <w:bookmarkStart w:id="2327" w:name="_Toc103769439"/>
      <w:bookmarkStart w:id="2328" w:name="_Toc103769518"/>
      <w:bookmarkStart w:id="2329" w:name="_Toc103769597"/>
      <w:bookmarkStart w:id="2330" w:name="_Toc103769677"/>
      <w:bookmarkStart w:id="2331" w:name="_Toc103769753"/>
      <w:bookmarkStart w:id="2332" w:name="_Toc10376982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p>
    <w:p w14:paraId="05B8F631" w14:textId="36910647" w:rsidR="00DE6FC6" w:rsidDel="00F44063" w:rsidRDefault="00DE6FC6">
      <w:pPr>
        <w:pStyle w:val="ListParagraph"/>
        <w:rPr>
          <w:del w:id="2333" w:author="Villaverde, Alfredo" w:date="2022-03-10T13:13:00Z"/>
        </w:rPr>
        <w:pPrChange w:id="2334" w:author="Alain Komin" w:date="2022-08-29T15:25:00Z">
          <w:pPr>
            <w:pStyle w:val="ListParagraph"/>
            <w:numPr>
              <w:numId w:val="10"/>
            </w:numPr>
            <w:ind w:left="720" w:hanging="360"/>
          </w:pPr>
        </w:pPrChange>
      </w:pPr>
      <w:del w:id="2335" w:author="Villaverde, Alfredo" w:date="2022-03-10T13:13:00Z">
        <w:r w:rsidDel="00F44063">
          <w:delText xml:space="preserve">Need confirmation on the sales order form that will be used for eCommerce orders so the expected ship date can be set to display at the line level. </w:delText>
        </w:r>
        <w:bookmarkStart w:id="2336" w:name="_Toc97814088"/>
        <w:bookmarkStart w:id="2337" w:name="_Toc97814847"/>
        <w:bookmarkStart w:id="2338" w:name="_Toc97815099"/>
        <w:bookmarkStart w:id="2339" w:name="_Toc97815230"/>
        <w:bookmarkStart w:id="2340" w:name="_Toc97816094"/>
        <w:bookmarkStart w:id="2341" w:name="_Toc97816683"/>
        <w:bookmarkStart w:id="2342" w:name="_Toc103766443"/>
        <w:bookmarkStart w:id="2343" w:name="_Toc103766522"/>
        <w:bookmarkStart w:id="2344" w:name="_Toc103768541"/>
        <w:bookmarkStart w:id="2345" w:name="_Toc103768620"/>
        <w:bookmarkStart w:id="2346" w:name="_Toc103768699"/>
        <w:bookmarkStart w:id="2347" w:name="_Toc103768778"/>
        <w:bookmarkStart w:id="2348" w:name="_Toc103768872"/>
        <w:bookmarkStart w:id="2349" w:name="_Toc103769030"/>
        <w:bookmarkStart w:id="2350" w:name="_Toc103769109"/>
        <w:bookmarkStart w:id="2351" w:name="_Toc103769188"/>
        <w:bookmarkStart w:id="2352" w:name="_Toc103769267"/>
        <w:bookmarkStart w:id="2353" w:name="_Toc103769346"/>
        <w:bookmarkStart w:id="2354" w:name="_Toc103769440"/>
        <w:bookmarkStart w:id="2355" w:name="_Toc103769519"/>
        <w:bookmarkStart w:id="2356" w:name="_Toc103769598"/>
        <w:bookmarkStart w:id="2357" w:name="_Toc103769678"/>
        <w:bookmarkStart w:id="2358" w:name="_Toc103769754"/>
        <w:bookmarkStart w:id="2359" w:name="_Toc103769829"/>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del>
    </w:p>
    <w:p w14:paraId="50876DEE" w14:textId="0D0EC189" w:rsidR="00EB241B" w:rsidDel="00F44063" w:rsidRDefault="00EB241B">
      <w:pPr>
        <w:pStyle w:val="ListParagraph"/>
        <w:rPr>
          <w:del w:id="2360" w:author="Villaverde, Alfredo" w:date="2022-03-10T13:13:00Z"/>
        </w:rPr>
        <w:pPrChange w:id="2361" w:author="Alain Komin" w:date="2022-08-29T15:25:00Z">
          <w:pPr>
            <w:pStyle w:val="ListParagraph"/>
            <w:numPr>
              <w:numId w:val="10"/>
            </w:numPr>
            <w:ind w:left="720" w:hanging="360"/>
          </w:pPr>
        </w:pPrChange>
      </w:pPr>
      <w:del w:id="2362" w:author="Villaverde, Alfredo" w:date="2022-03-10T13:13:00Z">
        <w:r w:rsidDel="00F44063">
          <w:delText>Need confirmation on sales order default location as it is currently set to a location that is not for the Tissue subsidiary and as a result no sales orders can be submitted.</w:delText>
        </w:r>
        <w:bookmarkStart w:id="2363" w:name="_Toc97814089"/>
        <w:bookmarkStart w:id="2364" w:name="_Toc97814848"/>
        <w:bookmarkStart w:id="2365" w:name="_Toc97815100"/>
        <w:bookmarkStart w:id="2366" w:name="_Toc97815231"/>
        <w:bookmarkStart w:id="2367" w:name="_Toc97816095"/>
        <w:bookmarkStart w:id="2368" w:name="_Toc97816684"/>
        <w:bookmarkStart w:id="2369" w:name="_Toc103766444"/>
        <w:bookmarkStart w:id="2370" w:name="_Toc103766523"/>
        <w:bookmarkStart w:id="2371" w:name="_Toc103768542"/>
        <w:bookmarkStart w:id="2372" w:name="_Toc103768621"/>
        <w:bookmarkStart w:id="2373" w:name="_Toc103768700"/>
        <w:bookmarkStart w:id="2374" w:name="_Toc103768779"/>
        <w:bookmarkStart w:id="2375" w:name="_Toc103768873"/>
        <w:bookmarkStart w:id="2376" w:name="_Toc103769031"/>
        <w:bookmarkStart w:id="2377" w:name="_Toc103769110"/>
        <w:bookmarkStart w:id="2378" w:name="_Toc103769189"/>
        <w:bookmarkStart w:id="2379" w:name="_Toc103769268"/>
        <w:bookmarkStart w:id="2380" w:name="_Toc103769347"/>
        <w:bookmarkStart w:id="2381" w:name="_Toc103769441"/>
        <w:bookmarkStart w:id="2382" w:name="_Toc103769520"/>
        <w:bookmarkStart w:id="2383" w:name="_Toc103769599"/>
        <w:bookmarkStart w:id="2384" w:name="_Toc103769679"/>
        <w:bookmarkStart w:id="2385" w:name="_Toc103769755"/>
        <w:bookmarkStart w:id="2386" w:name="_Toc103769830"/>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del>
    </w:p>
    <w:p w14:paraId="2DDC4F2A" w14:textId="0A236EA7" w:rsidR="008C2DD2" w:rsidDel="00F44063" w:rsidRDefault="008C2DD2">
      <w:pPr>
        <w:pStyle w:val="ListParagraph"/>
        <w:rPr>
          <w:del w:id="2387" w:author="Villaverde, Alfredo" w:date="2022-03-10T13:13:00Z"/>
        </w:rPr>
        <w:pPrChange w:id="2388" w:author="Alain Komin" w:date="2022-08-29T15:25:00Z">
          <w:pPr/>
        </w:pPrChange>
      </w:pPr>
      <w:bookmarkStart w:id="2389" w:name="_Toc97814090"/>
      <w:bookmarkStart w:id="2390" w:name="_Toc97814849"/>
      <w:bookmarkStart w:id="2391" w:name="_Toc97815101"/>
      <w:bookmarkStart w:id="2392" w:name="_Toc97815232"/>
      <w:bookmarkStart w:id="2393" w:name="_Toc97816096"/>
      <w:bookmarkStart w:id="2394" w:name="_Toc97816685"/>
      <w:bookmarkStart w:id="2395" w:name="_Toc103766445"/>
      <w:bookmarkStart w:id="2396" w:name="_Toc103766524"/>
      <w:bookmarkStart w:id="2397" w:name="_Toc103768543"/>
      <w:bookmarkStart w:id="2398" w:name="_Toc103768622"/>
      <w:bookmarkStart w:id="2399" w:name="_Toc103768701"/>
      <w:bookmarkStart w:id="2400" w:name="_Toc103768780"/>
      <w:bookmarkStart w:id="2401" w:name="_Toc103768874"/>
      <w:bookmarkStart w:id="2402" w:name="_Toc103769032"/>
      <w:bookmarkStart w:id="2403" w:name="_Toc103769111"/>
      <w:bookmarkStart w:id="2404" w:name="_Toc103769190"/>
      <w:bookmarkStart w:id="2405" w:name="_Toc103769269"/>
      <w:bookmarkStart w:id="2406" w:name="_Toc103769348"/>
      <w:bookmarkStart w:id="2407" w:name="_Toc103769442"/>
      <w:bookmarkStart w:id="2408" w:name="_Toc103769521"/>
      <w:bookmarkStart w:id="2409" w:name="_Toc103769600"/>
      <w:bookmarkStart w:id="2410" w:name="_Toc103769680"/>
      <w:bookmarkStart w:id="2411" w:name="_Toc103769756"/>
      <w:bookmarkStart w:id="2412" w:name="_Toc103769831"/>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p>
    <w:p w14:paraId="0D016697" w14:textId="5B48E0ED" w:rsidR="00FE5BEC" w:rsidDel="00B27452" w:rsidRDefault="00FE5BEC">
      <w:pPr>
        <w:pStyle w:val="ListParagraph"/>
        <w:rPr>
          <w:del w:id="2413" w:author="Sebastian Gonzalez" w:date="2022-05-18T12:24:00Z"/>
        </w:rPr>
        <w:pPrChange w:id="2414" w:author="Alain Komin" w:date="2022-08-29T15:25:00Z">
          <w:pPr>
            <w:pStyle w:val="Heading1"/>
          </w:pPr>
        </w:pPrChange>
      </w:pPr>
      <w:del w:id="2415" w:author="Sebastian Gonzalez" w:date="2022-05-18T12:24:00Z">
        <w:r w:rsidDel="00B27452">
          <w:delText>Assumptions</w:delText>
        </w:r>
      </w:del>
      <w:ins w:id="2416" w:author="Villaverde, Alfredo" w:date="2022-03-10T13:13:00Z">
        <w:del w:id="2417" w:author="Sebastian Gonzalez" w:date="2022-05-18T12:24:00Z">
          <w:r w:rsidR="00F44063" w:rsidDel="00B27452">
            <w:delText xml:space="preserve">Acceptance </w:delText>
          </w:r>
        </w:del>
      </w:ins>
      <w:ins w:id="2418" w:author="Villaverde, Alfredo" w:date="2022-03-10T13:14:00Z">
        <w:del w:id="2419" w:author="Sebastian Gonzalez" w:date="2022-05-18T12:24:00Z">
          <w:r w:rsidR="00F44063" w:rsidDel="00B27452">
            <w:delText>criteria</w:delText>
          </w:r>
        </w:del>
      </w:ins>
      <w:bookmarkStart w:id="2420" w:name="_Toc103769832"/>
      <w:bookmarkEnd w:id="2420"/>
    </w:p>
    <w:p w14:paraId="3FAB67FA" w14:textId="2FD9D42B" w:rsidR="009F0439" w:rsidDel="00B27452" w:rsidRDefault="0038123D">
      <w:pPr>
        <w:pStyle w:val="ListParagraph"/>
        <w:rPr>
          <w:del w:id="2421" w:author="Sebastian Gonzalez" w:date="2022-05-18T12:24:00Z"/>
        </w:rPr>
        <w:pPrChange w:id="2422" w:author="Alain Komin" w:date="2022-08-29T15:25:00Z">
          <w:pPr>
            <w:pStyle w:val="Heading1"/>
          </w:pPr>
        </w:pPrChange>
      </w:pPr>
      <w:del w:id="2423" w:author="Sebastian Gonzalez" w:date="2022-05-18T12:24:00Z">
        <w:r w:rsidRPr="00517DC5" w:rsidDel="00B27452">
          <w:delText>TransnetYX will be responsible for ensure all items are appropriately loaded with the correct shipping days.</w:delText>
        </w:r>
        <w:bookmarkStart w:id="2424" w:name="_Toc97815103"/>
        <w:bookmarkStart w:id="2425" w:name="_Toc97815234"/>
        <w:bookmarkStart w:id="2426" w:name="_Toc97816098"/>
        <w:bookmarkStart w:id="2427" w:name="_Toc97816687"/>
        <w:bookmarkStart w:id="2428" w:name="_Toc103766447"/>
        <w:bookmarkStart w:id="2429" w:name="_Toc103766526"/>
        <w:bookmarkStart w:id="2430" w:name="_Toc103768545"/>
        <w:bookmarkStart w:id="2431" w:name="_Toc103768624"/>
        <w:bookmarkStart w:id="2432" w:name="_Toc103768703"/>
        <w:bookmarkStart w:id="2433" w:name="_Toc103768782"/>
        <w:bookmarkStart w:id="2434" w:name="_Toc103768876"/>
        <w:bookmarkStart w:id="2435" w:name="_Toc103769034"/>
        <w:bookmarkStart w:id="2436" w:name="_Toc103769113"/>
        <w:bookmarkStart w:id="2437" w:name="_Toc103769192"/>
        <w:bookmarkStart w:id="2438" w:name="_Toc103769271"/>
        <w:bookmarkStart w:id="2439" w:name="_Toc103769350"/>
        <w:bookmarkStart w:id="2440" w:name="_Toc103769444"/>
        <w:bookmarkStart w:id="2441" w:name="_Toc103769523"/>
        <w:bookmarkStart w:id="2442" w:name="_Toc103769602"/>
        <w:bookmarkStart w:id="2443" w:name="_Toc103769682"/>
        <w:bookmarkStart w:id="2444" w:name="_Toc103769758"/>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del>
    </w:p>
    <w:p w14:paraId="46B49D6D" w14:textId="77777777" w:rsidR="00B27452" w:rsidRPr="00B27452" w:rsidRDefault="00B27452">
      <w:pPr>
        <w:pStyle w:val="ListParagraph"/>
        <w:rPr>
          <w:ins w:id="2445" w:author="Sebastian Gonzalez" w:date="2022-05-18T12:24:00Z"/>
          <w:lang w:val="en-US"/>
          <w:rPrChange w:id="2446" w:author="Sebastian Gonzalez" w:date="2022-05-18T12:24:00Z">
            <w:rPr>
              <w:ins w:id="2447" w:author="Sebastian Gonzalez" w:date="2022-05-18T12:24:00Z"/>
            </w:rPr>
          </w:rPrChange>
        </w:rPr>
        <w:pPrChange w:id="2448" w:author="Alain Komin" w:date="2022-08-29T15:25:00Z">
          <w:pPr>
            <w:pStyle w:val="ListParagraph"/>
            <w:numPr>
              <w:numId w:val="7"/>
            </w:numPr>
            <w:ind w:left="720" w:hanging="360"/>
          </w:pPr>
        </w:pPrChange>
      </w:pPr>
    </w:p>
    <w:p w14:paraId="03587FED" w14:textId="77777777" w:rsidR="007D7B03" w:rsidRDefault="007D7B03">
      <w:pPr>
        <w:rPr>
          <w:ins w:id="2449" w:author="Sebastian Gonzalez" w:date="2022-05-18T12:26:00Z"/>
          <w:rFonts w:eastAsia="Times New Roman" w:cs="Arial"/>
          <w:color w:val="F96A1B" w:themeColor="accent2"/>
          <w:kern w:val="28"/>
          <w:sz w:val="36"/>
          <w:szCs w:val="36"/>
          <w:lang w:val="en-US"/>
        </w:rPr>
      </w:pPr>
      <w:ins w:id="2450" w:author="Sebastian Gonzalez" w:date="2022-05-18T12:26:00Z">
        <w:r>
          <w:br w:type="page"/>
        </w:r>
      </w:ins>
    </w:p>
    <w:p w14:paraId="395CE930" w14:textId="2BDFB08E" w:rsidR="007D7B03" w:rsidRDefault="007D7B03" w:rsidP="00B27452">
      <w:pPr>
        <w:pStyle w:val="Heading1"/>
        <w:rPr>
          <w:ins w:id="2451" w:author="Sebastian Gonzalez" w:date="2022-05-18T12:26:00Z"/>
        </w:rPr>
      </w:pPr>
      <w:bookmarkStart w:id="2452" w:name="_Toc115252358"/>
      <w:ins w:id="2453" w:author="Sebastian Gonzalez" w:date="2022-05-18T12:26:00Z">
        <w:r>
          <w:lastRenderedPageBreak/>
          <w:t>Acceptance criteria</w:t>
        </w:r>
        <w:bookmarkEnd w:id="2452"/>
      </w:ins>
    </w:p>
    <w:p w14:paraId="785DEE78" w14:textId="3D7940E6" w:rsidR="007D7B03" w:rsidDel="00B3530E" w:rsidRDefault="007D7B03" w:rsidP="007D7B03">
      <w:pPr>
        <w:rPr>
          <w:ins w:id="2454" w:author="Sebastian Gonzalez" w:date="2022-05-18T12:36:00Z"/>
          <w:del w:id="2455" w:author="Alain Komin" w:date="2022-08-29T15:33:00Z"/>
          <w:b/>
          <w:bCs/>
          <w:color w:val="0070C0"/>
          <w:lang w:val="en-US"/>
        </w:rPr>
      </w:pPr>
      <w:ins w:id="2456" w:author="Sebastian Gonzalez" w:date="2022-05-18T12:26:00Z">
        <w:del w:id="2457" w:author="Alain Komin" w:date="2022-08-29T15:33:00Z">
          <w:r w:rsidRPr="00CC5B34" w:rsidDel="00B3530E">
            <w:rPr>
              <w:b/>
              <w:bCs/>
              <w:color w:val="0070C0"/>
              <w:lang w:val="en-US"/>
            </w:rPr>
            <w:delText>GUIDELINE FOR THIS SECTION (DELETE TEXT BELOW ONCE THIS SECTION IS COMPLETED)</w:delText>
          </w:r>
        </w:del>
      </w:ins>
    </w:p>
    <w:p w14:paraId="4821995B" w14:textId="068CA67C" w:rsidR="008E78C5" w:rsidRPr="008E78C5" w:rsidDel="00B3530E" w:rsidRDefault="008E78C5" w:rsidP="007D7B03">
      <w:pPr>
        <w:rPr>
          <w:ins w:id="2458" w:author="Sebastian Gonzalez" w:date="2022-05-18T12:26:00Z"/>
          <w:del w:id="2459" w:author="Alain Komin" w:date="2022-08-29T15:33:00Z"/>
          <w:lang w:val="en-US"/>
          <w:rPrChange w:id="2460" w:author="Sebastian Gonzalez" w:date="2022-05-18T12:36:00Z">
            <w:rPr>
              <w:ins w:id="2461" w:author="Sebastian Gonzalez" w:date="2022-05-18T12:26:00Z"/>
              <w:del w:id="2462" w:author="Alain Komin" w:date="2022-08-29T15:33:00Z"/>
              <w:b/>
              <w:bCs/>
              <w:color w:val="0070C0"/>
              <w:lang w:val="en-US"/>
            </w:rPr>
          </w:rPrChange>
        </w:rPr>
      </w:pPr>
      <w:ins w:id="2463" w:author="Sebastian Gonzalez" w:date="2022-05-18T12:36:00Z">
        <w:del w:id="2464" w:author="Alain Komin" w:date="2022-08-29T15:33:00Z">
          <w:r w:rsidDel="00B3530E">
            <w:rPr>
              <w:lang w:val="en-US"/>
            </w:rPr>
            <w:delText>The below test cases should be executed to determine that the specified requirements have been fulfilled.</w:delText>
          </w:r>
        </w:del>
      </w:ins>
    </w:p>
    <w:p w14:paraId="780834C0" w14:textId="0B1F9606" w:rsidR="007D7B03" w:rsidRPr="00DF1214" w:rsidDel="00B3530E" w:rsidRDefault="007D7B03" w:rsidP="007D7B03">
      <w:pPr>
        <w:rPr>
          <w:ins w:id="2465" w:author="Sebastian Gonzalez" w:date="2022-05-18T12:26:00Z"/>
          <w:del w:id="2466" w:author="Alain Komin" w:date="2022-08-29T15:33:00Z"/>
          <w:b/>
          <w:bCs/>
          <w:i/>
          <w:iCs/>
          <w:lang w:val="en-US"/>
          <w:rPrChange w:id="2467" w:author="Sebastian Gonzalez" w:date="2022-05-18T12:28:00Z">
            <w:rPr>
              <w:ins w:id="2468" w:author="Sebastian Gonzalez" w:date="2022-05-18T12:26:00Z"/>
              <w:del w:id="2469" w:author="Alain Komin" w:date="2022-08-29T15:33:00Z"/>
              <w:b/>
              <w:bCs/>
              <w:color w:val="0070C0"/>
              <w:lang w:val="en-US"/>
            </w:rPr>
          </w:rPrChange>
        </w:rPr>
      </w:pPr>
      <w:ins w:id="2470" w:author="Sebastian Gonzalez" w:date="2022-05-18T12:26:00Z">
        <w:del w:id="2471" w:author="Alain Komin" w:date="2022-08-29T15:33:00Z">
          <w:r w:rsidRPr="000978BD" w:rsidDel="00B3530E">
            <w:rPr>
              <w:b/>
              <w:bCs/>
              <w:i/>
              <w:iCs/>
              <w:lang w:val="en-US"/>
            </w:rPr>
            <w:delText xml:space="preserve">[This section is </w:delText>
          </w:r>
          <w:r w:rsidDel="00B3530E">
            <w:rPr>
              <w:b/>
              <w:bCs/>
              <w:i/>
              <w:iCs/>
              <w:lang w:val="en-US"/>
            </w:rPr>
            <w:delText>mandatory. There is no need to cover all the existing acceptance criteria as that would be close to the QA area, but the main path and border cases must be included. The most important piece of this section is to analyze the border cases or unexpected scenarios to figure out how the solution should behave.</w:delText>
          </w:r>
          <w:r w:rsidRPr="000978BD" w:rsidDel="00B3530E">
            <w:rPr>
              <w:b/>
              <w:bCs/>
              <w:i/>
              <w:iCs/>
              <w:lang w:val="en-US"/>
            </w:rPr>
            <w:delText>]</w:delText>
          </w:r>
        </w:del>
      </w:ins>
    </w:p>
    <w:p w14:paraId="6DDCAE12" w14:textId="016592D8" w:rsidR="007D7B03" w:rsidRPr="000978BD" w:rsidDel="00B3530E" w:rsidRDefault="007D7B03" w:rsidP="007D7B03">
      <w:pPr>
        <w:rPr>
          <w:ins w:id="2472" w:author="Sebastian Gonzalez" w:date="2022-05-18T12:26:00Z"/>
          <w:del w:id="2473" w:author="Alain Komin" w:date="2022-08-29T15:33:00Z"/>
          <w:rFonts w:cs="Arial"/>
          <w:i/>
          <w:iCs/>
          <w:sz w:val="21"/>
          <w:szCs w:val="21"/>
          <w:shd w:val="clear" w:color="auto" w:fill="FFFFFF"/>
        </w:rPr>
      </w:pPr>
      <w:ins w:id="2474" w:author="Sebastian Gonzalez" w:date="2022-05-18T12:26:00Z">
        <w:del w:id="2475" w:author="Alain Komin" w:date="2022-08-29T15:33:00Z">
          <w:r w:rsidRPr="000978BD" w:rsidDel="00B3530E">
            <w:rPr>
              <w:rFonts w:cs="Arial"/>
              <w:i/>
              <w:iCs/>
              <w:sz w:val="21"/>
              <w:szCs w:val="21"/>
              <w:shd w:val="clear" w:color="auto" w:fill="FFFFFF"/>
            </w:rPr>
            <w:delText>List the different ways each user story created in the business needs section should be tested to satisfy the requirement.</w:delText>
          </w:r>
        </w:del>
      </w:ins>
    </w:p>
    <w:p w14:paraId="460EE059" w14:textId="31128865" w:rsidR="007D7B03" w:rsidRPr="000978BD" w:rsidDel="00B3530E" w:rsidRDefault="007D7B03" w:rsidP="007D7B03">
      <w:pPr>
        <w:rPr>
          <w:ins w:id="2476" w:author="Sebastian Gonzalez" w:date="2022-05-18T12:26:00Z"/>
          <w:del w:id="2477" w:author="Alain Komin" w:date="2022-08-29T15:33:00Z"/>
          <w:rFonts w:cs="Arial"/>
          <w:i/>
          <w:iCs/>
          <w:sz w:val="21"/>
          <w:szCs w:val="21"/>
          <w:shd w:val="clear" w:color="auto" w:fill="FFFFFF"/>
        </w:rPr>
      </w:pPr>
      <w:ins w:id="2478" w:author="Sebastian Gonzalez" w:date="2022-05-18T12:26:00Z">
        <w:del w:id="2479" w:author="Alain Komin" w:date="2022-08-29T15:33:00Z">
          <w:r w:rsidRPr="000978BD" w:rsidDel="00B3530E">
            <w:rPr>
              <w:rFonts w:cs="Arial"/>
              <w:i/>
              <w:iCs/>
              <w:sz w:val="21"/>
              <w:szCs w:val="21"/>
              <w:shd w:val="clear" w:color="auto" w:fill="FFFFFF"/>
            </w:rPr>
            <w:delText>For example:</w:delText>
          </w:r>
        </w:del>
      </w:ins>
    </w:p>
    <w:p w14:paraId="31602E50" w14:textId="7871949F" w:rsidR="00B3530E" w:rsidDel="00077E80" w:rsidRDefault="007D7B03">
      <w:pPr>
        <w:rPr>
          <w:del w:id="2480" w:author="Alain Komin" w:date="2022-08-29T15:33:00Z"/>
          <w:rFonts w:cs="Arial"/>
          <w:sz w:val="21"/>
          <w:szCs w:val="21"/>
          <w:shd w:val="clear" w:color="auto" w:fill="FFFFFF"/>
        </w:rPr>
      </w:pPr>
      <w:ins w:id="2481" w:author="Sebastian Gonzalez" w:date="2022-05-18T12:26:00Z">
        <w:del w:id="2482" w:author="Alain Komin" w:date="2022-08-29T15:33:00Z">
          <w:r w:rsidRPr="000978BD" w:rsidDel="00B3530E">
            <w:rPr>
              <w:rFonts w:cs="Arial"/>
              <w:i/>
              <w:iCs/>
              <w:sz w:val="21"/>
              <w:szCs w:val="21"/>
              <w:shd w:val="clear" w:color="auto" w:fill="FFFFFF"/>
            </w:rPr>
            <w:delText>When navigating to the product details page in Desktop, Mobile and Tablet, the SKU# needs to be visible next to the product name and have the same font style, size and color as the product name</w:delText>
          </w:r>
          <w:r w:rsidDel="00B3530E">
            <w:rPr>
              <w:rFonts w:cs="Arial"/>
              <w:i/>
              <w:iCs/>
              <w:sz w:val="21"/>
              <w:szCs w:val="21"/>
              <w:shd w:val="clear" w:color="auto" w:fill="FFFFFF"/>
            </w:rPr>
            <w:delText>.</w:delText>
          </w:r>
        </w:del>
      </w:ins>
      <w:ins w:id="2483" w:author="Alain Komin" w:date="2022-08-29T15:30:00Z">
        <w:r w:rsidR="00B3530E">
          <w:rPr>
            <w:rFonts w:cs="Arial"/>
            <w:sz w:val="21"/>
            <w:szCs w:val="21"/>
            <w:shd w:val="clear" w:color="auto" w:fill="FFFFFF"/>
          </w:rPr>
          <w:t xml:space="preserve">This customization will allow the administrator to select </w:t>
        </w:r>
      </w:ins>
      <w:ins w:id="2484" w:author="Alain Komin" w:date="2022-09-27T10:49:00Z">
        <w:r w:rsidR="008A5D4F">
          <w:rPr>
            <w:rFonts w:cs="Arial"/>
            <w:sz w:val="21"/>
            <w:szCs w:val="21"/>
            <w:shd w:val="clear" w:color="auto" w:fill="FFFFFF"/>
          </w:rPr>
          <w:t xml:space="preserve">all necessary </w:t>
        </w:r>
      </w:ins>
      <w:ins w:id="2485" w:author="Alain Komin" w:date="2022-09-28T10:11:00Z">
        <w:r w:rsidR="00077E80">
          <w:rPr>
            <w:rFonts w:cs="Arial"/>
            <w:sz w:val="21"/>
            <w:szCs w:val="21"/>
            <w:shd w:val="clear" w:color="auto" w:fill="FFFFFF"/>
          </w:rPr>
          <w:t>t</w:t>
        </w:r>
      </w:ins>
      <w:ins w:id="2486" w:author="Alain Komin" w:date="2022-09-27T10:49:00Z">
        <w:r w:rsidR="008A5D4F">
          <w:rPr>
            <w:rFonts w:cs="Arial"/>
            <w:sz w:val="21"/>
            <w:szCs w:val="21"/>
            <w:shd w:val="clear" w:color="auto" w:fill="FFFFFF"/>
          </w:rPr>
          <w:t xml:space="preserve">ransaction </w:t>
        </w:r>
      </w:ins>
      <w:ins w:id="2487" w:author="Alain Komin" w:date="2022-09-28T10:11:00Z">
        <w:r w:rsidR="00077E80">
          <w:rPr>
            <w:rFonts w:cs="Arial"/>
            <w:sz w:val="21"/>
            <w:szCs w:val="21"/>
            <w:shd w:val="clear" w:color="auto" w:fill="FFFFFF"/>
          </w:rPr>
          <w:t>b</w:t>
        </w:r>
      </w:ins>
      <w:ins w:id="2488" w:author="Alain Komin" w:date="2022-09-27T10:49:00Z">
        <w:r w:rsidR="008A5D4F">
          <w:rPr>
            <w:rFonts w:cs="Arial"/>
            <w:sz w:val="21"/>
            <w:szCs w:val="21"/>
            <w:shd w:val="clear" w:color="auto" w:fill="FFFFFF"/>
          </w:rPr>
          <w:t>ody</w:t>
        </w:r>
      </w:ins>
      <w:ins w:id="2489" w:author="Alain Komin" w:date="2022-08-29T15:30:00Z">
        <w:r w:rsidR="00B3530E">
          <w:rPr>
            <w:rFonts w:cs="Arial"/>
            <w:sz w:val="21"/>
            <w:szCs w:val="21"/>
            <w:shd w:val="clear" w:color="auto" w:fill="FFFFFF"/>
          </w:rPr>
          <w:t xml:space="preserve"> fields to be displayed at </w:t>
        </w:r>
      </w:ins>
      <w:ins w:id="2490" w:author="Alain Komin" w:date="2022-08-29T15:31:00Z">
        <w:r w:rsidR="00B3530E">
          <w:rPr>
            <w:rFonts w:cs="Arial"/>
            <w:sz w:val="21"/>
            <w:szCs w:val="21"/>
            <w:shd w:val="clear" w:color="auto" w:fill="FFFFFF"/>
          </w:rPr>
          <w:t>checkout</w:t>
        </w:r>
      </w:ins>
      <w:ins w:id="2491" w:author="Alain Komin" w:date="2022-09-07T13:58:00Z">
        <w:r w:rsidR="007313B0">
          <w:rPr>
            <w:rFonts w:cs="Arial"/>
            <w:sz w:val="21"/>
            <w:szCs w:val="21"/>
            <w:shd w:val="clear" w:color="auto" w:fill="FFFFFF"/>
          </w:rPr>
          <w:t xml:space="preserve"> based on the type of order </w:t>
        </w:r>
      </w:ins>
      <w:ins w:id="2492" w:author="Alain Komin" w:date="2022-09-07T13:59:00Z">
        <w:r w:rsidR="007313B0">
          <w:rPr>
            <w:rFonts w:cs="Arial"/>
            <w:sz w:val="21"/>
            <w:szCs w:val="21"/>
            <w:shd w:val="clear" w:color="auto" w:fill="FFFFFF"/>
          </w:rPr>
          <w:t>(Marketing or Equipment).</w:t>
        </w:r>
      </w:ins>
      <w:ins w:id="2493" w:author="Alain Komin" w:date="2022-09-27T10:50:00Z">
        <w:r w:rsidR="008A5D4F">
          <w:rPr>
            <w:rFonts w:cs="Arial"/>
            <w:sz w:val="21"/>
            <w:szCs w:val="21"/>
            <w:shd w:val="clear" w:color="auto" w:fill="FFFFFF"/>
          </w:rPr>
          <w:t xml:space="preserve"> It will be possible to specify the order in which the fields will be displayed.</w:t>
        </w:r>
      </w:ins>
    </w:p>
    <w:p w14:paraId="385F975E" w14:textId="77777777" w:rsidR="00077E80" w:rsidRPr="00B3530E" w:rsidRDefault="00077E80">
      <w:pPr>
        <w:rPr>
          <w:ins w:id="2494" w:author="Alain Komin" w:date="2022-09-28T10:11:00Z"/>
          <w:rFonts w:cs="Arial"/>
          <w:sz w:val="21"/>
          <w:szCs w:val="21"/>
          <w:shd w:val="clear" w:color="auto" w:fill="FFFFFF"/>
          <w:rPrChange w:id="2495" w:author="Alain Komin" w:date="2022-08-29T15:29:00Z">
            <w:rPr>
              <w:ins w:id="2496" w:author="Alain Komin" w:date="2022-09-28T10:11:00Z"/>
              <w:shd w:val="clear" w:color="auto" w:fill="FFFFFF"/>
            </w:rPr>
          </w:rPrChange>
        </w:rPr>
        <w:pPrChange w:id="2497" w:author="Alain Komin" w:date="2022-08-29T15:29:00Z">
          <w:pPr>
            <w:pStyle w:val="ListParagraph"/>
            <w:numPr>
              <w:numId w:val="12"/>
            </w:numPr>
            <w:ind w:left="720" w:hanging="360"/>
          </w:pPr>
        </w:pPrChange>
      </w:pPr>
    </w:p>
    <w:p w14:paraId="1CD57553" w14:textId="71F71968" w:rsidR="00722948" w:rsidRPr="007D7B03" w:rsidDel="00B3530E" w:rsidRDefault="007D7B03">
      <w:pPr>
        <w:pStyle w:val="Heading1"/>
        <w:rPr>
          <w:del w:id="2498" w:author="Alain Komin" w:date="2022-08-29T15:33:00Z"/>
        </w:rPr>
      </w:pPr>
      <w:ins w:id="2499" w:author="Sebastian Gonzalez" w:date="2022-05-18T12:26:00Z">
        <w:del w:id="2500" w:author="Alain Komin" w:date="2022-08-29T15:33:00Z">
          <w:r w:rsidRPr="00CC5B34" w:rsidDel="00B3530E">
            <w:rPr>
              <w:b/>
              <w:bCs/>
              <w:color w:val="0070C0"/>
            </w:rPr>
            <w:delText>(DELETE TEXT ABOVE ONCE THIS SECTION IS COMPLETED)</w:delText>
          </w:r>
        </w:del>
      </w:ins>
      <w:del w:id="2501" w:author="Alain Komin" w:date="2022-08-29T15:33:00Z">
        <w:r w:rsidR="0038123D" w:rsidDel="00B3530E">
          <w:delText>TransnetYX understands that any item that is available to ship upon harvest should have the shipping days blank.</w:delText>
        </w:r>
        <w:bookmarkStart w:id="2502" w:name="_Toc97815104"/>
        <w:bookmarkStart w:id="2503" w:name="_Toc97815235"/>
        <w:bookmarkStart w:id="2504" w:name="_Toc97816099"/>
        <w:bookmarkStart w:id="2505" w:name="_Toc97816688"/>
        <w:bookmarkStart w:id="2506" w:name="_Toc103766448"/>
        <w:bookmarkStart w:id="2507" w:name="_Toc103766527"/>
        <w:bookmarkStart w:id="2508" w:name="_Toc103768546"/>
        <w:bookmarkStart w:id="2509" w:name="_Toc103768625"/>
        <w:bookmarkStart w:id="2510" w:name="_Toc103768704"/>
        <w:bookmarkStart w:id="2511" w:name="_Toc103768783"/>
        <w:bookmarkStart w:id="2512" w:name="_Toc103768877"/>
        <w:bookmarkStart w:id="2513" w:name="_Toc103769035"/>
        <w:bookmarkStart w:id="2514" w:name="_Toc103769114"/>
        <w:bookmarkStart w:id="2515" w:name="_Toc103769193"/>
        <w:bookmarkStart w:id="2516" w:name="_Toc103769272"/>
        <w:bookmarkStart w:id="2517" w:name="_Toc103769351"/>
        <w:bookmarkStart w:id="2518" w:name="_Toc103769445"/>
        <w:bookmarkStart w:id="2519" w:name="_Toc103769524"/>
        <w:bookmarkStart w:id="2520" w:name="_Toc103769603"/>
        <w:bookmarkStart w:id="2521" w:name="_Toc103769683"/>
        <w:bookmarkStart w:id="2522" w:name="_Toc103769759"/>
        <w:bookmarkStart w:id="2523" w:name="_Toc103769834"/>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del>
    </w:p>
    <w:p w14:paraId="30BA87A8" w14:textId="26256558" w:rsidR="0038123D" w:rsidDel="00B27452" w:rsidRDefault="0038123D">
      <w:pPr>
        <w:pStyle w:val="Heading1"/>
        <w:rPr>
          <w:del w:id="2524" w:author="Sebastian Gonzalez" w:date="2022-05-18T12:25:00Z"/>
        </w:rPr>
        <w:pPrChange w:id="2525" w:author="Sebastian Gonzalez" w:date="2022-05-18T12:12:00Z">
          <w:pPr>
            <w:pStyle w:val="ListParagraph"/>
            <w:numPr>
              <w:numId w:val="7"/>
            </w:numPr>
            <w:ind w:left="720" w:hanging="360"/>
          </w:pPr>
        </w:pPrChange>
      </w:pPr>
      <w:del w:id="2526" w:author="Sebastian Gonzalez" w:date="2022-05-18T12:25:00Z">
        <w:r w:rsidDel="00B27452">
          <w:delText>TransnetYX will be responsible for populating the calendar in the configuration record for any days they are closed for business excluding Saturday and Sunday.</w:delText>
        </w:r>
        <w:bookmarkStart w:id="2527" w:name="_Toc97815105"/>
        <w:bookmarkStart w:id="2528" w:name="_Toc97815236"/>
        <w:bookmarkStart w:id="2529" w:name="_Toc97816100"/>
        <w:bookmarkStart w:id="2530" w:name="_Toc97816689"/>
        <w:bookmarkStart w:id="2531" w:name="_Toc103766449"/>
        <w:bookmarkStart w:id="2532" w:name="_Toc103766528"/>
        <w:bookmarkStart w:id="2533" w:name="_Toc103768547"/>
        <w:bookmarkStart w:id="2534" w:name="_Toc103768626"/>
        <w:bookmarkStart w:id="2535" w:name="_Toc103768705"/>
        <w:bookmarkStart w:id="2536" w:name="_Toc103768784"/>
        <w:bookmarkStart w:id="2537" w:name="_Toc103768878"/>
        <w:bookmarkStart w:id="2538" w:name="_Toc103769036"/>
        <w:bookmarkStart w:id="2539" w:name="_Toc103769115"/>
        <w:bookmarkStart w:id="2540" w:name="_Toc103769194"/>
        <w:bookmarkStart w:id="2541" w:name="_Toc103769273"/>
        <w:bookmarkStart w:id="2542" w:name="_Toc103769352"/>
        <w:bookmarkStart w:id="2543" w:name="_Toc103769446"/>
        <w:bookmarkStart w:id="2544" w:name="_Toc103769525"/>
        <w:bookmarkStart w:id="2545" w:name="_Toc103769604"/>
        <w:bookmarkStart w:id="2546" w:name="_Toc103769684"/>
        <w:bookmarkStart w:id="2547" w:name="_Toc103769760"/>
        <w:bookmarkStart w:id="2548" w:name="_Toc103769835"/>
        <w:bookmarkStart w:id="2549" w:name="_Toc103769849"/>
        <w:bookmarkStart w:id="2550" w:name="_Toc103769863"/>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del>
    </w:p>
    <w:p w14:paraId="2C389817" w14:textId="2B4C2E3F" w:rsidR="0038123D" w:rsidRPr="006E6617" w:rsidDel="00B27452" w:rsidRDefault="0038123D">
      <w:pPr>
        <w:pStyle w:val="Heading1"/>
        <w:rPr>
          <w:ins w:id="2551" w:author="Bertorelli, Yvonne A" w:date="2021-11-02T14:31:00Z"/>
          <w:del w:id="2552" w:author="Sebastian Gonzalez" w:date="2022-05-18T12:25:00Z"/>
          <w:rFonts w:eastAsiaTheme="minorHAnsi"/>
          <w:rPrChange w:id="2553" w:author="Bertorelli, Yvonne A" w:date="2021-11-02T14:31:00Z">
            <w:rPr>
              <w:ins w:id="2554" w:author="Bertorelli, Yvonne A" w:date="2021-11-02T14:31:00Z"/>
              <w:del w:id="2555" w:author="Sebastian Gonzalez" w:date="2022-05-18T12:25:00Z"/>
              <w:rFonts w:eastAsia="Times New Roman"/>
              <w:color w:val="0070C0"/>
            </w:rPr>
          </w:rPrChange>
        </w:rPr>
        <w:pPrChange w:id="2556" w:author="Sebastian Gonzalez" w:date="2022-05-18T12:12:00Z">
          <w:pPr>
            <w:pStyle w:val="ListParagraph"/>
            <w:numPr>
              <w:numId w:val="7"/>
            </w:numPr>
            <w:ind w:left="720" w:hanging="360"/>
          </w:pPr>
        </w:pPrChange>
      </w:pPr>
      <w:del w:id="2557" w:author="Sebastian Gonzalez" w:date="2022-05-18T12:25:00Z">
        <w:r w:rsidRPr="0038123D" w:rsidDel="00B27452">
          <w:delText>All the days off/lead time calculations will be based on the NS server time zone which is PDT.</w:delText>
        </w:r>
      </w:del>
      <w:bookmarkStart w:id="2558" w:name="_Toc97815106"/>
      <w:bookmarkStart w:id="2559" w:name="_Toc97815237"/>
      <w:bookmarkStart w:id="2560" w:name="_Toc97816101"/>
      <w:bookmarkStart w:id="2561" w:name="_Toc97816690"/>
      <w:bookmarkStart w:id="2562" w:name="_Toc103766450"/>
      <w:bookmarkStart w:id="2563" w:name="_Toc103766529"/>
      <w:bookmarkStart w:id="2564" w:name="_Toc103768548"/>
      <w:bookmarkStart w:id="2565" w:name="_Toc103768627"/>
      <w:bookmarkStart w:id="2566" w:name="_Toc103768706"/>
      <w:bookmarkStart w:id="2567" w:name="_Toc103768785"/>
      <w:bookmarkStart w:id="2568" w:name="_Toc103768879"/>
      <w:bookmarkStart w:id="2569" w:name="_Toc103769037"/>
      <w:bookmarkStart w:id="2570" w:name="_Toc103769116"/>
      <w:bookmarkStart w:id="2571" w:name="_Toc103769195"/>
      <w:bookmarkStart w:id="2572" w:name="_Toc103769274"/>
      <w:bookmarkStart w:id="2573" w:name="_Toc103769353"/>
      <w:bookmarkStart w:id="2574" w:name="_Toc103769447"/>
      <w:bookmarkStart w:id="2575" w:name="_Toc103769526"/>
      <w:bookmarkStart w:id="2576" w:name="_Toc103769605"/>
      <w:bookmarkStart w:id="2577" w:name="_Toc103769685"/>
      <w:bookmarkStart w:id="2578" w:name="_Toc103769761"/>
      <w:bookmarkStart w:id="2579" w:name="_Toc103769836"/>
      <w:bookmarkStart w:id="2580" w:name="_Toc103769850"/>
      <w:bookmarkStart w:id="2581" w:name="_Toc103769864"/>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p>
    <w:p w14:paraId="19925B68" w14:textId="4EC1BFBA" w:rsidR="006E6617" w:rsidRPr="0038123D" w:rsidDel="00B27452" w:rsidRDefault="006E6617">
      <w:pPr>
        <w:pStyle w:val="Heading1"/>
        <w:rPr>
          <w:del w:id="2582" w:author="Sebastian Gonzalez" w:date="2022-05-18T12:25:00Z"/>
        </w:rPr>
        <w:pPrChange w:id="2583" w:author="Sebastian Gonzalez" w:date="2022-05-18T12:12:00Z">
          <w:pPr>
            <w:pStyle w:val="ListParagraph"/>
            <w:numPr>
              <w:numId w:val="7"/>
            </w:numPr>
            <w:ind w:left="720" w:hanging="360"/>
          </w:pPr>
        </w:pPrChange>
      </w:pPr>
      <w:ins w:id="2584" w:author="Bertorelli, Yvonne A" w:date="2021-11-02T14:31:00Z">
        <w:del w:id="2585" w:author="Sebastian Gonzalez" w:date="2022-05-18T12:25:00Z">
          <w:r w:rsidDel="00B27452">
            <w:delText>Non shipping dates will be Friday, Saturday and Sunday.</w:delText>
          </w:r>
        </w:del>
      </w:ins>
      <w:bookmarkStart w:id="2586" w:name="_Toc97815107"/>
      <w:bookmarkStart w:id="2587" w:name="_Toc97815238"/>
      <w:bookmarkStart w:id="2588" w:name="_Toc97816102"/>
      <w:bookmarkStart w:id="2589" w:name="_Toc97816691"/>
      <w:bookmarkStart w:id="2590" w:name="_Toc103766451"/>
      <w:bookmarkStart w:id="2591" w:name="_Toc103766530"/>
      <w:bookmarkStart w:id="2592" w:name="_Toc103768549"/>
      <w:bookmarkStart w:id="2593" w:name="_Toc103768628"/>
      <w:bookmarkStart w:id="2594" w:name="_Toc103768707"/>
      <w:bookmarkStart w:id="2595" w:name="_Toc103768786"/>
      <w:bookmarkStart w:id="2596" w:name="_Toc103768880"/>
      <w:bookmarkStart w:id="2597" w:name="_Toc103769038"/>
      <w:bookmarkStart w:id="2598" w:name="_Toc103769117"/>
      <w:bookmarkStart w:id="2599" w:name="_Toc103769196"/>
      <w:bookmarkStart w:id="2600" w:name="_Toc103769275"/>
      <w:bookmarkStart w:id="2601" w:name="_Toc103769354"/>
      <w:bookmarkStart w:id="2602" w:name="_Toc103769448"/>
      <w:bookmarkStart w:id="2603" w:name="_Toc103769527"/>
      <w:bookmarkStart w:id="2604" w:name="_Toc103769606"/>
      <w:bookmarkStart w:id="2605" w:name="_Toc103769686"/>
      <w:bookmarkStart w:id="2606" w:name="_Toc103769762"/>
      <w:bookmarkStart w:id="2607" w:name="_Toc103769837"/>
      <w:bookmarkStart w:id="2608" w:name="_Toc103769851"/>
      <w:bookmarkStart w:id="2609" w:name="_Toc103769865"/>
      <w:bookmarkStart w:id="2610" w:name="_Toc103769877"/>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p>
    <w:p w14:paraId="0DE4B5B7" w14:textId="79E51D28" w:rsidR="00FE5BEC" w:rsidDel="00B27452" w:rsidRDefault="00FE5BEC">
      <w:pPr>
        <w:pStyle w:val="Heading1"/>
        <w:rPr>
          <w:ins w:id="2611" w:author="Villaverde, Alfredo" w:date="2022-03-10T14:31:00Z"/>
          <w:del w:id="2612" w:author="Sebastian Gonzalez" w:date="2022-05-18T12:25:00Z"/>
        </w:rPr>
        <w:pPrChange w:id="2613" w:author="Sebastian Gonzalez" w:date="2022-05-18T12:12:00Z">
          <w:pPr>
            <w:pStyle w:val="Heading1"/>
            <w:numPr>
              <w:numId w:val="0"/>
            </w:numPr>
            <w:ind w:left="0" w:firstLine="0"/>
          </w:pPr>
        </w:pPrChange>
      </w:pPr>
    </w:p>
    <w:p w14:paraId="1D23F1FE" w14:textId="3C76C67D" w:rsidR="0071121C" w:rsidDel="007D7B03" w:rsidRDefault="008C7C9A" w:rsidP="0071121C">
      <w:pPr>
        <w:rPr>
          <w:ins w:id="2614" w:author="Villaverde, Alfredo" w:date="2022-03-10T15:01:00Z"/>
          <w:del w:id="2615" w:author="Sebastian Gonzalez" w:date="2022-05-18T12:26:00Z"/>
          <w:lang w:val="en-US"/>
        </w:rPr>
      </w:pPr>
      <w:ins w:id="2616" w:author="Villaverde, Alfredo" w:date="2022-03-10T15:08:00Z">
        <w:del w:id="2617" w:author="Sebastian Gonzalez" w:date="2022-05-18T12:26:00Z">
          <w:r w:rsidDel="007D7B03">
            <w:rPr>
              <w:lang w:val="en-US"/>
            </w:rPr>
            <w:delText xml:space="preserve">The below test cases should be executed to determine that the </w:delText>
          </w:r>
        </w:del>
      </w:ins>
      <w:ins w:id="2618" w:author="Villaverde, Alfredo" w:date="2022-03-10T15:01:00Z">
        <w:del w:id="2619" w:author="Sebastian Gonzalez" w:date="2022-05-18T12:26:00Z">
          <w:r w:rsidDel="007D7B03">
            <w:rPr>
              <w:lang w:val="en-US"/>
            </w:rPr>
            <w:delText xml:space="preserve">specified requirements </w:delText>
          </w:r>
        </w:del>
      </w:ins>
      <w:ins w:id="2620" w:author="Villaverde, Alfredo" w:date="2022-03-10T15:08:00Z">
        <w:del w:id="2621" w:author="Sebastian Gonzalez" w:date="2022-05-18T12:26:00Z">
          <w:r w:rsidDel="007D7B03">
            <w:rPr>
              <w:lang w:val="en-US"/>
            </w:rPr>
            <w:delText>have been</w:delText>
          </w:r>
        </w:del>
      </w:ins>
      <w:ins w:id="2622" w:author="Villaverde, Alfredo" w:date="2022-03-10T15:01:00Z">
        <w:del w:id="2623" w:author="Sebastian Gonzalez" w:date="2022-05-18T12:26:00Z">
          <w:r w:rsidDel="007D7B03">
            <w:rPr>
              <w:lang w:val="en-US"/>
            </w:rPr>
            <w:delText xml:space="preserve"> fulfilled</w:delText>
          </w:r>
        </w:del>
      </w:ins>
      <w:ins w:id="2624" w:author="Villaverde, Alfredo" w:date="2022-03-10T15:08:00Z">
        <w:del w:id="2625" w:author="Sebastian Gonzalez" w:date="2022-05-18T12:26:00Z">
          <w:r w:rsidDel="007D7B03">
            <w:rPr>
              <w:lang w:val="en-US"/>
            </w:rPr>
            <w:delText>.</w:delText>
          </w:r>
        </w:del>
      </w:ins>
    </w:p>
    <w:p w14:paraId="3ECC998F" w14:textId="644D703A" w:rsidR="009D54F5" w:rsidRPr="00CC5B34" w:rsidDel="007D7B03" w:rsidRDefault="008C7C9A" w:rsidP="008C7C9A">
      <w:pPr>
        <w:rPr>
          <w:ins w:id="2626" w:author="Villaverde, Alfredo" w:date="2022-03-10T15:01:00Z"/>
          <w:del w:id="2627" w:author="Sebastian Gonzalez" w:date="2022-05-18T12:26:00Z"/>
          <w:b/>
          <w:bCs/>
          <w:color w:val="0070C0"/>
          <w:lang w:val="en-US"/>
        </w:rPr>
      </w:pPr>
      <w:ins w:id="2628" w:author="Villaverde, Alfredo" w:date="2022-03-10T15:01:00Z">
        <w:del w:id="2629" w:author="Sebastian Gonzalez" w:date="2022-05-18T12:26:00Z">
          <w:r w:rsidRPr="00CC5B34" w:rsidDel="007D7B03">
            <w:rPr>
              <w:b/>
              <w:bCs/>
              <w:color w:val="0070C0"/>
              <w:lang w:val="en-US"/>
            </w:rPr>
            <w:delText>GUIDELINE FOR THIS SECTION (DELETE TEXT BELOW ONCE THIS SECTION IS COMPLETED)</w:delText>
          </w:r>
        </w:del>
      </w:ins>
    </w:p>
    <w:p w14:paraId="67EF4779" w14:textId="2B978BB3" w:rsidR="008C7C9A" w:rsidRPr="00706D9F" w:rsidDel="007D7B03" w:rsidRDefault="008C7C9A" w:rsidP="008C7C9A">
      <w:pPr>
        <w:rPr>
          <w:ins w:id="2630" w:author="Villaverde, Alfredo" w:date="2022-03-10T15:01:00Z"/>
          <w:del w:id="2631" w:author="Sebastian Gonzalez" w:date="2022-05-18T12:26:00Z"/>
          <w:rFonts w:cs="Arial"/>
          <w:i/>
          <w:iCs/>
          <w:sz w:val="21"/>
          <w:szCs w:val="21"/>
          <w:shd w:val="clear" w:color="auto" w:fill="FFFFFF"/>
          <w:rPrChange w:id="2632" w:author="Villaverde, Alfredo" w:date="2022-03-10T15:12:00Z">
            <w:rPr>
              <w:ins w:id="2633" w:author="Villaverde, Alfredo" w:date="2022-03-10T15:01:00Z"/>
              <w:del w:id="2634" w:author="Sebastian Gonzalez" w:date="2022-05-18T12:26:00Z"/>
              <w:rFonts w:cs="Arial"/>
              <w:sz w:val="21"/>
              <w:szCs w:val="21"/>
              <w:shd w:val="clear" w:color="auto" w:fill="FFFFFF"/>
            </w:rPr>
          </w:rPrChange>
        </w:rPr>
      </w:pPr>
      <w:ins w:id="2635" w:author="Villaverde, Alfredo" w:date="2022-03-10T15:01:00Z">
        <w:del w:id="2636" w:author="Sebastian Gonzalez" w:date="2022-05-18T12:26:00Z">
          <w:r w:rsidRPr="00706D9F" w:rsidDel="007D7B03">
            <w:rPr>
              <w:rFonts w:cs="Arial"/>
              <w:i/>
              <w:iCs/>
              <w:sz w:val="21"/>
              <w:szCs w:val="21"/>
              <w:shd w:val="clear" w:color="auto" w:fill="FFFFFF"/>
              <w:rPrChange w:id="2637" w:author="Villaverde, Alfredo" w:date="2022-03-10T15:12:00Z">
                <w:rPr>
                  <w:rFonts w:cs="Arial"/>
                  <w:sz w:val="21"/>
                  <w:szCs w:val="21"/>
                  <w:shd w:val="clear" w:color="auto" w:fill="FFFFFF"/>
                </w:rPr>
              </w:rPrChange>
            </w:rPr>
            <w:delText xml:space="preserve">List the </w:delText>
          </w:r>
        </w:del>
      </w:ins>
      <w:ins w:id="2638" w:author="Villaverde, Alfredo" w:date="2022-03-10T15:02:00Z">
        <w:del w:id="2639" w:author="Sebastian Gonzalez" w:date="2022-05-18T12:26:00Z">
          <w:r w:rsidRPr="00706D9F" w:rsidDel="007D7B03">
            <w:rPr>
              <w:rFonts w:cs="Arial"/>
              <w:i/>
              <w:iCs/>
              <w:sz w:val="21"/>
              <w:szCs w:val="21"/>
              <w:shd w:val="clear" w:color="auto" w:fill="FFFFFF"/>
              <w:rPrChange w:id="2640" w:author="Villaverde, Alfredo" w:date="2022-03-10T15:12:00Z">
                <w:rPr>
                  <w:rFonts w:cs="Arial"/>
                  <w:sz w:val="21"/>
                  <w:szCs w:val="21"/>
                  <w:shd w:val="clear" w:color="auto" w:fill="FFFFFF"/>
                </w:rPr>
              </w:rPrChange>
            </w:rPr>
            <w:delText xml:space="preserve">different </w:delText>
          </w:r>
        </w:del>
      </w:ins>
      <w:ins w:id="2641" w:author="Villaverde, Alfredo" w:date="2022-03-10T15:09:00Z">
        <w:del w:id="2642" w:author="Sebastian Gonzalez" w:date="2022-05-18T12:26:00Z">
          <w:r w:rsidRPr="00706D9F" w:rsidDel="007D7B03">
            <w:rPr>
              <w:rFonts w:cs="Arial"/>
              <w:i/>
              <w:iCs/>
              <w:sz w:val="21"/>
              <w:szCs w:val="21"/>
              <w:shd w:val="clear" w:color="auto" w:fill="FFFFFF"/>
              <w:rPrChange w:id="2643" w:author="Villaverde, Alfredo" w:date="2022-03-10T15:12:00Z">
                <w:rPr>
                  <w:rFonts w:cs="Arial"/>
                  <w:sz w:val="21"/>
                  <w:szCs w:val="21"/>
                  <w:shd w:val="clear" w:color="auto" w:fill="FFFFFF"/>
                </w:rPr>
              </w:rPrChange>
            </w:rPr>
            <w:delText xml:space="preserve">ways each user story created in the business needs section should be tested to </w:delText>
          </w:r>
        </w:del>
      </w:ins>
      <w:ins w:id="2644" w:author="Villaverde, Alfredo" w:date="2022-03-10T15:02:00Z">
        <w:del w:id="2645" w:author="Sebastian Gonzalez" w:date="2022-05-18T12:26:00Z">
          <w:r w:rsidRPr="00706D9F" w:rsidDel="007D7B03">
            <w:rPr>
              <w:rFonts w:cs="Arial"/>
              <w:i/>
              <w:iCs/>
              <w:sz w:val="21"/>
              <w:szCs w:val="21"/>
              <w:shd w:val="clear" w:color="auto" w:fill="FFFFFF"/>
              <w:rPrChange w:id="2646" w:author="Villaverde, Alfredo" w:date="2022-03-10T15:12:00Z">
                <w:rPr>
                  <w:rFonts w:cs="Arial"/>
                  <w:sz w:val="21"/>
                  <w:szCs w:val="21"/>
                  <w:shd w:val="clear" w:color="auto" w:fill="FFFFFF"/>
                </w:rPr>
              </w:rPrChange>
            </w:rPr>
            <w:delText>satisfy the requirement.</w:delText>
          </w:r>
        </w:del>
      </w:ins>
    </w:p>
    <w:p w14:paraId="6195D867" w14:textId="2862475F" w:rsidR="008C7C9A" w:rsidRPr="00706D9F" w:rsidDel="007D7B03" w:rsidRDefault="008C7C9A" w:rsidP="008C7C9A">
      <w:pPr>
        <w:rPr>
          <w:ins w:id="2647" w:author="Villaverde, Alfredo" w:date="2022-03-10T15:01:00Z"/>
          <w:del w:id="2648" w:author="Sebastian Gonzalez" w:date="2022-05-18T12:26:00Z"/>
          <w:rFonts w:cs="Arial"/>
          <w:i/>
          <w:iCs/>
          <w:sz w:val="21"/>
          <w:szCs w:val="21"/>
          <w:shd w:val="clear" w:color="auto" w:fill="FFFFFF"/>
          <w:rPrChange w:id="2649" w:author="Villaverde, Alfredo" w:date="2022-03-10T15:12:00Z">
            <w:rPr>
              <w:ins w:id="2650" w:author="Villaverde, Alfredo" w:date="2022-03-10T15:01:00Z"/>
              <w:del w:id="2651" w:author="Sebastian Gonzalez" w:date="2022-05-18T12:26:00Z"/>
              <w:rFonts w:cs="Arial"/>
              <w:sz w:val="21"/>
              <w:szCs w:val="21"/>
              <w:shd w:val="clear" w:color="auto" w:fill="FFFFFF"/>
            </w:rPr>
          </w:rPrChange>
        </w:rPr>
      </w:pPr>
      <w:ins w:id="2652" w:author="Villaverde, Alfredo" w:date="2022-03-10T15:01:00Z">
        <w:del w:id="2653" w:author="Sebastian Gonzalez" w:date="2022-05-18T12:26:00Z">
          <w:r w:rsidRPr="00706D9F" w:rsidDel="007D7B03">
            <w:rPr>
              <w:rFonts w:cs="Arial"/>
              <w:i/>
              <w:iCs/>
              <w:sz w:val="21"/>
              <w:szCs w:val="21"/>
              <w:shd w:val="clear" w:color="auto" w:fill="FFFFFF"/>
              <w:rPrChange w:id="2654" w:author="Villaverde, Alfredo" w:date="2022-03-10T15:12:00Z">
                <w:rPr>
                  <w:rFonts w:cs="Arial"/>
                  <w:sz w:val="21"/>
                  <w:szCs w:val="21"/>
                  <w:shd w:val="clear" w:color="auto" w:fill="FFFFFF"/>
                </w:rPr>
              </w:rPrChange>
            </w:rPr>
            <w:delText>For example:</w:delText>
          </w:r>
        </w:del>
      </w:ins>
    </w:p>
    <w:p w14:paraId="329B1D3C" w14:textId="1A340770" w:rsidR="008C7C9A" w:rsidRPr="00042D78" w:rsidDel="007D7B03" w:rsidRDefault="008C7C9A">
      <w:pPr>
        <w:pStyle w:val="ListParagraph"/>
        <w:numPr>
          <w:ilvl w:val="0"/>
          <w:numId w:val="12"/>
        </w:numPr>
        <w:rPr>
          <w:ins w:id="2655" w:author="Villaverde, Alfredo" w:date="2022-03-10T15:01:00Z"/>
          <w:del w:id="2656" w:author="Sebastian Gonzalez" w:date="2022-05-18T12:26:00Z"/>
          <w:rFonts w:cs="Arial"/>
          <w:i/>
          <w:iCs/>
          <w:sz w:val="21"/>
          <w:szCs w:val="21"/>
          <w:shd w:val="clear" w:color="auto" w:fill="FFFFFF"/>
          <w:rPrChange w:id="2657" w:author="Villaverde, Alfredo" w:date="2022-03-10T15:14:00Z">
            <w:rPr>
              <w:ins w:id="2658" w:author="Villaverde, Alfredo" w:date="2022-03-10T15:01:00Z"/>
              <w:del w:id="2659" w:author="Sebastian Gonzalez" w:date="2022-05-18T12:26:00Z"/>
              <w:rFonts w:cs="Arial"/>
              <w:color w:val="0070C0"/>
              <w:sz w:val="21"/>
              <w:szCs w:val="21"/>
              <w:shd w:val="clear" w:color="auto" w:fill="FFFFFF"/>
            </w:rPr>
          </w:rPrChange>
        </w:rPr>
      </w:pPr>
      <w:ins w:id="2660" w:author="Villaverde, Alfredo" w:date="2022-03-10T15:04:00Z">
        <w:del w:id="2661" w:author="Sebastian Gonzalez" w:date="2022-05-18T12:26:00Z">
          <w:r w:rsidRPr="00706D9F" w:rsidDel="007D7B03">
            <w:rPr>
              <w:rFonts w:cs="Arial"/>
              <w:i/>
              <w:iCs/>
              <w:sz w:val="21"/>
              <w:szCs w:val="21"/>
              <w:shd w:val="clear" w:color="auto" w:fill="FFFFFF"/>
              <w:rPrChange w:id="2662" w:author="Villaverde, Alfredo" w:date="2022-03-10T15:12:00Z">
                <w:rPr>
                  <w:rFonts w:cs="Arial"/>
                  <w:sz w:val="21"/>
                  <w:szCs w:val="21"/>
                  <w:shd w:val="clear" w:color="auto" w:fill="FFFFFF"/>
                </w:rPr>
              </w:rPrChange>
            </w:rPr>
            <w:delText xml:space="preserve">When navigating to the product details page in Desktop, Mobile and Tablet, the SKU# needs to be </w:delText>
          </w:r>
        </w:del>
      </w:ins>
      <w:ins w:id="2663" w:author="Villaverde, Alfredo" w:date="2022-03-10T15:05:00Z">
        <w:del w:id="2664" w:author="Sebastian Gonzalez" w:date="2022-05-18T12:26:00Z">
          <w:r w:rsidRPr="00706D9F" w:rsidDel="007D7B03">
            <w:rPr>
              <w:rFonts w:cs="Arial"/>
              <w:i/>
              <w:iCs/>
              <w:sz w:val="21"/>
              <w:szCs w:val="21"/>
              <w:shd w:val="clear" w:color="auto" w:fill="FFFFFF"/>
              <w:rPrChange w:id="2665" w:author="Villaverde, Alfredo" w:date="2022-03-10T15:12:00Z">
                <w:rPr>
                  <w:rFonts w:cs="Arial"/>
                  <w:sz w:val="21"/>
                  <w:szCs w:val="21"/>
                  <w:shd w:val="clear" w:color="auto" w:fill="FFFFFF"/>
                </w:rPr>
              </w:rPrChange>
            </w:rPr>
            <w:delText xml:space="preserve">visible next to the </w:delText>
          </w:r>
        </w:del>
      </w:ins>
      <w:ins w:id="2666" w:author="Villaverde, Alfredo" w:date="2022-03-10T15:01:00Z">
        <w:del w:id="2667" w:author="Sebastian Gonzalez" w:date="2022-05-18T12:26:00Z">
          <w:r w:rsidRPr="00706D9F" w:rsidDel="007D7B03">
            <w:rPr>
              <w:rFonts w:cs="Arial"/>
              <w:i/>
              <w:iCs/>
              <w:sz w:val="21"/>
              <w:szCs w:val="21"/>
              <w:shd w:val="clear" w:color="auto" w:fill="FFFFFF"/>
              <w:rPrChange w:id="2668" w:author="Villaverde, Alfredo" w:date="2022-03-10T15:12:00Z">
                <w:rPr>
                  <w:rFonts w:cs="Arial"/>
                  <w:sz w:val="21"/>
                  <w:szCs w:val="21"/>
                  <w:shd w:val="clear" w:color="auto" w:fill="FFFFFF"/>
                </w:rPr>
              </w:rPrChange>
            </w:rPr>
            <w:delText>product name</w:delText>
          </w:r>
        </w:del>
      </w:ins>
      <w:ins w:id="2669" w:author="Villaverde, Alfredo" w:date="2022-03-10T15:11:00Z">
        <w:del w:id="2670" w:author="Sebastian Gonzalez" w:date="2022-05-18T12:26:00Z">
          <w:r w:rsidR="00706D9F" w:rsidRPr="00706D9F" w:rsidDel="007D7B03">
            <w:rPr>
              <w:rFonts w:cs="Arial"/>
              <w:i/>
              <w:iCs/>
              <w:sz w:val="21"/>
              <w:szCs w:val="21"/>
              <w:shd w:val="clear" w:color="auto" w:fill="FFFFFF"/>
              <w:rPrChange w:id="2671" w:author="Villaverde, Alfredo" w:date="2022-03-10T15:12:00Z">
                <w:rPr>
                  <w:rFonts w:cs="Arial"/>
                  <w:sz w:val="21"/>
                  <w:szCs w:val="21"/>
                  <w:shd w:val="clear" w:color="auto" w:fill="FFFFFF"/>
                </w:rPr>
              </w:rPrChange>
            </w:rPr>
            <w:delText xml:space="preserve"> and have </w:delText>
          </w:r>
        </w:del>
      </w:ins>
      <w:ins w:id="2672" w:author="Villaverde, Alfredo" w:date="2022-03-10T15:10:00Z">
        <w:del w:id="2673" w:author="Sebastian Gonzalez" w:date="2022-05-18T12:26:00Z">
          <w:r w:rsidR="00706D9F" w:rsidRPr="00706D9F" w:rsidDel="007D7B03">
            <w:rPr>
              <w:rFonts w:cs="Arial"/>
              <w:i/>
              <w:iCs/>
              <w:sz w:val="21"/>
              <w:szCs w:val="21"/>
              <w:shd w:val="clear" w:color="auto" w:fill="FFFFFF"/>
              <w:rPrChange w:id="2674" w:author="Villaverde, Alfredo" w:date="2022-03-10T15:12:00Z">
                <w:rPr>
                  <w:rFonts w:cs="Arial"/>
                  <w:sz w:val="21"/>
                  <w:szCs w:val="21"/>
                  <w:shd w:val="clear" w:color="auto" w:fill="FFFFFF"/>
                </w:rPr>
              </w:rPrChange>
            </w:rPr>
            <w:delText>the same font style, size and color as the product name</w:delText>
          </w:r>
        </w:del>
      </w:ins>
      <w:ins w:id="2675" w:author="Villaverde, Alfredo" w:date="2022-03-10T15:14:00Z">
        <w:del w:id="2676" w:author="Sebastian Gonzalez" w:date="2022-05-18T12:26:00Z">
          <w:r w:rsidR="00042D78" w:rsidDel="007D7B03">
            <w:rPr>
              <w:rFonts w:cs="Arial"/>
              <w:i/>
              <w:iCs/>
              <w:sz w:val="21"/>
              <w:szCs w:val="21"/>
              <w:shd w:val="clear" w:color="auto" w:fill="FFFFFF"/>
            </w:rPr>
            <w:delText>.</w:delText>
          </w:r>
        </w:del>
      </w:ins>
    </w:p>
    <w:p w14:paraId="1BEF2272" w14:textId="590E2103" w:rsidR="008C7C9A" w:rsidDel="009D54F5" w:rsidRDefault="008C7C9A" w:rsidP="008C7C9A">
      <w:pPr>
        <w:rPr>
          <w:ins w:id="2677" w:author="Villaverde, Alfredo" w:date="2022-03-10T14:31:00Z"/>
          <w:del w:id="2678" w:author="Sebastian Gonzalez" w:date="2022-05-18T12:02:00Z"/>
          <w:lang w:val="en-US"/>
        </w:rPr>
      </w:pPr>
      <w:ins w:id="2679" w:author="Villaverde, Alfredo" w:date="2022-03-10T15:01:00Z">
        <w:del w:id="2680" w:author="Sebastian Gonzalez" w:date="2022-05-18T12:26:00Z">
          <w:r w:rsidRPr="00CC5B34" w:rsidDel="007D7B03">
            <w:rPr>
              <w:b/>
              <w:bCs/>
              <w:color w:val="0070C0"/>
              <w:lang w:val="en-US"/>
            </w:rPr>
            <w:delText>(DELETE TEXT ABOVE ONCE THIS SECTION IS COMPLETED)</w:delText>
          </w:r>
        </w:del>
      </w:ins>
    </w:p>
    <w:p w14:paraId="42DEF750" w14:textId="77777777" w:rsidR="0071121C" w:rsidRPr="0071121C" w:rsidDel="009D54F5" w:rsidRDefault="0071121C">
      <w:pPr>
        <w:rPr>
          <w:del w:id="2681" w:author="Sebastian Gonzalez" w:date="2022-05-18T12:02:00Z"/>
          <w:lang w:val="en-US"/>
          <w:rPrChange w:id="2682" w:author="Villaverde, Alfredo" w:date="2022-03-10T14:31:00Z">
            <w:rPr>
              <w:del w:id="2683" w:author="Sebastian Gonzalez" w:date="2022-05-18T12:02:00Z"/>
            </w:rPr>
          </w:rPrChange>
        </w:rPr>
      </w:pPr>
    </w:p>
    <w:p w14:paraId="38B2A422" w14:textId="51583590" w:rsidR="001B16C8" w:rsidRPr="00517DC5" w:rsidDel="0071121C" w:rsidRDefault="000E2E90">
      <w:pPr>
        <w:rPr>
          <w:del w:id="2684" w:author="Villaverde, Alfredo" w:date="2022-03-10T14:13:00Z"/>
        </w:rPr>
        <w:pPrChange w:id="2685" w:author="Villaverde, Alfredo" w:date="2022-03-10T15:21:00Z">
          <w:pPr>
            <w:pStyle w:val="Heading1"/>
          </w:pPr>
        </w:pPrChange>
      </w:pPr>
      <w:del w:id="2686" w:author="Villaverde, Alfredo" w:date="2022-03-10T13:14:00Z">
        <w:r w:rsidRPr="00B3530E" w:rsidDel="00F44063">
          <w:delText>Sample Test cases</w:delText>
        </w:r>
      </w:del>
      <w:del w:id="2687" w:author="Villaverde, Alfredo" w:date="2022-03-10T14:13:00Z">
        <w:r w:rsidRPr="00B3530E" w:rsidDel="0003202B">
          <w:delText xml:space="preserve"> </w:delText>
        </w:r>
      </w:del>
    </w:p>
    <w:p w14:paraId="67158FB1" w14:textId="77777777" w:rsidR="00F3647C" w:rsidRPr="00517DC5" w:rsidRDefault="009D49A5">
      <w:pPr>
        <w:pPrChange w:id="2688" w:author="Villaverde, Alfredo" w:date="2022-03-10T14:32:00Z">
          <w:pPr>
            <w:pStyle w:val="Heading2"/>
          </w:pPr>
        </w:pPrChange>
      </w:pPr>
      <w:del w:id="2689" w:author="Villaverde, Alfredo" w:date="2022-03-10T14:13:00Z">
        <w:r w:rsidRPr="00517DC5" w:rsidDel="0003202B">
          <w:delText>T</w:delText>
        </w:r>
        <w:r w:rsidR="00F3647C" w:rsidRPr="00517DC5" w:rsidDel="0003202B">
          <w:delText>ests</w:delText>
        </w:r>
      </w:del>
    </w:p>
    <w:p w14:paraId="66204FF1" w14:textId="77777777" w:rsidR="006D5B44" w:rsidRPr="002D65CC" w:rsidDel="0003202B" w:rsidRDefault="006D5B44">
      <w:pPr>
        <w:pStyle w:val="Heading1"/>
        <w:rPr>
          <w:del w:id="2690" w:author="Villaverde, Alfredo" w:date="2022-03-10T14:13:00Z"/>
        </w:rPr>
        <w:pPrChange w:id="2691" w:author="Villaverde, Alfredo" w:date="2022-03-10T14:25:00Z">
          <w:pPr/>
        </w:pPrChange>
      </w:pPr>
      <w:bookmarkStart w:id="2692" w:name="_Toc97814853"/>
      <w:bookmarkStart w:id="2693" w:name="_Toc97815111"/>
      <w:bookmarkStart w:id="2694" w:name="_Toc97815242"/>
      <w:bookmarkStart w:id="2695" w:name="_Toc97816104"/>
      <w:bookmarkStart w:id="2696" w:name="_Toc97816695"/>
      <w:bookmarkStart w:id="2697" w:name="_Toc103766453"/>
      <w:bookmarkStart w:id="2698" w:name="_Toc103766532"/>
      <w:bookmarkStart w:id="2699" w:name="_Toc103768551"/>
      <w:bookmarkStart w:id="2700" w:name="_Toc103768630"/>
      <w:bookmarkStart w:id="2701" w:name="_Toc103768709"/>
      <w:bookmarkStart w:id="2702" w:name="_Toc103768788"/>
      <w:bookmarkStart w:id="2703" w:name="_Toc103768882"/>
      <w:bookmarkStart w:id="2704" w:name="_Toc103769040"/>
      <w:bookmarkStart w:id="2705" w:name="_Toc103769119"/>
      <w:bookmarkStart w:id="2706" w:name="_Toc103769198"/>
      <w:bookmarkStart w:id="2707" w:name="_Toc103769277"/>
      <w:bookmarkStart w:id="2708" w:name="_Toc103769356"/>
      <w:bookmarkStart w:id="2709" w:name="_Toc103769450"/>
      <w:bookmarkStart w:id="2710" w:name="_Toc103769529"/>
      <w:bookmarkStart w:id="2711" w:name="_Toc103769608"/>
      <w:bookmarkStart w:id="2712" w:name="_Toc103769688"/>
      <w:bookmarkStart w:id="2713" w:name="_Toc103769764"/>
      <w:bookmarkStart w:id="2714" w:name="_Toc103769839"/>
      <w:bookmarkStart w:id="2715" w:name="_Toc103769853"/>
      <w:bookmarkStart w:id="2716" w:name="_Toc103769867"/>
      <w:bookmarkStart w:id="2717" w:name="_Toc103769879"/>
      <w:bookmarkStart w:id="2718" w:name="_Toc103769890"/>
      <w:bookmarkStart w:id="2719" w:name="_Toc103769901"/>
      <w:bookmarkStart w:id="2720" w:name="_Toc103769912"/>
      <w:bookmarkStart w:id="2721" w:name="_Toc103769923"/>
      <w:bookmarkStart w:id="2722" w:name="_Toc103769935"/>
      <w:bookmarkStart w:id="2723" w:name="_Toc103769945"/>
      <w:bookmarkStart w:id="2724" w:name="_Toc112679346"/>
      <w:bookmarkStart w:id="2725" w:name="_Toc113269279"/>
      <w:bookmarkStart w:id="2726" w:name="_Toc113452968"/>
      <w:bookmarkStart w:id="2727" w:name="_Toc113453111"/>
      <w:bookmarkStart w:id="2728" w:name="_Toc115252359"/>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p>
    <w:p w14:paraId="2DBF0D7D" w14:textId="77777777" w:rsidR="006D5B44" w:rsidDel="0003202B" w:rsidRDefault="006D5B44">
      <w:pPr>
        <w:pStyle w:val="Heading1"/>
        <w:rPr>
          <w:del w:id="2729" w:author="Villaverde, Alfredo" w:date="2022-03-10T14:13:00Z"/>
          <w:color w:val="FF0000"/>
          <w:highlight w:val="yellow"/>
        </w:rPr>
        <w:pPrChange w:id="2730" w:author="Villaverde, Alfredo" w:date="2022-03-10T14:25:00Z">
          <w:pPr>
            <w:spacing w:after="0" w:line="240" w:lineRule="auto"/>
            <w:jc w:val="both"/>
          </w:pPr>
        </w:pPrChange>
      </w:pPr>
      <w:bookmarkStart w:id="2731" w:name="_Toc97814854"/>
      <w:bookmarkStart w:id="2732" w:name="_Toc97815112"/>
      <w:bookmarkStart w:id="2733" w:name="_Toc97815243"/>
      <w:bookmarkStart w:id="2734" w:name="_Toc97816105"/>
      <w:bookmarkStart w:id="2735" w:name="_Toc97816696"/>
      <w:bookmarkStart w:id="2736" w:name="_Toc103766454"/>
      <w:bookmarkStart w:id="2737" w:name="_Toc103766533"/>
      <w:bookmarkStart w:id="2738" w:name="_Toc103768552"/>
      <w:bookmarkStart w:id="2739" w:name="_Toc103768631"/>
      <w:bookmarkStart w:id="2740" w:name="_Toc103768710"/>
      <w:bookmarkStart w:id="2741" w:name="_Toc103768789"/>
      <w:bookmarkStart w:id="2742" w:name="_Toc103768883"/>
      <w:bookmarkStart w:id="2743" w:name="_Toc103769041"/>
      <w:bookmarkStart w:id="2744" w:name="_Toc103769120"/>
      <w:bookmarkStart w:id="2745" w:name="_Toc103769199"/>
      <w:bookmarkStart w:id="2746" w:name="_Toc103769278"/>
      <w:bookmarkStart w:id="2747" w:name="_Toc103769357"/>
      <w:bookmarkStart w:id="2748" w:name="_Toc103769451"/>
      <w:bookmarkStart w:id="2749" w:name="_Toc103769530"/>
      <w:bookmarkStart w:id="2750" w:name="_Toc103769609"/>
      <w:bookmarkStart w:id="2751" w:name="_Toc103769689"/>
      <w:bookmarkStart w:id="2752" w:name="_Toc103769765"/>
      <w:bookmarkStart w:id="2753" w:name="_Toc103769840"/>
      <w:bookmarkStart w:id="2754" w:name="_Toc103769854"/>
      <w:bookmarkStart w:id="2755" w:name="_Toc103769868"/>
      <w:bookmarkStart w:id="2756" w:name="_Toc103769880"/>
      <w:bookmarkStart w:id="2757" w:name="_Toc103769891"/>
      <w:bookmarkStart w:id="2758" w:name="_Toc103769902"/>
      <w:bookmarkStart w:id="2759" w:name="_Toc103769913"/>
      <w:bookmarkStart w:id="2760" w:name="_Toc103769924"/>
      <w:bookmarkStart w:id="2761" w:name="_Toc103769936"/>
      <w:bookmarkStart w:id="2762" w:name="_Toc103769946"/>
      <w:bookmarkStart w:id="2763" w:name="_Toc112679347"/>
      <w:bookmarkStart w:id="2764" w:name="_Toc113269280"/>
      <w:bookmarkStart w:id="2765" w:name="_Toc113452969"/>
      <w:bookmarkStart w:id="2766" w:name="_Toc113453112"/>
      <w:bookmarkStart w:id="2767" w:name="_Toc11525236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p>
    <w:p w14:paraId="6B62F1B3" w14:textId="1E537B0D" w:rsidR="006D5B44" w:rsidDel="008351BC" w:rsidRDefault="006D5B44">
      <w:pPr>
        <w:pStyle w:val="Heading1"/>
        <w:rPr>
          <w:del w:id="2768" w:author="Villaverde, Alfredo" w:date="2022-03-10T14:25:00Z"/>
          <w:color w:val="FF0000"/>
          <w:highlight w:val="yellow"/>
        </w:rPr>
        <w:pPrChange w:id="2769" w:author="Villaverde, Alfredo" w:date="2022-03-10T14:25:00Z">
          <w:pPr/>
        </w:pPrChange>
      </w:pPr>
      <w:del w:id="2770" w:author="Villaverde, Alfredo" w:date="2022-03-10T14:25:00Z">
        <w:r w:rsidDel="008351BC">
          <w:rPr>
            <w:color w:val="FF0000"/>
            <w:highlight w:val="yellow"/>
          </w:rPr>
          <w:br w:type="page"/>
        </w:r>
      </w:del>
    </w:p>
    <w:p w14:paraId="53B33069" w14:textId="5BC6CF08" w:rsidR="00F44063" w:rsidRDefault="00613C22" w:rsidP="00890814">
      <w:pPr>
        <w:pStyle w:val="Heading1"/>
        <w:rPr>
          <w:ins w:id="2771" w:author="Villaverde, Alfredo" w:date="2022-03-10T14:32:00Z"/>
        </w:rPr>
      </w:pPr>
      <w:del w:id="2772" w:author="Villaverde, Alfredo" w:date="2022-03-10T13:14:00Z">
        <w:r w:rsidDel="00F44063">
          <w:delText>Acceptance</w:delText>
        </w:r>
      </w:del>
      <w:bookmarkStart w:id="2773" w:name="_Toc115252361"/>
      <w:ins w:id="2774" w:author="Villaverde, Alfredo" w:date="2022-03-10T13:14:00Z">
        <w:r w:rsidR="00F44063">
          <w:t>Solution proposal</w:t>
        </w:r>
      </w:ins>
      <w:bookmarkEnd w:id="2773"/>
    </w:p>
    <w:p w14:paraId="1C786E62" w14:textId="5AFD3652" w:rsidR="00517DC5" w:rsidDel="009E59C4" w:rsidRDefault="00517DC5" w:rsidP="00517DC5">
      <w:pPr>
        <w:rPr>
          <w:ins w:id="2775" w:author="Sebastian Gonzalez" w:date="2022-05-18T12:36:00Z"/>
          <w:del w:id="2776" w:author="Alain Komin" w:date="2022-08-29T15:41:00Z"/>
          <w:b/>
          <w:bCs/>
          <w:color w:val="0070C0"/>
          <w:lang w:val="en-US"/>
        </w:rPr>
      </w:pPr>
      <w:ins w:id="2777" w:author="Sebastian Gonzalez" w:date="2022-05-18T11:42:00Z">
        <w:del w:id="2778" w:author="Alain Komin" w:date="2022-08-29T15:41:00Z">
          <w:r w:rsidRPr="00CC5B34" w:rsidDel="009E59C4">
            <w:rPr>
              <w:b/>
              <w:bCs/>
              <w:color w:val="0070C0"/>
              <w:lang w:val="en-US"/>
            </w:rPr>
            <w:delText>GUIDELINE FOR THIS SECTION (DELETE TEXT BELOW ONCE THIS SECTION IS COMPLETED)</w:delText>
          </w:r>
        </w:del>
      </w:ins>
    </w:p>
    <w:p w14:paraId="6C04F422" w14:textId="5B5101B5" w:rsidR="008E78C5" w:rsidRPr="008E78C5" w:rsidDel="009E59C4" w:rsidRDefault="008E78C5" w:rsidP="00517DC5">
      <w:pPr>
        <w:rPr>
          <w:ins w:id="2779" w:author="Sebastian Gonzalez" w:date="2022-05-18T12:02:00Z"/>
          <w:del w:id="2780" w:author="Alain Komin" w:date="2022-08-29T15:41:00Z"/>
          <w:lang w:val="en-US"/>
          <w:rPrChange w:id="2781" w:author="Sebastian Gonzalez" w:date="2022-05-18T12:36:00Z">
            <w:rPr>
              <w:ins w:id="2782" w:author="Sebastian Gonzalez" w:date="2022-05-18T12:02:00Z"/>
              <w:del w:id="2783" w:author="Alain Komin" w:date="2022-08-29T15:41:00Z"/>
              <w:b/>
              <w:bCs/>
              <w:color w:val="0070C0"/>
              <w:lang w:val="en-US"/>
            </w:rPr>
          </w:rPrChange>
        </w:rPr>
      </w:pPr>
      <w:ins w:id="2784" w:author="Sebastian Gonzalez" w:date="2022-05-18T12:36:00Z">
        <w:del w:id="2785" w:author="Alain Komin" w:date="2022-08-29T15:41:00Z">
          <w:r w:rsidDel="009E59C4">
            <w:rPr>
              <w:lang w:val="en-US"/>
            </w:rPr>
            <w:delText xml:space="preserve">This section should contain a high-level solution proposal from a functional side, it doesn’t need to have deeper technical details. </w:delText>
          </w:r>
        </w:del>
      </w:ins>
    </w:p>
    <w:p w14:paraId="676705F8" w14:textId="0E53BDA8" w:rsidR="009D54F5" w:rsidRPr="009D54F5" w:rsidDel="009E59C4" w:rsidRDefault="009D54F5" w:rsidP="00517DC5">
      <w:pPr>
        <w:rPr>
          <w:ins w:id="2786" w:author="Sebastian Gonzalez" w:date="2022-05-18T11:42:00Z"/>
          <w:del w:id="2787" w:author="Alain Komin" w:date="2022-08-29T15:41:00Z"/>
          <w:b/>
          <w:bCs/>
          <w:i/>
          <w:iCs/>
          <w:lang w:val="en-US"/>
          <w:rPrChange w:id="2788" w:author="Sebastian Gonzalez" w:date="2022-05-18T12:02:00Z">
            <w:rPr>
              <w:ins w:id="2789" w:author="Sebastian Gonzalez" w:date="2022-05-18T11:42:00Z"/>
              <w:del w:id="2790" w:author="Alain Komin" w:date="2022-08-29T15:41:00Z"/>
              <w:b/>
              <w:bCs/>
              <w:color w:val="0070C0"/>
              <w:lang w:val="en-US"/>
            </w:rPr>
          </w:rPrChange>
        </w:rPr>
      </w:pPr>
      <w:ins w:id="2791" w:author="Sebastian Gonzalez" w:date="2022-05-18T12:02:00Z">
        <w:del w:id="2792" w:author="Alain Komin" w:date="2022-08-29T15:41:00Z">
          <w:r w:rsidRPr="000978BD" w:rsidDel="009E59C4">
            <w:rPr>
              <w:b/>
              <w:bCs/>
              <w:i/>
              <w:iCs/>
              <w:lang w:val="en-US"/>
            </w:rPr>
            <w:delText xml:space="preserve">[This section is </w:delText>
          </w:r>
          <w:r w:rsidDel="009E59C4">
            <w:rPr>
              <w:b/>
              <w:bCs/>
              <w:i/>
              <w:iCs/>
              <w:lang w:val="en-US"/>
            </w:rPr>
            <w:delText>mandatory.</w:delText>
          </w:r>
        </w:del>
      </w:ins>
      <w:ins w:id="2793" w:author="Sebastian Gonzalez" w:date="2022-05-18T12:03:00Z">
        <w:del w:id="2794" w:author="Alain Komin" w:date="2022-08-29T15:41:00Z">
          <w:r w:rsidDel="009E59C4">
            <w:rPr>
              <w:b/>
              <w:bCs/>
              <w:i/>
              <w:iCs/>
              <w:lang w:val="en-US"/>
            </w:rPr>
            <w:delText xml:space="preserve"> The goal of this s</w:delText>
          </w:r>
        </w:del>
      </w:ins>
      <w:ins w:id="2795" w:author="Sebastian Gonzalez" w:date="2022-05-18T12:04:00Z">
        <w:del w:id="2796" w:author="Alain Komin" w:date="2022-08-29T15:41:00Z">
          <w:r w:rsidDel="009E59C4">
            <w:rPr>
              <w:b/>
              <w:bCs/>
              <w:i/>
              <w:iCs/>
              <w:lang w:val="en-US"/>
            </w:rPr>
            <w:delText>ection is to allow readers to visualize how the solution will look like, not at code level but what new or modified things have to be added to the system to achieve the needs of the requirement.</w:delText>
          </w:r>
        </w:del>
      </w:ins>
      <w:ins w:id="2797" w:author="Sebastian Gonzalez" w:date="2022-05-18T12:03:00Z">
        <w:del w:id="2798" w:author="Alain Komin" w:date="2022-08-29T15:41:00Z">
          <w:r w:rsidDel="009E59C4">
            <w:rPr>
              <w:b/>
              <w:bCs/>
              <w:i/>
              <w:iCs/>
              <w:lang w:val="en-US"/>
            </w:rPr>
            <w:delText>]</w:delText>
          </w:r>
        </w:del>
      </w:ins>
    </w:p>
    <w:p w14:paraId="532F6717" w14:textId="2C73B183" w:rsidR="00517DC5" w:rsidRPr="000978BD" w:rsidDel="009E59C4" w:rsidRDefault="00517DC5" w:rsidP="00517DC5">
      <w:pPr>
        <w:rPr>
          <w:ins w:id="2799" w:author="Sebastian Gonzalez" w:date="2022-05-18T11:42:00Z"/>
          <w:del w:id="2800" w:author="Alain Komin" w:date="2022-08-29T15:41:00Z"/>
          <w:rFonts w:cs="Arial"/>
          <w:i/>
          <w:iCs/>
          <w:sz w:val="21"/>
          <w:szCs w:val="21"/>
          <w:shd w:val="clear" w:color="auto" w:fill="FFFFFF"/>
        </w:rPr>
      </w:pPr>
      <w:ins w:id="2801" w:author="Sebastian Gonzalez" w:date="2022-05-18T11:43:00Z">
        <w:del w:id="2802" w:author="Alain Komin" w:date="2022-08-29T15:41:00Z">
          <w:r w:rsidDel="009E59C4">
            <w:rPr>
              <w:rFonts w:cs="Arial"/>
              <w:i/>
              <w:iCs/>
              <w:sz w:val="21"/>
              <w:szCs w:val="21"/>
              <w:shd w:val="clear" w:color="auto" w:fill="FFFFFF"/>
            </w:rPr>
            <w:delText>Describe all the components that will be created or interact with the system to achieve the customer needs.</w:delText>
          </w:r>
        </w:del>
      </w:ins>
    </w:p>
    <w:p w14:paraId="5C92ADC1" w14:textId="25C36BC0" w:rsidR="00517DC5" w:rsidRPr="000978BD" w:rsidDel="009E59C4" w:rsidRDefault="00517DC5" w:rsidP="00517DC5">
      <w:pPr>
        <w:rPr>
          <w:ins w:id="2803" w:author="Sebastian Gonzalez" w:date="2022-05-18T11:42:00Z"/>
          <w:del w:id="2804" w:author="Alain Komin" w:date="2022-08-29T15:41:00Z"/>
          <w:rFonts w:cs="Arial"/>
          <w:i/>
          <w:iCs/>
          <w:sz w:val="21"/>
          <w:szCs w:val="21"/>
          <w:shd w:val="clear" w:color="auto" w:fill="FFFFFF"/>
        </w:rPr>
      </w:pPr>
      <w:ins w:id="2805" w:author="Sebastian Gonzalez" w:date="2022-05-18T11:42:00Z">
        <w:del w:id="2806" w:author="Alain Komin" w:date="2022-08-29T15:41:00Z">
          <w:r w:rsidRPr="000978BD" w:rsidDel="009E59C4">
            <w:rPr>
              <w:rFonts w:cs="Arial"/>
              <w:i/>
              <w:iCs/>
              <w:sz w:val="21"/>
              <w:szCs w:val="21"/>
              <w:shd w:val="clear" w:color="auto" w:fill="FFFFFF"/>
            </w:rPr>
            <w:delText>For example:</w:delText>
          </w:r>
        </w:del>
      </w:ins>
    </w:p>
    <w:p w14:paraId="029D10DC" w14:textId="274F77F2" w:rsidR="009E79F3" w:rsidDel="009E59C4" w:rsidRDefault="009E79F3" w:rsidP="009E79F3">
      <w:pPr>
        <w:pStyle w:val="ListParagraph"/>
        <w:numPr>
          <w:ilvl w:val="0"/>
          <w:numId w:val="12"/>
        </w:numPr>
        <w:rPr>
          <w:ins w:id="2807" w:author="Sebastian Gonzalez" w:date="2022-05-18T11:45:00Z"/>
          <w:del w:id="2808" w:author="Alain Komin" w:date="2022-08-29T15:41:00Z"/>
          <w:rFonts w:cs="Arial"/>
          <w:i/>
          <w:iCs/>
          <w:sz w:val="21"/>
          <w:szCs w:val="21"/>
          <w:shd w:val="clear" w:color="auto" w:fill="FFFFFF"/>
        </w:rPr>
      </w:pPr>
      <w:ins w:id="2809" w:author="Sebastian Gonzalez" w:date="2022-05-18T11:43:00Z">
        <w:del w:id="2810" w:author="Alain Komin" w:date="2022-08-29T15:41:00Z">
          <w:r w:rsidDel="009E59C4">
            <w:rPr>
              <w:rFonts w:cs="Arial"/>
              <w:i/>
              <w:iCs/>
              <w:sz w:val="21"/>
              <w:szCs w:val="21"/>
              <w:shd w:val="clear" w:color="auto" w:fill="FFFFFF"/>
            </w:rPr>
            <w:delText>A new extension will be create</w:delText>
          </w:r>
        </w:del>
      </w:ins>
      <w:ins w:id="2811" w:author="Sebastian Gonzalez" w:date="2022-05-18T11:44:00Z">
        <w:del w:id="2812" w:author="Alain Komin" w:date="2022-08-29T15:41:00Z">
          <w:r w:rsidDel="009E59C4">
            <w:rPr>
              <w:rFonts w:cs="Arial"/>
              <w:i/>
              <w:iCs/>
              <w:sz w:val="21"/>
              <w:szCs w:val="21"/>
              <w:shd w:val="clear" w:color="auto" w:fill="FFFFFF"/>
            </w:rPr>
            <w:delText xml:space="preserve">d, this extension will add a new my account menu that will allow the user to navigate through the records that they want to manage, the </w:delText>
          </w:r>
        </w:del>
      </w:ins>
      <w:ins w:id="2813" w:author="Sebastian Gonzalez" w:date="2022-05-18T11:45:00Z">
        <w:del w:id="2814" w:author="Alain Komin" w:date="2022-08-29T15:41:00Z">
          <w:r w:rsidDel="009E59C4">
            <w:rPr>
              <w:rFonts w:cs="Arial"/>
              <w:i/>
              <w:iCs/>
              <w:sz w:val="21"/>
              <w:szCs w:val="21"/>
              <w:shd w:val="clear" w:color="auto" w:fill="FFFFFF"/>
            </w:rPr>
            <w:delText>new menu will be called “Manage Contacts”.</w:delText>
          </w:r>
        </w:del>
      </w:ins>
    </w:p>
    <w:p w14:paraId="7669CCF6" w14:textId="004B5BB5" w:rsidR="009E79F3" w:rsidDel="009E59C4" w:rsidRDefault="009E79F3" w:rsidP="009E79F3">
      <w:pPr>
        <w:pStyle w:val="ListParagraph"/>
        <w:numPr>
          <w:ilvl w:val="0"/>
          <w:numId w:val="12"/>
        </w:numPr>
        <w:rPr>
          <w:ins w:id="2815" w:author="Sebastian Gonzalez" w:date="2022-05-18T11:47:00Z"/>
          <w:del w:id="2816" w:author="Alain Komin" w:date="2022-08-29T15:41:00Z"/>
          <w:rFonts w:cs="Arial"/>
          <w:i/>
          <w:iCs/>
          <w:sz w:val="21"/>
          <w:szCs w:val="21"/>
          <w:shd w:val="clear" w:color="auto" w:fill="FFFFFF"/>
        </w:rPr>
      </w:pPr>
      <w:ins w:id="2817" w:author="Sebastian Gonzalez" w:date="2022-05-18T11:45:00Z">
        <w:del w:id="2818" w:author="Alain Komin" w:date="2022-08-29T15:41:00Z">
          <w:r w:rsidDel="009E59C4">
            <w:rPr>
              <w:rFonts w:cs="Arial"/>
              <w:i/>
              <w:iCs/>
              <w:sz w:val="21"/>
              <w:szCs w:val="21"/>
              <w:shd w:val="clear" w:color="auto" w:fill="FFFFFF"/>
            </w:rPr>
            <w:delText>Once clicked the new menu will take the user to a new page in my account where all the existing contacts for th</w:delText>
          </w:r>
        </w:del>
      </w:ins>
      <w:ins w:id="2819" w:author="Sebastian Gonzalez" w:date="2022-05-18T11:47:00Z">
        <w:del w:id="2820" w:author="Alain Komin" w:date="2022-08-29T15:41:00Z">
          <w:r w:rsidDel="009E59C4">
            <w:rPr>
              <w:rFonts w:cs="Arial"/>
              <w:i/>
              <w:iCs/>
              <w:sz w:val="21"/>
              <w:szCs w:val="21"/>
              <w:shd w:val="clear" w:color="auto" w:fill="FFFFFF"/>
            </w:rPr>
            <w:delText>e current logged in user are listed.</w:delText>
          </w:r>
        </w:del>
      </w:ins>
    </w:p>
    <w:p w14:paraId="14FA27A6" w14:textId="218F81C2" w:rsidR="009E79F3" w:rsidDel="009E59C4" w:rsidRDefault="009E79F3" w:rsidP="009E79F3">
      <w:pPr>
        <w:pStyle w:val="ListParagraph"/>
        <w:numPr>
          <w:ilvl w:val="0"/>
          <w:numId w:val="12"/>
        </w:numPr>
        <w:rPr>
          <w:ins w:id="2821" w:author="Sebastian Gonzalez" w:date="2022-05-18T11:47:00Z"/>
          <w:del w:id="2822" w:author="Alain Komin" w:date="2022-08-29T15:41:00Z"/>
          <w:rFonts w:cs="Arial"/>
          <w:i/>
          <w:iCs/>
          <w:sz w:val="21"/>
          <w:szCs w:val="21"/>
          <w:shd w:val="clear" w:color="auto" w:fill="FFFFFF"/>
        </w:rPr>
      </w:pPr>
      <w:ins w:id="2823" w:author="Sebastian Gonzalez" w:date="2022-05-18T11:47:00Z">
        <w:del w:id="2824" w:author="Alain Komin" w:date="2022-08-29T15:41:00Z">
          <w:r w:rsidDel="009E59C4">
            <w:rPr>
              <w:rFonts w:cs="Arial"/>
              <w:i/>
              <w:iCs/>
              <w:sz w:val="21"/>
              <w:szCs w:val="21"/>
              <w:shd w:val="clear" w:color="auto" w:fill="FFFFFF"/>
            </w:rPr>
            <w:delText>This list will have pagination but no filtering.</w:delText>
          </w:r>
        </w:del>
      </w:ins>
    </w:p>
    <w:p w14:paraId="7D33A22F" w14:textId="6733C66B" w:rsidR="009E79F3" w:rsidDel="009E59C4" w:rsidRDefault="009E79F3" w:rsidP="009E79F3">
      <w:pPr>
        <w:pStyle w:val="ListParagraph"/>
        <w:numPr>
          <w:ilvl w:val="0"/>
          <w:numId w:val="12"/>
        </w:numPr>
        <w:rPr>
          <w:ins w:id="2825" w:author="Sebastian Gonzalez" w:date="2022-05-18T11:48:00Z"/>
          <w:del w:id="2826" w:author="Alain Komin" w:date="2022-08-29T15:41:00Z"/>
          <w:rFonts w:cs="Arial"/>
          <w:i/>
          <w:iCs/>
          <w:sz w:val="21"/>
          <w:szCs w:val="21"/>
          <w:shd w:val="clear" w:color="auto" w:fill="FFFFFF"/>
        </w:rPr>
      </w:pPr>
      <w:ins w:id="2827" w:author="Sebastian Gonzalez" w:date="2022-05-18T11:47:00Z">
        <w:del w:id="2828" w:author="Alain Komin" w:date="2022-08-29T15:41:00Z">
          <w:r w:rsidDel="009E59C4">
            <w:rPr>
              <w:rFonts w:cs="Arial"/>
              <w:i/>
              <w:iCs/>
              <w:sz w:val="21"/>
              <w:szCs w:val="21"/>
              <w:shd w:val="clear" w:color="auto" w:fill="FFFFFF"/>
            </w:rPr>
            <w:delText>For each entrance of the list there will be two buttons</w:delText>
          </w:r>
        </w:del>
      </w:ins>
      <w:ins w:id="2829" w:author="Sebastian Gonzalez" w:date="2022-05-18T11:48:00Z">
        <w:del w:id="2830" w:author="Alain Komin" w:date="2022-08-29T15:41:00Z">
          <w:r w:rsidDel="009E59C4">
            <w:rPr>
              <w:rFonts w:cs="Arial"/>
              <w:i/>
              <w:iCs/>
              <w:sz w:val="21"/>
              <w:szCs w:val="21"/>
              <w:shd w:val="clear" w:color="auto" w:fill="FFFFFF"/>
            </w:rPr>
            <w:delText>, “Edit” and “Remove”.</w:delText>
          </w:r>
        </w:del>
      </w:ins>
    </w:p>
    <w:p w14:paraId="1129B95E" w14:textId="7E363319" w:rsidR="009E79F3" w:rsidDel="009E59C4" w:rsidRDefault="009E79F3" w:rsidP="009E79F3">
      <w:pPr>
        <w:pStyle w:val="ListParagraph"/>
        <w:numPr>
          <w:ilvl w:val="0"/>
          <w:numId w:val="12"/>
        </w:numPr>
        <w:rPr>
          <w:ins w:id="2831" w:author="Sebastian Gonzalez" w:date="2022-05-18T11:49:00Z"/>
          <w:del w:id="2832" w:author="Alain Komin" w:date="2022-08-29T15:41:00Z"/>
          <w:rFonts w:cs="Arial"/>
          <w:i/>
          <w:iCs/>
          <w:sz w:val="21"/>
          <w:szCs w:val="21"/>
          <w:shd w:val="clear" w:color="auto" w:fill="FFFFFF"/>
        </w:rPr>
      </w:pPr>
      <w:ins w:id="2833" w:author="Sebastian Gonzalez" w:date="2022-05-18T11:48:00Z">
        <w:del w:id="2834" w:author="Alain Komin" w:date="2022-08-29T15:41:00Z">
          <w:r w:rsidDel="009E59C4">
            <w:rPr>
              <w:rFonts w:cs="Arial"/>
              <w:i/>
              <w:iCs/>
              <w:sz w:val="21"/>
              <w:szCs w:val="21"/>
              <w:shd w:val="clear" w:color="auto" w:fill="FFFFFF"/>
            </w:rPr>
            <w:delText xml:space="preserve">The Edit button will take the user to a new details page that will show the contact information through an editable form, the user will then be able to edit the information and save </w:delText>
          </w:r>
        </w:del>
      </w:ins>
      <w:ins w:id="2835" w:author="Sebastian Gonzalez" w:date="2022-05-18T11:49:00Z">
        <w:del w:id="2836" w:author="Alain Komin" w:date="2022-08-29T15:41:00Z">
          <w:r w:rsidDel="009E59C4">
            <w:rPr>
              <w:rFonts w:cs="Arial"/>
              <w:i/>
              <w:iCs/>
              <w:sz w:val="21"/>
              <w:szCs w:val="21"/>
              <w:shd w:val="clear" w:color="auto" w:fill="FFFFFF"/>
            </w:rPr>
            <w:delText>it. After saving it</w:delText>
          </w:r>
          <w:r w:rsidR="00A149F1" w:rsidDel="009E59C4">
            <w:rPr>
              <w:rFonts w:cs="Arial"/>
              <w:i/>
              <w:iCs/>
              <w:sz w:val="21"/>
              <w:szCs w:val="21"/>
              <w:shd w:val="clear" w:color="auto" w:fill="FFFFFF"/>
            </w:rPr>
            <w:delText xml:space="preserve"> will take the user back to the list of contacts.</w:delText>
          </w:r>
        </w:del>
      </w:ins>
    </w:p>
    <w:p w14:paraId="00A9526A" w14:textId="3C8494C2" w:rsidR="00A149F1" w:rsidDel="009E59C4" w:rsidRDefault="00A149F1" w:rsidP="009E79F3">
      <w:pPr>
        <w:pStyle w:val="ListParagraph"/>
        <w:numPr>
          <w:ilvl w:val="0"/>
          <w:numId w:val="12"/>
        </w:numPr>
        <w:rPr>
          <w:ins w:id="2837" w:author="Sebastian Gonzalez" w:date="2022-05-18T11:50:00Z"/>
          <w:del w:id="2838" w:author="Alain Komin" w:date="2022-08-29T15:41:00Z"/>
          <w:rFonts w:cs="Arial"/>
          <w:i/>
          <w:iCs/>
          <w:sz w:val="21"/>
          <w:szCs w:val="21"/>
          <w:shd w:val="clear" w:color="auto" w:fill="FFFFFF"/>
        </w:rPr>
      </w:pPr>
      <w:ins w:id="2839" w:author="Sebastian Gonzalez" w:date="2022-05-18T11:49:00Z">
        <w:del w:id="2840" w:author="Alain Komin" w:date="2022-08-29T15:41:00Z">
          <w:r w:rsidDel="009E59C4">
            <w:rPr>
              <w:rFonts w:cs="Arial"/>
              <w:i/>
              <w:iCs/>
              <w:sz w:val="21"/>
              <w:szCs w:val="21"/>
              <w:shd w:val="clear" w:color="auto" w:fill="FFFFFF"/>
            </w:rPr>
            <w:delText>The Remove button will</w:delText>
          </w:r>
        </w:del>
      </w:ins>
      <w:ins w:id="2841" w:author="Sebastian Gonzalez" w:date="2022-05-18T11:50:00Z">
        <w:del w:id="2842" w:author="Alain Komin" w:date="2022-08-29T15:41:00Z">
          <w:r w:rsidDel="009E59C4">
            <w:rPr>
              <w:rFonts w:cs="Arial"/>
              <w:i/>
              <w:iCs/>
              <w:sz w:val="21"/>
              <w:szCs w:val="21"/>
              <w:shd w:val="clear" w:color="auto" w:fill="FFFFFF"/>
            </w:rPr>
            <w:delText xml:space="preserve"> set the contact to Inactive, it won’t delete it.</w:delText>
          </w:r>
        </w:del>
      </w:ins>
    </w:p>
    <w:p w14:paraId="3D49B8CA" w14:textId="7DA16107" w:rsidR="00A149F1" w:rsidDel="009E59C4" w:rsidRDefault="00A149F1" w:rsidP="009E79F3">
      <w:pPr>
        <w:pStyle w:val="ListParagraph"/>
        <w:numPr>
          <w:ilvl w:val="0"/>
          <w:numId w:val="12"/>
        </w:numPr>
        <w:rPr>
          <w:ins w:id="2843" w:author="Sebastian Gonzalez" w:date="2022-05-18T11:53:00Z"/>
          <w:del w:id="2844" w:author="Alain Komin" w:date="2022-08-29T15:41:00Z"/>
          <w:rFonts w:cs="Arial"/>
          <w:i/>
          <w:iCs/>
          <w:sz w:val="21"/>
          <w:szCs w:val="21"/>
          <w:shd w:val="clear" w:color="auto" w:fill="FFFFFF"/>
        </w:rPr>
      </w:pPr>
      <w:ins w:id="2845" w:author="Sebastian Gonzalez" w:date="2022-05-18T11:50:00Z">
        <w:del w:id="2846" w:author="Alain Komin" w:date="2022-08-29T15:41:00Z">
          <w:r w:rsidDel="009E59C4">
            <w:rPr>
              <w:rFonts w:cs="Arial"/>
              <w:i/>
              <w:iCs/>
              <w:sz w:val="21"/>
              <w:szCs w:val="21"/>
              <w:shd w:val="clear" w:color="auto" w:fill="FFFFFF"/>
            </w:rPr>
            <w:delText xml:space="preserve">A new backend script </w:delText>
          </w:r>
        </w:del>
      </w:ins>
      <w:ins w:id="2847" w:author="Sebastian Gonzalez" w:date="2022-05-18T11:51:00Z">
        <w:del w:id="2848" w:author="Alain Komin" w:date="2022-08-29T15:41:00Z">
          <w:r w:rsidDel="009E59C4">
            <w:rPr>
              <w:rFonts w:cs="Arial"/>
              <w:i/>
              <w:iCs/>
              <w:sz w:val="21"/>
              <w:szCs w:val="21"/>
              <w:shd w:val="clear" w:color="auto" w:fill="FFFFFF"/>
            </w:rPr>
            <w:delText xml:space="preserve">will be running each day at off peak hours, this script will look for inactive contacts records that have been idle for more than </w:delText>
          </w:r>
        </w:del>
      </w:ins>
      <w:ins w:id="2849" w:author="Sebastian Gonzalez" w:date="2022-05-18T11:52:00Z">
        <w:del w:id="2850" w:author="Alain Komin" w:date="2022-08-29T15:41:00Z">
          <w:r w:rsidDel="009E59C4">
            <w:rPr>
              <w:rFonts w:cs="Arial"/>
              <w:i/>
              <w:iCs/>
              <w:sz w:val="21"/>
              <w:szCs w:val="21"/>
              <w:shd w:val="clear" w:color="auto" w:fill="FFFFFF"/>
            </w:rPr>
            <w:delText>90 days and it will proceed to delete them.</w:delText>
          </w:r>
        </w:del>
      </w:ins>
    </w:p>
    <w:p w14:paraId="10700FC4" w14:textId="5CE32FAF" w:rsidR="009E59C4" w:rsidRDefault="00A149F1">
      <w:pPr>
        <w:rPr>
          <w:ins w:id="2851" w:author="Alain Komin" w:date="2022-09-27T14:49:00Z"/>
          <w:rFonts w:cs="Arial"/>
          <w:sz w:val="21"/>
          <w:szCs w:val="21"/>
          <w:shd w:val="clear" w:color="auto" w:fill="FFFFFF"/>
        </w:rPr>
      </w:pPr>
      <w:ins w:id="2852" w:author="Sebastian Gonzalez" w:date="2022-05-18T11:53:00Z">
        <w:del w:id="2853" w:author="Alain Komin" w:date="2022-08-29T15:41:00Z">
          <w:r w:rsidDel="009E59C4">
            <w:rPr>
              <w:rFonts w:cs="Arial"/>
              <w:i/>
              <w:iCs/>
              <w:sz w:val="21"/>
              <w:szCs w:val="21"/>
              <w:shd w:val="clear" w:color="auto" w:fill="FFFFFF"/>
            </w:rPr>
            <w:delText>Having mockups or diagrams of the solution are really helpful and they should be added on this section.</w:delText>
          </w:r>
        </w:del>
      </w:ins>
      <w:ins w:id="2854" w:author="Alain Komin" w:date="2022-08-29T15:34:00Z">
        <w:r w:rsidR="009E59C4">
          <w:rPr>
            <w:rFonts w:cs="Arial"/>
            <w:sz w:val="21"/>
            <w:szCs w:val="21"/>
            <w:shd w:val="clear" w:color="auto" w:fill="FFFFFF"/>
          </w:rPr>
          <w:t>A new extension will be created to add the described func</w:t>
        </w:r>
      </w:ins>
      <w:ins w:id="2855" w:author="Alain Komin" w:date="2022-08-29T15:35:00Z">
        <w:r w:rsidR="009E59C4">
          <w:rPr>
            <w:rFonts w:cs="Arial"/>
            <w:sz w:val="21"/>
            <w:szCs w:val="21"/>
            <w:shd w:val="clear" w:color="auto" w:fill="FFFFFF"/>
          </w:rPr>
          <w:t>tionality to the Configuration record</w:t>
        </w:r>
      </w:ins>
      <w:ins w:id="2856" w:author="Alain Komin" w:date="2022-09-27T10:55:00Z">
        <w:r w:rsidR="008A5D4F">
          <w:rPr>
            <w:rFonts w:cs="Arial"/>
            <w:sz w:val="21"/>
            <w:szCs w:val="21"/>
            <w:shd w:val="clear" w:color="auto" w:fill="FFFFFF"/>
          </w:rPr>
          <w:t xml:space="preserve">, </w:t>
        </w:r>
      </w:ins>
      <w:ins w:id="2857" w:author="Alain Komin" w:date="2022-09-27T10:54:00Z">
        <w:r w:rsidR="008A5D4F">
          <w:rPr>
            <w:rFonts w:cs="Arial"/>
            <w:sz w:val="21"/>
            <w:szCs w:val="21"/>
            <w:shd w:val="clear" w:color="auto" w:fill="FFFFFF"/>
          </w:rPr>
          <w:t>Item Record</w:t>
        </w:r>
      </w:ins>
      <w:ins w:id="2858" w:author="Alain Komin" w:date="2022-09-27T10:55:00Z">
        <w:r w:rsidR="008A5D4F">
          <w:rPr>
            <w:rFonts w:cs="Arial"/>
            <w:sz w:val="21"/>
            <w:szCs w:val="21"/>
            <w:shd w:val="clear" w:color="auto" w:fill="FFFFFF"/>
          </w:rPr>
          <w:t xml:space="preserve"> and webstore’s Cart</w:t>
        </w:r>
      </w:ins>
      <w:ins w:id="2859" w:author="Alain Komin" w:date="2022-09-27T10:58:00Z">
        <w:r w:rsidR="00402701">
          <w:rPr>
            <w:rFonts w:cs="Arial"/>
            <w:sz w:val="21"/>
            <w:szCs w:val="21"/>
            <w:shd w:val="clear" w:color="auto" w:fill="FFFFFF"/>
          </w:rPr>
          <w:t xml:space="preserve"> and Checkout</w:t>
        </w:r>
      </w:ins>
      <w:ins w:id="2860" w:author="Alain Komin" w:date="2022-09-27T10:59:00Z">
        <w:r w:rsidR="00402701">
          <w:rPr>
            <w:rFonts w:cs="Arial"/>
            <w:sz w:val="21"/>
            <w:szCs w:val="21"/>
            <w:shd w:val="clear" w:color="auto" w:fill="FFFFFF"/>
          </w:rPr>
          <w:t xml:space="preserve"> pages</w:t>
        </w:r>
      </w:ins>
      <w:ins w:id="2861" w:author="Alain Komin" w:date="2022-08-29T15:35:00Z">
        <w:r w:rsidR="009E59C4">
          <w:rPr>
            <w:rFonts w:cs="Arial"/>
            <w:sz w:val="21"/>
            <w:szCs w:val="21"/>
            <w:shd w:val="clear" w:color="auto" w:fill="FFFFFF"/>
          </w:rPr>
          <w:t>.</w:t>
        </w:r>
      </w:ins>
    </w:p>
    <w:p w14:paraId="12A93BC5" w14:textId="77777777" w:rsidR="00FF521D" w:rsidRDefault="00FF521D">
      <w:pPr>
        <w:rPr>
          <w:ins w:id="2862" w:author="Alain Komin" w:date="2022-09-27T10:54:00Z"/>
          <w:rFonts w:cs="Arial"/>
          <w:sz w:val="21"/>
          <w:szCs w:val="21"/>
          <w:shd w:val="clear" w:color="auto" w:fill="FFFFFF"/>
        </w:rPr>
      </w:pPr>
    </w:p>
    <w:p w14:paraId="189405FF" w14:textId="7D7AEAA9" w:rsidR="008A5D4F" w:rsidRDefault="008A5D4F">
      <w:pPr>
        <w:pStyle w:val="Heading2"/>
        <w:rPr>
          <w:ins w:id="2863" w:author="Alain Komin" w:date="2022-09-07T13:58:00Z"/>
          <w:shd w:val="clear" w:color="auto" w:fill="FFFFFF"/>
        </w:rPr>
        <w:pPrChange w:id="2864" w:author="Alain Komin" w:date="2022-09-27T10:54:00Z">
          <w:pPr/>
        </w:pPrChange>
      </w:pPr>
      <w:bookmarkStart w:id="2865" w:name="_Toc115252362"/>
      <w:ins w:id="2866" w:author="Alain Komin" w:date="2022-09-27T10:54:00Z">
        <w:r>
          <w:rPr>
            <w:shd w:val="clear" w:color="auto" w:fill="FFFFFF"/>
          </w:rPr>
          <w:t>Configuration Record</w:t>
        </w:r>
      </w:ins>
      <w:bookmarkEnd w:id="2865"/>
    </w:p>
    <w:p w14:paraId="7D440006" w14:textId="6FD561DB" w:rsidR="008A5D4F" w:rsidRDefault="008A5D4F" w:rsidP="007313B0">
      <w:pPr>
        <w:rPr>
          <w:ins w:id="2867" w:author="Alain Komin" w:date="2022-09-27T10:51:00Z"/>
          <w:rFonts w:cs="Arial"/>
          <w:sz w:val="21"/>
          <w:szCs w:val="21"/>
          <w:shd w:val="clear" w:color="auto" w:fill="FFFFFF"/>
        </w:rPr>
      </w:pPr>
      <w:ins w:id="2868" w:author="Alain Komin" w:date="2022-09-27T10:51:00Z">
        <w:r>
          <w:rPr>
            <w:rFonts w:cs="Arial"/>
            <w:sz w:val="21"/>
            <w:szCs w:val="21"/>
            <w:shd w:val="clear" w:color="auto" w:fill="FFFFFF"/>
          </w:rPr>
          <w:t>The next columns will be added to a new tab in the configuration record to allow the administrator to define the checkout page:</w:t>
        </w:r>
      </w:ins>
    </w:p>
    <w:p w14:paraId="681809F7" w14:textId="010B92A3" w:rsidR="008A5D4F" w:rsidRDefault="008A5D4F" w:rsidP="008A5D4F">
      <w:pPr>
        <w:pStyle w:val="ListParagraph"/>
        <w:numPr>
          <w:ilvl w:val="0"/>
          <w:numId w:val="12"/>
        </w:numPr>
        <w:rPr>
          <w:ins w:id="2869" w:author="Alain Komin" w:date="2022-09-27T10:52:00Z"/>
          <w:rFonts w:cs="Arial"/>
          <w:sz w:val="21"/>
          <w:szCs w:val="21"/>
          <w:shd w:val="clear" w:color="auto" w:fill="FFFFFF"/>
        </w:rPr>
      </w:pPr>
      <w:ins w:id="2870" w:author="Alain Komin" w:date="2022-09-27T10:52:00Z">
        <w:r>
          <w:rPr>
            <w:rFonts w:cs="Arial"/>
            <w:sz w:val="21"/>
            <w:szCs w:val="21"/>
            <w:shd w:val="clear" w:color="auto" w:fill="FFFFFF"/>
          </w:rPr>
          <w:t>Field ID</w:t>
        </w:r>
      </w:ins>
      <w:ins w:id="2871" w:author="Alain Komin" w:date="2022-09-28T10:19:00Z">
        <w:r w:rsidR="006460A8">
          <w:rPr>
            <w:rFonts w:cs="Arial"/>
            <w:sz w:val="21"/>
            <w:szCs w:val="21"/>
            <w:shd w:val="clear" w:color="auto" w:fill="FFFFFF"/>
          </w:rPr>
          <w:t xml:space="preserve"> </w:t>
        </w:r>
        <w:r w:rsidR="006460A8" w:rsidRPr="006460A8">
          <w:rPr>
            <w:rFonts w:cs="Arial"/>
            <w:sz w:val="21"/>
            <w:szCs w:val="21"/>
            <w:shd w:val="clear" w:color="auto" w:fill="FFFFFF"/>
          </w:rPr>
          <w:sym w:font="Wingdings" w:char="F0E0"/>
        </w:r>
        <w:r w:rsidR="006460A8">
          <w:rPr>
            <w:rFonts w:cs="Arial"/>
            <w:sz w:val="21"/>
            <w:szCs w:val="21"/>
            <w:shd w:val="clear" w:color="auto" w:fill="FFFFFF"/>
          </w:rPr>
          <w:t xml:space="preserve"> Transaction body field ID</w:t>
        </w:r>
      </w:ins>
    </w:p>
    <w:p w14:paraId="5EE967F0" w14:textId="540AF202" w:rsidR="008A5D4F" w:rsidRDefault="008A5D4F" w:rsidP="008A5D4F">
      <w:pPr>
        <w:pStyle w:val="ListParagraph"/>
        <w:numPr>
          <w:ilvl w:val="0"/>
          <w:numId w:val="12"/>
        </w:numPr>
        <w:rPr>
          <w:ins w:id="2872" w:author="Alain Komin" w:date="2022-09-27T10:52:00Z"/>
          <w:rFonts w:cs="Arial"/>
          <w:sz w:val="21"/>
          <w:szCs w:val="21"/>
          <w:shd w:val="clear" w:color="auto" w:fill="FFFFFF"/>
        </w:rPr>
      </w:pPr>
      <w:ins w:id="2873" w:author="Alain Komin" w:date="2022-09-27T10:52:00Z">
        <w:r>
          <w:rPr>
            <w:rFonts w:cs="Arial"/>
            <w:sz w:val="21"/>
            <w:szCs w:val="21"/>
            <w:shd w:val="clear" w:color="auto" w:fill="FFFFFF"/>
          </w:rPr>
          <w:t>Position</w:t>
        </w:r>
      </w:ins>
      <w:ins w:id="2874" w:author="Alain Komin" w:date="2022-09-28T10:19:00Z">
        <w:r w:rsidR="006460A8">
          <w:rPr>
            <w:rFonts w:cs="Arial"/>
            <w:sz w:val="21"/>
            <w:szCs w:val="21"/>
            <w:shd w:val="clear" w:color="auto" w:fill="FFFFFF"/>
          </w:rPr>
          <w:t xml:space="preserve"> </w:t>
        </w:r>
        <w:r w:rsidR="006460A8" w:rsidRPr="006460A8">
          <w:rPr>
            <w:rFonts w:cs="Arial"/>
            <w:sz w:val="21"/>
            <w:szCs w:val="21"/>
            <w:shd w:val="clear" w:color="auto" w:fill="FFFFFF"/>
          </w:rPr>
          <w:sym w:font="Wingdings" w:char="F0E0"/>
        </w:r>
        <w:r w:rsidR="006460A8">
          <w:rPr>
            <w:rFonts w:cs="Arial"/>
            <w:sz w:val="21"/>
            <w:szCs w:val="21"/>
            <w:shd w:val="clear" w:color="auto" w:fill="FFFFFF"/>
          </w:rPr>
          <w:t xml:space="preserve"> Position of the field in the checkout page. Smaller numbers display first</w:t>
        </w:r>
      </w:ins>
      <w:ins w:id="2875" w:author="Alain Komin" w:date="2022-09-28T10:20:00Z">
        <w:r w:rsidR="006460A8">
          <w:rPr>
            <w:rFonts w:cs="Arial"/>
            <w:sz w:val="21"/>
            <w:szCs w:val="21"/>
            <w:shd w:val="clear" w:color="auto" w:fill="FFFFFF"/>
          </w:rPr>
          <w:t xml:space="preserve"> (</w:t>
        </w:r>
      </w:ins>
      <w:ins w:id="2876" w:author="Alain Komin" w:date="2022-10-26T10:32:00Z">
        <w:r w:rsidR="00082DD0">
          <w:rPr>
            <w:rFonts w:cs="Arial"/>
            <w:sz w:val="21"/>
            <w:szCs w:val="21"/>
            <w:shd w:val="clear" w:color="auto" w:fill="FFFFFF"/>
          </w:rPr>
          <w:t>from</w:t>
        </w:r>
      </w:ins>
      <w:ins w:id="2877" w:author="Alain Komin" w:date="2022-09-28T10:20:00Z">
        <w:r w:rsidR="006460A8">
          <w:rPr>
            <w:rFonts w:cs="Arial"/>
            <w:sz w:val="21"/>
            <w:szCs w:val="21"/>
            <w:shd w:val="clear" w:color="auto" w:fill="FFFFFF"/>
          </w:rPr>
          <w:t xml:space="preserve"> top</w:t>
        </w:r>
      </w:ins>
      <w:ins w:id="2878" w:author="Alain Komin" w:date="2022-10-26T10:32:00Z">
        <w:r w:rsidR="00082DD0">
          <w:rPr>
            <w:rFonts w:cs="Arial"/>
            <w:sz w:val="21"/>
            <w:szCs w:val="21"/>
            <w:shd w:val="clear" w:color="auto" w:fill="FFFFFF"/>
          </w:rPr>
          <w:t xml:space="preserve"> to bottom</w:t>
        </w:r>
      </w:ins>
      <w:ins w:id="2879" w:author="Alain Komin" w:date="2022-09-28T10:20:00Z">
        <w:r w:rsidR="006460A8">
          <w:rPr>
            <w:rFonts w:cs="Arial"/>
            <w:sz w:val="21"/>
            <w:szCs w:val="21"/>
            <w:shd w:val="clear" w:color="auto" w:fill="FFFFFF"/>
          </w:rPr>
          <w:t>)</w:t>
        </w:r>
      </w:ins>
    </w:p>
    <w:p w14:paraId="51B1F421" w14:textId="1E48CEB6" w:rsidR="008A5D4F" w:rsidRDefault="008A5D4F" w:rsidP="008A5D4F">
      <w:pPr>
        <w:pStyle w:val="ListParagraph"/>
        <w:numPr>
          <w:ilvl w:val="0"/>
          <w:numId w:val="12"/>
        </w:numPr>
        <w:rPr>
          <w:ins w:id="2880" w:author="Alain Komin" w:date="2022-09-27T10:56:00Z"/>
          <w:rFonts w:cs="Arial"/>
          <w:sz w:val="21"/>
          <w:szCs w:val="21"/>
          <w:shd w:val="clear" w:color="auto" w:fill="FFFFFF"/>
        </w:rPr>
      </w:pPr>
      <w:ins w:id="2881" w:author="Alain Komin" w:date="2022-09-27T10:52:00Z">
        <w:r>
          <w:rPr>
            <w:rFonts w:cs="Arial"/>
            <w:sz w:val="21"/>
            <w:szCs w:val="21"/>
            <w:shd w:val="clear" w:color="auto" w:fill="FFFFFF"/>
          </w:rPr>
          <w:t>Field type</w:t>
        </w:r>
      </w:ins>
      <w:ins w:id="2882" w:author="Alain Komin" w:date="2022-09-28T10:20:00Z">
        <w:r w:rsidR="006460A8">
          <w:rPr>
            <w:rFonts w:cs="Arial"/>
            <w:sz w:val="21"/>
            <w:szCs w:val="21"/>
            <w:shd w:val="clear" w:color="auto" w:fill="FFFFFF"/>
          </w:rPr>
          <w:t xml:space="preserve"> </w:t>
        </w:r>
        <w:r w:rsidR="006460A8" w:rsidRPr="006460A8">
          <w:rPr>
            <w:rFonts w:cs="Arial"/>
            <w:sz w:val="21"/>
            <w:szCs w:val="21"/>
            <w:shd w:val="clear" w:color="auto" w:fill="FFFFFF"/>
          </w:rPr>
          <w:sym w:font="Wingdings" w:char="F0E0"/>
        </w:r>
        <w:r w:rsidR="006460A8">
          <w:rPr>
            <w:rFonts w:cs="Arial"/>
            <w:sz w:val="21"/>
            <w:szCs w:val="21"/>
            <w:shd w:val="clear" w:color="auto" w:fill="FFFFFF"/>
          </w:rPr>
          <w:t xml:space="preserve"> Type of field</w:t>
        </w:r>
      </w:ins>
    </w:p>
    <w:p w14:paraId="5C82628D" w14:textId="42F316B6" w:rsidR="008A5D4F" w:rsidRDefault="008A5D4F" w:rsidP="008A5D4F">
      <w:pPr>
        <w:pStyle w:val="ListParagraph"/>
        <w:numPr>
          <w:ilvl w:val="0"/>
          <w:numId w:val="12"/>
        </w:numPr>
        <w:rPr>
          <w:ins w:id="2883" w:author="Alain Komin" w:date="2022-09-27T10:56:00Z"/>
          <w:rFonts w:cs="Arial"/>
          <w:sz w:val="21"/>
          <w:szCs w:val="21"/>
          <w:shd w:val="clear" w:color="auto" w:fill="FFFFFF"/>
        </w:rPr>
      </w:pPr>
      <w:ins w:id="2884" w:author="Alain Komin" w:date="2022-09-27T10:56:00Z">
        <w:r>
          <w:rPr>
            <w:rFonts w:cs="Arial"/>
            <w:sz w:val="21"/>
            <w:szCs w:val="21"/>
            <w:shd w:val="clear" w:color="auto" w:fill="FFFFFF"/>
          </w:rPr>
          <w:t>Field Label</w:t>
        </w:r>
      </w:ins>
      <w:ins w:id="2885" w:author="Alain Komin" w:date="2022-09-28T10:20:00Z">
        <w:r w:rsidR="006460A8">
          <w:rPr>
            <w:rFonts w:cs="Arial"/>
            <w:sz w:val="21"/>
            <w:szCs w:val="21"/>
            <w:shd w:val="clear" w:color="auto" w:fill="FFFFFF"/>
          </w:rPr>
          <w:t xml:space="preserve"> </w:t>
        </w:r>
        <w:r w:rsidR="006460A8" w:rsidRPr="006460A8">
          <w:rPr>
            <w:rFonts w:cs="Arial"/>
            <w:sz w:val="21"/>
            <w:szCs w:val="21"/>
            <w:shd w:val="clear" w:color="auto" w:fill="FFFFFF"/>
          </w:rPr>
          <w:sym w:font="Wingdings" w:char="F0E0"/>
        </w:r>
        <w:r w:rsidR="006460A8">
          <w:rPr>
            <w:rFonts w:cs="Arial"/>
            <w:sz w:val="21"/>
            <w:szCs w:val="21"/>
            <w:shd w:val="clear" w:color="auto" w:fill="FFFFFF"/>
          </w:rPr>
          <w:t xml:space="preserve"> Label to be displayed on the left of the field</w:t>
        </w:r>
      </w:ins>
    </w:p>
    <w:p w14:paraId="310E736E" w14:textId="30EF6952" w:rsidR="008A5D4F" w:rsidRDefault="008A5D4F" w:rsidP="008A5D4F">
      <w:pPr>
        <w:pStyle w:val="ListParagraph"/>
        <w:numPr>
          <w:ilvl w:val="0"/>
          <w:numId w:val="12"/>
        </w:numPr>
        <w:rPr>
          <w:ins w:id="2886" w:author="Alain Komin" w:date="2022-09-27T10:56:00Z"/>
          <w:rFonts w:cs="Arial"/>
          <w:sz w:val="21"/>
          <w:szCs w:val="21"/>
          <w:shd w:val="clear" w:color="auto" w:fill="FFFFFF"/>
        </w:rPr>
      </w:pPr>
      <w:ins w:id="2887" w:author="Alain Komin" w:date="2022-09-27T10:56:00Z">
        <w:r>
          <w:rPr>
            <w:rFonts w:cs="Arial"/>
            <w:sz w:val="21"/>
            <w:szCs w:val="21"/>
            <w:shd w:val="clear" w:color="auto" w:fill="FFFFFF"/>
          </w:rPr>
          <w:t>Placeholder</w:t>
        </w:r>
      </w:ins>
      <w:ins w:id="2888" w:author="Alain Komin" w:date="2022-09-28T10:20:00Z">
        <w:r w:rsidR="006460A8">
          <w:rPr>
            <w:rFonts w:cs="Arial"/>
            <w:sz w:val="21"/>
            <w:szCs w:val="21"/>
            <w:shd w:val="clear" w:color="auto" w:fill="FFFFFF"/>
          </w:rPr>
          <w:t xml:space="preserve"> </w:t>
        </w:r>
        <w:r w:rsidR="006460A8" w:rsidRPr="006460A8">
          <w:rPr>
            <w:rFonts w:cs="Arial"/>
            <w:sz w:val="21"/>
            <w:szCs w:val="21"/>
            <w:shd w:val="clear" w:color="auto" w:fill="FFFFFF"/>
          </w:rPr>
          <w:sym w:font="Wingdings" w:char="F0E0"/>
        </w:r>
        <w:r w:rsidR="006460A8">
          <w:rPr>
            <w:rFonts w:cs="Arial"/>
            <w:sz w:val="21"/>
            <w:szCs w:val="21"/>
            <w:shd w:val="clear" w:color="auto" w:fill="FFFFFF"/>
          </w:rPr>
          <w:t xml:space="preserve"> </w:t>
        </w:r>
      </w:ins>
      <w:ins w:id="2889" w:author="Alain Komin" w:date="2022-09-28T10:21:00Z">
        <w:r w:rsidR="006460A8">
          <w:rPr>
            <w:rFonts w:cs="Arial"/>
            <w:sz w:val="21"/>
            <w:szCs w:val="21"/>
            <w:shd w:val="clear" w:color="auto" w:fill="FFFFFF"/>
          </w:rPr>
          <w:t>Info to be displayed in the entry field</w:t>
        </w:r>
      </w:ins>
      <w:ins w:id="2890" w:author="Alain Komin" w:date="2022-10-24T15:19:00Z">
        <w:r w:rsidR="002F7080">
          <w:rPr>
            <w:rFonts w:cs="Arial"/>
            <w:sz w:val="21"/>
            <w:szCs w:val="21"/>
            <w:shd w:val="clear" w:color="auto" w:fill="FFFFFF"/>
          </w:rPr>
          <w:t xml:space="preserve"> (HTML </w:t>
        </w:r>
      </w:ins>
      <w:ins w:id="2891" w:author="Alain Komin" w:date="2022-10-26T10:33:00Z">
        <w:r w:rsidR="00082DD0">
          <w:rPr>
            <w:rFonts w:cs="Arial"/>
            <w:sz w:val="21"/>
            <w:szCs w:val="21"/>
            <w:shd w:val="clear" w:color="auto" w:fill="FFFFFF"/>
          </w:rPr>
          <w:t xml:space="preserve">will be </w:t>
        </w:r>
      </w:ins>
      <w:ins w:id="2892" w:author="Alain Komin" w:date="2022-10-24T15:19:00Z">
        <w:r w:rsidR="002F7080">
          <w:rPr>
            <w:rFonts w:cs="Arial"/>
            <w:sz w:val="21"/>
            <w:szCs w:val="21"/>
            <w:shd w:val="clear" w:color="auto" w:fill="FFFFFF"/>
          </w:rPr>
          <w:t xml:space="preserve">allowed for </w:t>
        </w:r>
      </w:ins>
      <w:ins w:id="2893" w:author="Alain Komin" w:date="2022-10-24T15:20:00Z">
        <w:r w:rsidR="002F7080">
          <w:rPr>
            <w:rFonts w:cs="Arial"/>
            <w:sz w:val="21"/>
            <w:szCs w:val="21"/>
            <w:shd w:val="clear" w:color="auto" w:fill="FFFFFF"/>
          </w:rPr>
          <w:t>m</w:t>
        </w:r>
      </w:ins>
      <w:ins w:id="2894" w:author="Alain Komin" w:date="2022-10-24T15:19:00Z">
        <w:r w:rsidR="002F7080">
          <w:rPr>
            <w:rFonts w:cs="Arial"/>
            <w:sz w:val="21"/>
            <w:szCs w:val="21"/>
            <w:shd w:val="clear" w:color="auto" w:fill="FFFFFF"/>
          </w:rPr>
          <w:t>e</w:t>
        </w:r>
      </w:ins>
      <w:ins w:id="2895" w:author="Alain Komin" w:date="2022-10-24T15:20:00Z">
        <w:r w:rsidR="002F7080">
          <w:rPr>
            <w:rFonts w:cs="Arial"/>
            <w:sz w:val="21"/>
            <w:szCs w:val="21"/>
            <w:shd w:val="clear" w:color="auto" w:fill="FFFFFF"/>
          </w:rPr>
          <w:t>ssages</w:t>
        </w:r>
      </w:ins>
      <w:ins w:id="2896" w:author="Alain Komin" w:date="2022-10-24T15:19:00Z">
        <w:r w:rsidR="002F7080">
          <w:rPr>
            <w:rFonts w:cs="Arial"/>
            <w:sz w:val="21"/>
            <w:szCs w:val="21"/>
            <w:shd w:val="clear" w:color="auto" w:fill="FFFFFF"/>
          </w:rPr>
          <w:t>)</w:t>
        </w:r>
      </w:ins>
    </w:p>
    <w:p w14:paraId="59A27485" w14:textId="39CAF635" w:rsidR="008A5D4F" w:rsidRDefault="008A5D4F" w:rsidP="008A5D4F">
      <w:pPr>
        <w:pStyle w:val="ListParagraph"/>
        <w:numPr>
          <w:ilvl w:val="0"/>
          <w:numId w:val="12"/>
        </w:numPr>
        <w:rPr>
          <w:ins w:id="2897" w:author="Alain Komin" w:date="2022-09-27T10:57:00Z"/>
          <w:rFonts w:cs="Arial"/>
          <w:sz w:val="21"/>
          <w:szCs w:val="21"/>
          <w:shd w:val="clear" w:color="auto" w:fill="FFFFFF"/>
        </w:rPr>
      </w:pPr>
      <w:ins w:id="2898" w:author="Alain Komin" w:date="2022-09-27T10:56:00Z">
        <w:r>
          <w:rPr>
            <w:rFonts w:cs="Arial"/>
            <w:sz w:val="21"/>
            <w:szCs w:val="21"/>
            <w:shd w:val="clear" w:color="auto" w:fill="FFFFFF"/>
          </w:rPr>
          <w:t>Required</w:t>
        </w:r>
      </w:ins>
      <w:ins w:id="2899" w:author="Alain Komin" w:date="2022-09-28T10:21:00Z">
        <w:r w:rsidR="006460A8">
          <w:rPr>
            <w:rFonts w:cs="Arial"/>
            <w:sz w:val="21"/>
            <w:szCs w:val="21"/>
            <w:shd w:val="clear" w:color="auto" w:fill="FFFFFF"/>
          </w:rPr>
          <w:t xml:space="preserve"> </w:t>
        </w:r>
        <w:r w:rsidR="006460A8" w:rsidRPr="006460A8">
          <w:rPr>
            <w:rFonts w:cs="Arial"/>
            <w:sz w:val="21"/>
            <w:szCs w:val="21"/>
            <w:shd w:val="clear" w:color="auto" w:fill="FFFFFF"/>
          </w:rPr>
          <w:sym w:font="Wingdings" w:char="F0E0"/>
        </w:r>
        <w:r w:rsidR="006460A8">
          <w:rPr>
            <w:rFonts w:cs="Arial"/>
            <w:sz w:val="21"/>
            <w:szCs w:val="21"/>
            <w:shd w:val="clear" w:color="auto" w:fill="FFFFFF"/>
          </w:rPr>
          <w:t xml:space="preserve"> </w:t>
        </w:r>
      </w:ins>
      <w:ins w:id="2900" w:author="Alain Komin" w:date="2022-10-26T10:33:00Z">
        <w:r w:rsidR="00082DD0">
          <w:rPr>
            <w:rFonts w:cs="Arial"/>
            <w:sz w:val="21"/>
            <w:szCs w:val="21"/>
            <w:shd w:val="clear" w:color="auto" w:fill="FFFFFF"/>
          </w:rPr>
          <w:t>Determines if the f</w:t>
        </w:r>
      </w:ins>
      <w:ins w:id="2901" w:author="Alain Komin" w:date="2022-09-28T10:21:00Z">
        <w:r w:rsidR="006460A8">
          <w:rPr>
            <w:rFonts w:cs="Arial"/>
            <w:sz w:val="21"/>
            <w:szCs w:val="21"/>
            <w:shd w:val="clear" w:color="auto" w:fill="FFFFFF"/>
          </w:rPr>
          <w:t>ield is mandatory or not</w:t>
        </w:r>
      </w:ins>
    </w:p>
    <w:p w14:paraId="48DCA92D" w14:textId="401253EE" w:rsidR="008A5D4F" w:rsidRDefault="008A5D4F" w:rsidP="008A5D4F">
      <w:pPr>
        <w:pStyle w:val="ListParagraph"/>
        <w:numPr>
          <w:ilvl w:val="0"/>
          <w:numId w:val="12"/>
        </w:numPr>
        <w:rPr>
          <w:ins w:id="2902" w:author="Alain Komin" w:date="2022-09-27T10:52:00Z"/>
          <w:rFonts w:cs="Arial"/>
          <w:sz w:val="21"/>
          <w:szCs w:val="21"/>
          <w:shd w:val="clear" w:color="auto" w:fill="FFFFFF"/>
        </w:rPr>
      </w:pPr>
      <w:ins w:id="2903" w:author="Alain Komin" w:date="2022-09-27T10:57:00Z">
        <w:r>
          <w:rPr>
            <w:rFonts w:cs="Arial"/>
            <w:sz w:val="21"/>
            <w:szCs w:val="21"/>
            <w:shd w:val="clear" w:color="auto" w:fill="FFFFFF"/>
          </w:rPr>
          <w:t>Field Length</w:t>
        </w:r>
      </w:ins>
      <w:ins w:id="2904" w:author="Alain Komin" w:date="2022-09-28T10:21:00Z">
        <w:r w:rsidR="006460A8">
          <w:rPr>
            <w:rFonts w:cs="Arial"/>
            <w:sz w:val="21"/>
            <w:szCs w:val="21"/>
            <w:shd w:val="clear" w:color="auto" w:fill="FFFFFF"/>
          </w:rPr>
          <w:t xml:space="preserve"> </w:t>
        </w:r>
        <w:r w:rsidR="006460A8" w:rsidRPr="006460A8">
          <w:rPr>
            <w:rFonts w:cs="Arial"/>
            <w:sz w:val="21"/>
            <w:szCs w:val="21"/>
            <w:shd w:val="clear" w:color="auto" w:fill="FFFFFF"/>
          </w:rPr>
          <w:sym w:font="Wingdings" w:char="F0E0"/>
        </w:r>
        <w:r w:rsidR="006460A8">
          <w:rPr>
            <w:rFonts w:cs="Arial"/>
            <w:sz w:val="21"/>
            <w:szCs w:val="21"/>
            <w:shd w:val="clear" w:color="auto" w:fill="FFFFFF"/>
          </w:rPr>
          <w:t xml:space="preserve"> Field capacity</w:t>
        </w:r>
      </w:ins>
    </w:p>
    <w:p w14:paraId="2434456F" w14:textId="27A37140" w:rsidR="008A5D4F" w:rsidRDefault="008A5D4F" w:rsidP="00A9625D">
      <w:pPr>
        <w:pStyle w:val="ListParagraph"/>
        <w:numPr>
          <w:ilvl w:val="0"/>
          <w:numId w:val="12"/>
        </w:numPr>
        <w:rPr>
          <w:ins w:id="2905" w:author="Alain Komin" w:date="2022-10-26T10:34:00Z"/>
          <w:rFonts w:cs="Arial"/>
          <w:sz w:val="21"/>
          <w:szCs w:val="21"/>
          <w:shd w:val="clear" w:color="auto" w:fill="FFFFFF"/>
        </w:rPr>
      </w:pPr>
      <w:ins w:id="2906" w:author="Alain Komin" w:date="2022-09-27T10:52:00Z">
        <w:r>
          <w:rPr>
            <w:rFonts w:cs="Arial"/>
            <w:sz w:val="21"/>
            <w:szCs w:val="21"/>
            <w:shd w:val="clear" w:color="auto" w:fill="FFFFFF"/>
          </w:rPr>
          <w:t>Order Type</w:t>
        </w:r>
      </w:ins>
      <w:ins w:id="2907" w:author="Alain Komin" w:date="2022-09-28T10:21:00Z">
        <w:r w:rsidR="006460A8">
          <w:rPr>
            <w:rFonts w:cs="Arial"/>
            <w:sz w:val="21"/>
            <w:szCs w:val="21"/>
            <w:shd w:val="clear" w:color="auto" w:fill="FFFFFF"/>
          </w:rPr>
          <w:t xml:space="preserve"> </w:t>
        </w:r>
      </w:ins>
      <w:ins w:id="2908" w:author="Alain Komin" w:date="2022-09-28T10:22:00Z">
        <w:r w:rsidR="006460A8" w:rsidRPr="006460A8">
          <w:rPr>
            <w:rFonts w:cs="Arial"/>
            <w:sz w:val="21"/>
            <w:szCs w:val="21"/>
            <w:shd w:val="clear" w:color="auto" w:fill="FFFFFF"/>
          </w:rPr>
          <w:sym w:font="Wingdings" w:char="F0E0"/>
        </w:r>
        <w:r w:rsidR="006460A8">
          <w:rPr>
            <w:rFonts w:cs="Arial"/>
            <w:sz w:val="21"/>
            <w:szCs w:val="21"/>
            <w:shd w:val="clear" w:color="auto" w:fill="FFFFFF"/>
          </w:rPr>
          <w:t xml:space="preserve"> The field will be displayed on Equipment or Marketing orders</w:t>
        </w:r>
      </w:ins>
    </w:p>
    <w:p w14:paraId="443C78C5" w14:textId="210C5E47" w:rsidR="00082DD0" w:rsidRPr="00082DD0" w:rsidRDefault="00082DD0" w:rsidP="00082DD0">
      <w:pPr>
        <w:rPr>
          <w:ins w:id="2909" w:author="Alain Komin" w:date="2022-09-27T10:57:00Z"/>
          <w:rFonts w:cs="Arial"/>
          <w:sz w:val="21"/>
          <w:szCs w:val="21"/>
          <w:shd w:val="clear" w:color="auto" w:fill="FFFFFF"/>
          <w:rPrChange w:id="2910" w:author="Alain Komin" w:date="2022-10-26T10:34:00Z">
            <w:rPr>
              <w:ins w:id="2911" w:author="Alain Komin" w:date="2022-09-27T10:57:00Z"/>
              <w:shd w:val="clear" w:color="auto" w:fill="FFFFFF"/>
            </w:rPr>
          </w:rPrChange>
        </w:rPr>
        <w:pPrChange w:id="2912" w:author="Alain Komin" w:date="2022-10-26T10:34:00Z">
          <w:pPr>
            <w:pStyle w:val="ListParagraph"/>
            <w:numPr>
              <w:numId w:val="12"/>
            </w:numPr>
            <w:ind w:left="720" w:hanging="360"/>
          </w:pPr>
        </w:pPrChange>
      </w:pPr>
      <w:ins w:id="2913" w:author="Alain Komin" w:date="2022-10-26T10:34:00Z">
        <w:r>
          <w:rPr>
            <w:rFonts w:cs="Arial"/>
            <w:sz w:val="21"/>
            <w:szCs w:val="21"/>
            <w:shd w:val="clear" w:color="auto" w:fill="FFFFFF"/>
          </w:rPr>
          <w:t>Example:</w:t>
        </w:r>
      </w:ins>
    </w:p>
    <w:tbl>
      <w:tblPr>
        <w:tblStyle w:val="TableGrid"/>
        <w:tblW w:w="0" w:type="auto"/>
        <w:tblInd w:w="-147" w:type="dxa"/>
        <w:tblLook w:val="04A0" w:firstRow="1" w:lastRow="0" w:firstColumn="1" w:lastColumn="0" w:noHBand="0" w:noVBand="1"/>
        <w:tblPrChange w:id="2914" w:author="Alain Komin" w:date="2022-09-28T10:22:00Z">
          <w:tblPr>
            <w:tblStyle w:val="TableGrid"/>
            <w:tblW w:w="0" w:type="auto"/>
            <w:tblInd w:w="-147" w:type="dxa"/>
            <w:tblLook w:val="04A0" w:firstRow="1" w:lastRow="0" w:firstColumn="1" w:lastColumn="0" w:noHBand="0" w:noVBand="1"/>
          </w:tblPr>
        </w:tblPrChange>
      </w:tblPr>
      <w:tblGrid>
        <w:gridCol w:w="2196"/>
        <w:gridCol w:w="981"/>
        <w:gridCol w:w="1076"/>
        <w:gridCol w:w="1418"/>
        <w:gridCol w:w="1434"/>
        <w:gridCol w:w="1061"/>
        <w:gridCol w:w="874"/>
        <w:gridCol w:w="1220"/>
        <w:tblGridChange w:id="2915">
          <w:tblGrid>
            <w:gridCol w:w="735"/>
            <w:gridCol w:w="1461"/>
            <w:gridCol w:w="735"/>
            <w:gridCol w:w="246"/>
            <w:gridCol w:w="735"/>
            <w:gridCol w:w="341"/>
            <w:gridCol w:w="471"/>
            <w:gridCol w:w="122"/>
            <w:gridCol w:w="795"/>
            <w:gridCol w:w="30"/>
            <w:gridCol w:w="735"/>
            <w:gridCol w:w="643"/>
            <w:gridCol w:w="56"/>
            <w:gridCol w:w="709"/>
            <w:gridCol w:w="296"/>
            <w:gridCol w:w="56"/>
            <w:gridCol w:w="709"/>
            <w:gridCol w:w="100"/>
            <w:gridCol w:w="65"/>
            <w:gridCol w:w="700"/>
            <w:gridCol w:w="455"/>
            <w:gridCol w:w="65"/>
            <w:gridCol w:w="700"/>
          </w:tblGrid>
        </w:tblGridChange>
      </w:tblGrid>
      <w:tr w:rsidR="00EF5219" w:rsidRPr="00403440" w14:paraId="45FC66B9" w14:textId="77777777" w:rsidTr="006460A8">
        <w:trPr>
          <w:ins w:id="2916" w:author="Alain Komin" w:date="2022-09-27T10:57:00Z"/>
          <w:trPrChange w:id="2917" w:author="Alain Komin" w:date="2022-09-28T10:22:00Z">
            <w:trPr>
              <w:gridBefore w:val="1"/>
              <w:gridAfter w:val="0"/>
            </w:trPr>
          </w:trPrChange>
        </w:trPr>
        <w:tc>
          <w:tcPr>
            <w:tcW w:w="2196" w:type="dxa"/>
            <w:shd w:val="clear" w:color="auto" w:fill="D9D9D9" w:themeFill="background1" w:themeFillShade="D9"/>
            <w:tcPrChange w:id="2918" w:author="Alain Komin" w:date="2022-09-28T10:22:00Z">
              <w:tcPr>
                <w:tcW w:w="2196" w:type="dxa"/>
                <w:gridSpan w:val="2"/>
                <w:shd w:val="clear" w:color="auto" w:fill="D9D9D9" w:themeFill="background1" w:themeFillShade="D9"/>
              </w:tcPr>
            </w:tcPrChange>
          </w:tcPr>
          <w:p w14:paraId="68C5B20C" w14:textId="7E4BE161" w:rsidR="00402701" w:rsidRPr="00403440" w:rsidRDefault="00403440" w:rsidP="00FF4282">
            <w:pPr>
              <w:rPr>
                <w:ins w:id="2919" w:author="Alain Komin" w:date="2022-09-27T10:57:00Z"/>
                <w:rFonts w:cs="Arial"/>
                <w:b/>
                <w:bCs/>
                <w:sz w:val="16"/>
                <w:szCs w:val="16"/>
                <w:highlight w:val="lightGray"/>
                <w:shd w:val="clear" w:color="auto" w:fill="FFFFFF"/>
                <w:rPrChange w:id="2920" w:author="Alain Komin" w:date="2022-09-28T10:23:00Z">
                  <w:rPr>
                    <w:ins w:id="2921" w:author="Alain Komin" w:date="2022-09-27T10:57:00Z"/>
                    <w:rFonts w:cs="Arial"/>
                    <w:sz w:val="16"/>
                    <w:szCs w:val="16"/>
                    <w:highlight w:val="lightGray"/>
                    <w:shd w:val="clear" w:color="auto" w:fill="FFFFFF"/>
                  </w:rPr>
                </w:rPrChange>
              </w:rPr>
            </w:pPr>
            <w:ins w:id="2922" w:author="Alain Komin" w:date="2022-09-28T10:23:00Z">
              <w:r>
                <w:rPr>
                  <w:rFonts w:cs="Arial"/>
                  <w:b/>
                  <w:bCs/>
                  <w:sz w:val="16"/>
                  <w:szCs w:val="16"/>
                  <w:highlight w:val="lightGray"/>
                  <w:shd w:val="clear" w:color="auto" w:fill="FFFFFF"/>
                </w:rPr>
                <w:t xml:space="preserve">FIELD </w:t>
              </w:r>
            </w:ins>
            <w:ins w:id="2923" w:author="Alain Komin" w:date="2022-09-27T10:57:00Z">
              <w:r w:rsidR="00402701" w:rsidRPr="00403440">
                <w:rPr>
                  <w:rFonts w:cs="Arial"/>
                  <w:b/>
                  <w:bCs/>
                  <w:sz w:val="16"/>
                  <w:szCs w:val="16"/>
                  <w:highlight w:val="lightGray"/>
                  <w:shd w:val="clear" w:color="auto" w:fill="FFFFFF"/>
                  <w:rPrChange w:id="2924" w:author="Alain Komin" w:date="2022-09-28T10:23:00Z">
                    <w:rPr>
                      <w:rFonts w:cs="Arial"/>
                      <w:sz w:val="16"/>
                      <w:szCs w:val="16"/>
                      <w:highlight w:val="lightGray"/>
                      <w:shd w:val="clear" w:color="auto" w:fill="FFFFFF"/>
                    </w:rPr>
                  </w:rPrChange>
                </w:rPr>
                <w:t>ID</w:t>
              </w:r>
            </w:ins>
          </w:p>
        </w:tc>
        <w:tc>
          <w:tcPr>
            <w:tcW w:w="981" w:type="dxa"/>
            <w:shd w:val="clear" w:color="auto" w:fill="D9D9D9" w:themeFill="background1" w:themeFillShade="D9"/>
            <w:tcPrChange w:id="2925" w:author="Alain Komin" w:date="2022-09-28T10:22:00Z">
              <w:tcPr>
                <w:tcW w:w="981" w:type="dxa"/>
                <w:gridSpan w:val="2"/>
                <w:shd w:val="clear" w:color="auto" w:fill="D9D9D9" w:themeFill="background1" w:themeFillShade="D9"/>
              </w:tcPr>
            </w:tcPrChange>
          </w:tcPr>
          <w:p w14:paraId="034C60E9" w14:textId="77777777" w:rsidR="00402701" w:rsidRPr="00403440" w:rsidRDefault="00402701" w:rsidP="00FF4282">
            <w:pPr>
              <w:rPr>
                <w:ins w:id="2926" w:author="Alain Komin" w:date="2022-09-27T10:57:00Z"/>
                <w:rFonts w:cs="Arial"/>
                <w:b/>
                <w:bCs/>
                <w:sz w:val="16"/>
                <w:szCs w:val="16"/>
                <w:highlight w:val="lightGray"/>
                <w:shd w:val="clear" w:color="auto" w:fill="FFFFFF"/>
                <w:rPrChange w:id="2927" w:author="Alain Komin" w:date="2022-09-28T10:23:00Z">
                  <w:rPr>
                    <w:ins w:id="2928" w:author="Alain Komin" w:date="2022-09-27T10:57:00Z"/>
                    <w:rFonts w:cs="Arial"/>
                    <w:sz w:val="16"/>
                    <w:szCs w:val="16"/>
                    <w:highlight w:val="lightGray"/>
                    <w:shd w:val="clear" w:color="auto" w:fill="FFFFFF"/>
                  </w:rPr>
                </w:rPrChange>
              </w:rPr>
            </w:pPr>
            <w:ins w:id="2929" w:author="Alain Komin" w:date="2022-09-27T10:57:00Z">
              <w:r w:rsidRPr="00403440">
                <w:rPr>
                  <w:rFonts w:cs="Arial"/>
                  <w:b/>
                  <w:bCs/>
                  <w:sz w:val="16"/>
                  <w:szCs w:val="16"/>
                  <w:highlight w:val="lightGray"/>
                  <w:shd w:val="clear" w:color="auto" w:fill="FFFFFF"/>
                  <w:rPrChange w:id="2930" w:author="Alain Komin" w:date="2022-09-28T10:23:00Z">
                    <w:rPr>
                      <w:rFonts w:cs="Arial"/>
                      <w:sz w:val="16"/>
                      <w:szCs w:val="16"/>
                      <w:highlight w:val="lightGray"/>
                      <w:shd w:val="clear" w:color="auto" w:fill="FFFFFF"/>
                    </w:rPr>
                  </w:rPrChange>
                </w:rPr>
                <w:t>POSITION</w:t>
              </w:r>
            </w:ins>
          </w:p>
        </w:tc>
        <w:tc>
          <w:tcPr>
            <w:tcW w:w="1076" w:type="dxa"/>
            <w:shd w:val="clear" w:color="auto" w:fill="D9D9D9" w:themeFill="background1" w:themeFillShade="D9"/>
            <w:tcPrChange w:id="2931" w:author="Alain Komin" w:date="2022-09-28T10:22:00Z">
              <w:tcPr>
                <w:tcW w:w="812" w:type="dxa"/>
                <w:gridSpan w:val="2"/>
                <w:shd w:val="clear" w:color="auto" w:fill="D9D9D9" w:themeFill="background1" w:themeFillShade="D9"/>
              </w:tcPr>
            </w:tcPrChange>
          </w:tcPr>
          <w:p w14:paraId="242E895D" w14:textId="77777777" w:rsidR="00402701" w:rsidRPr="00403440" w:rsidRDefault="00402701" w:rsidP="00FF4282">
            <w:pPr>
              <w:rPr>
                <w:ins w:id="2932" w:author="Alain Komin" w:date="2022-09-27T10:57:00Z"/>
                <w:rFonts w:cs="Arial"/>
                <w:b/>
                <w:bCs/>
                <w:sz w:val="16"/>
                <w:szCs w:val="16"/>
                <w:highlight w:val="lightGray"/>
                <w:shd w:val="clear" w:color="auto" w:fill="FFFFFF"/>
                <w:rPrChange w:id="2933" w:author="Alain Komin" w:date="2022-09-28T10:23:00Z">
                  <w:rPr>
                    <w:ins w:id="2934" w:author="Alain Komin" w:date="2022-09-27T10:57:00Z"/>
                    <w:rFonts w:cs="Arial"/>
                    <w:sz w:val="16"/>
                    <w:szCs w:val="16"/>
                    <w:highlight w:val="lightGray"/>
                    <w:shd w:val="clear" w:color="auto" w:fill="FFFFFF"/>
                  </w:rPr>
                </w:rPrChange>
              </w:rPr>
            </w:pPr>
            <w:ins w:id="2935" w:author="Alain Komin" w:date="2022-09-27T10:57:00Z">
              <w:r w:rsidRPr="00403440">
                <w:rPr>
                  <w:rFonts w:cs="Arial"/>
                  <w:b/>
                  <w:bCs/>
                  <w:sz w:val="16"/>
                  <w:szCs w:val="16"/>
                  <w:highlight w:val="lightGray"/>
                  <w:shd w:val="clear" w:color="auto" w:fill="FFFFFF"/>
                  <w:rPrChange w:id="2936" w:author="Alain Komin" w:date="2022-09-28T10:23:00Z">
                    <w:rPr>
                      <w:rFonts w:cs="Arial"/>
                      <w:sz w:val="16"/>
                      <w:szCs w:val="16"/>
                      <w:highlight w:val="lightGray"/>
                      <w:shd w:val="clear" w:color="auto" w:fill="FFFFFF"/>
                    </w:rPr>
                  </w:rPrChange>
                </w:rPr>
                <w:t>FIELD TYPE</w:t>
              </w:r>
            </w:ins>
          </w:p>
        </w:tc>
        <w:tc>
          <w:tcPr>
            <w:tcW w:w="1418" w:type="dxa"/>
            <w:shd w:val="clear" w:color="auto" w:fill="D9D9D9" w:themeFill="background1" w:themeFillShade="D9"/>
            <w:tcPrChange w:id="2937" w:author="Alain Komin" w:date="2022-09-28T10:22:00Z">
              <w:tcPr>
                <w:tcW w:w="917" w:type="dxa"/>
                <w:gridSpan w:val="2"/>
                <w:shd w:val="clear" w:color="auto" w:fill="D9D9D9" w:themeFill="background1" w:themeFillShade="D9"/>
              </w:tcPr>
            </w:tcPrChange>
          </w:tcPr>
          <w:p w14:paraId="2858698A" w14:textId="77777777" w:rsidR="00402701" w:rsidRPr="00403440" w:rsidRDefault="00402701" w:rsidP="00FF4282">
            <w:pPr>
              <w:rPr>
                <w:ins w:id="2938" w:author="Alain Komin" w:date="2022-09-27T10:57:00Z"/>
                <w:rFonts w:cs="Arial"/>
                <w:b/>
                <w:bCs/>
                <w:sz w:val="16"/>
                <w:szCs w:val="16"/>
                <w:highlight w:val="lightGray"/>
                <w:shd w:val="clear" w:color="auto" w:fill="FFFFFF"/>
                <w:rPrChange w:id="2939" w:author="Alain Komin" w:date="2022-09-28T10:23:00Z">
                  <w:rPr>
                    <w:ins w:id="2940" w:author="Alain Komin" w:date="2022-09-27T10:57:00Z"/>
                    <w:rFonts w:cs="Arial"/>
                    <w:sz w:val="16"/>
                    <w:szCs w:val="16"/>
                    <w:highlight w:val="lightGray"/>
                    <w:shd w:val="clear" w:color="auto" w:fill="FFFFFF"/>
                  </w:rPr>
                </w:rPrChange>
              </w:rPr>
            </w:pPr>
            <w:ins w:id="2941" w:author="Alain Komin" w:date="2022-09-27T10:57:00Z">
              <w:r w:rsidRPr="00403440">
                <w:rPr>
                  <w:rFonts w:cs="Arial"/>
                  <w:b/>
                  <w:bCs/>
                  <w:sz w:val="16"/>
                  <w:szCs w:val="16"/>
                  <w:highlight w:val="lightGray"/>
                  <w:shd w:val="clear" w:color="auto" w:fill="FFFFFF"/>
                  <w:rPrChange w:id="2942" w:author="Alain Komin" w:date="2022-09-28T10:23:00Z">
                    <w:rPr>
                      <w:rFonts w:cs="Arial"/>
                      <w:sz w:val="16"/>
                      <w:szCs w:val="16"/>
                      <w:highlight w:val="lightGray"/>
                      <w:shd w:val="clear" w:color="auto" w:fill="FFFFFF"/>
                    </w:rPr>
                  </w:rPrChange>
                </w:rPr>
                <w:t>FIELD LABEL</w:t>
              </w:r>
            </w:ins>
          </w:p>
        </w:tc>
        <w:tc>
          <w:tcPr>
            <w:tcW w:w="1408" w:type="dxa"/>
            <w:shd w:val="clear" w:color="auto" w:fill="D9D9D9" w:themeFill="background1" w:themeFillShade="D9"/>
            <w:tcPrChange w:id="2943" w:author="Alain Komin" w:date="2022-09-28T10:22:00Z">
              <w:tcPr>
                <w:tcW w:w="1408" w:type="dxa"/>
                <w:gridSpan w:val="3"/>
                <w:shd w:val="clear" w:color="auto" w:fill="D9D9D9" w:themeFill="background1" w:themeFillShade="D9"/>
              </w:tcPr>
            </w:tcPrChange>
          </w:tcPr>
          <w:p w14:paraId="62D598D0" w14:textId="77777777" w:rsidR="00402701" w:rsidRPr="00403440" w:rsidRDefault="00402701" w:rsidP="00FF4282">
            <w:pPr>
              <w:rPr>
                <w:ins w:id="2944" w:author="Alain Komin" w:date="2022-09-27T10:57:00Z"/>
                <w:rFonts w:cs="Arial"/>
                <w:b/>
                <w:bCs/>
                <w:sz w:val="16"/>
                <w:szCs w:val="16"/>
                <w:highlight w:val="lightGray"/>
                <w:shd w:val="clear" w:color="auto" w:fill="FFFFFF"/>
                <w:rPrChange w:id="2945" w:author="Alain Komin" w:date="2022-09-28T10:23:00Z">
                  <w:rPr>
                    <w:ins w:id="2946" w:author="Alain Komin" w:date="2022-09-27T10:57:00Z"/>
                    <w:rFonts w:cs="Arial"/>
                    <w:sz w:val="16"/>
                    <w:szCs w:val="16"/>
                    <w:highlight w:val="lightGray"/>
                    <w:shd w:val="clear" w:color="auto" w:fill="FFFFFF"/>
                  </w:rPr>
                </w:rPrChange>
              </w:rPr>
            </w:pPr>
            <w:ins w:id="2947" w:author="Alain Komin" w:date="2022-09-27T10:57:00Z">
              <w:r w:rsidRPr="00403440">
                <w:rPr>
                  <w:rFonts w:cs="Arial"/>
                  <w:b/>
                  <w:bCs/>
                  <w:sz w:val="16"/>
                  <w:szCs w:val="16"/>
                  <w:highlight w:val="lightGray"/>
                  <w:shd w:val="clear" w:color="auto" w:fill="FFFFFF"/>
                  <w:rPrChange w:id="2948" w:author="Alain Komin" w:date="2022-09-28T10:23:00Z">
                    <w:rPr>
                      <w:rFonts w:cs="Arial"/>
                      <w:sz w:val="16"/>
                      <w:szCs w:val="16"/>
                      <w:highlight w:val="lightGray"/>
                      <w:shd w:val="clear" w:color="auto" w:fill="FFFFFF"/>
                    </w:rPr>
                  </w:rPrChange>
                </w:rPr>
                <w:t>PLACEHOLDER</w:t>
              </w:r>
            </w:ins>
          </w:p>
        </w:tc>
        <w:tc>
          <w:tcPr>
            <w:tcW w:w="1061" w:type="dxa"/>
            <w:shd w:val="clear" w:color="auto" w:fill="D9D9D9" w:themeFill="background1" w:themeFillShade="D9"/>
            <w:tcPrChange w:id="2949" w:author="Alain Komin" w:date="2022-09-28T10:22:00Z">
              <w:tcPr>
                <w:tcW w:w="1061" w:type="dxa"/>
                <w:gridSpan w:val="3"/>
                <w:shd w:val="clear" w:color="auto" w:fill="D9D9D9" w:themeFill="background1" w:themeFillShade="D9"/>
              </w:tcPr>
            </w:tcPrChange>
          </w:tcPr>
          <w:p w14:paraId="375460EB" w14:textId="77777777" w:rsidR="00402701" w:rsidRPr="00403440" w:rsidRDefault="00402701">
            <w:pPr>
              <w:jc w:val="center"/>
              <w:rPr>
                <w:ins w:id="2950" w:author="Alain Komin" w:date="2022-09-27T10:57:00Z"/>
                <w:rFonts w:cs="Arial"/>
                <w:b/>
                <w:bCs/>
                <w:sz w:val="16"/>
                <w:szCs w:val="16"/>
                <w:highlight w:val="lightGray"/>
                <w:shd w:val="clear" w:color="auto" w:fill="FFFFFF"/>
                <w:rPrChange w:id="2951" w:author="Alain Komin" w:date="2022-09-28T10:23:00Z">
                  <w:rPr>
                    <w:ins w:id="2952" w:author="Alain Komin" w:date="2022-09-27T10:57:00Z"/>
                    <w:rFonts w:cs="Arial"/>
                    <w:sz w:val="16"/>
                    <w:szCs w:val="16"/>
                    <w:highlight w:val="lightGray"/>
                    <w:shd w:val="clear" w:color="auto" w:fill="FFFFFF"/>
                  </w:rPr>
                </w:rPrChange>
              </w:rPr>
              <w:pPrChange w:id="2953" w:author="Alain Komin" w:date="2022-09-28T10:26:00Z">
                <w:pPr/>
              </w:pPrChange>
            </w:pPr>
            <w:ins w:id="2954" w:author="Alain Komin" w:date="2022-09-27T10:57:00Z">
              <w:r w:rsidRPr="00403440">
                <w:rPr>
                  <w:rFonts w:cs="Arial"/>
                  <w:b/>
                  <w:bCs/>
                  <w:sz w:val="16"/>
                  <w:szCs w:val="16"/>
                  <w:highlight w:val="lightGray"/>
                  <w:shd w:val="clear" w:color="auto" w:fill="FFFFFF"/>
                  <w:rPrChange w:id="2955" w:author="Alain Komin" w:date="2022-09-28T10:23:00Z">
                    <w:rPr>
                      <w:rFonts w:cs="Arial"/>
                      <w:sz w:val="16"/>
                      <w:szCs w:val="16"/>
                      <w:highlight w:val="lightGray"/>
                      <w:shd w:val="clear" w:color="auto" w:fill="FFFFFF"/>
                    </w:rPr>
                  </w:rPrChange>
                </w:rPr>
                <w:t>REQUIRED</w:t>
              </w:r>
            </w:ins>
          </w:p>
        </w:tc>
        <w:tc>
          <w:tcPr>
            <w:tcW w:w="865" w:type="dxa"/>
            <w:shd w:val="clear" w:color="auto" w:fill="D9D9D9" w:themeFill="background1" w:themeFillShade="D9"/>
            <w:tcPrChange w:id="2956" w:author="Alain Komin" w:date="2022-09-28T10:22:00Z">
              <w:tcPr>
                <w:tcW w:w="865" w:type="dxa"/>
                <w:gridSpan w:val="3"/>
                <w:shd w:val="clear" w:color="auto" w:fill="D9D9D9" w:themeFill="background1" w:themeFillShade="D9"/>
              </w:tcPr>
            </w:tcPrChange>
          </w:tcPr>
          <w:p w14:paraId="3B16ECCA" w14:textId="444933A8" w:rsidR="00402701" w:rsidRPr="00403440" w:rsidRDefault="00402701">
            <w:pPr>
              <w:jc w:val="center"/>
              <w:rPr>
                <w:ins w:id="2957" w:author="Alain Komin" w:date="2022-09-27T10:57:00Z"/>
                <w:rFonts w:cs="Arial"/>
                <w:b/>
                <w:bCs/>
                <w:sz w:val="16"/>
                <w:szCs w:val="16"/>
                <w:highlight w:val="lightGray"/>
                <w:shd w:val="clear" w:color="auto" w:fill="FFFFFF"/>
                <w:rPrChange w:id="2958" w:author="Alain Komin" w:date="2022-09-28T10:23:00Z">
                  <w:rPr>
                    <w:ins w:id="2959" w:author="Alain Komin" w:date="2022-09-27T10:57:00Z"/>
                    <w:rFonts w:cs="Arial"/>
                    <w:sz w:val="16"/>
                    <w:szCs w:val="16"/>
                    <w:highlight w:val="lightGray"/>
                    <w:shd w:val="clear" w:color="auto" w:fill="FFFFFF"/>
                  </w:rPr>
                </w:rPrChange>
              </w:rPr>
              <w:pPrChange w:id="2960" w:author="Alain Komin" w:date="2022-09-28T10:26:00Z">
                <w:pPr/>
              </w:pPrChange>
            </w:pPr>
            <w:ins w:id="2961" w:author="Alain Komin" w:date="2022-09-27T10:57:00Z">
              <w:r w:rsidRPr="00403440">
                <w:rPr>
                  <w:rFonts w:cs="Arial"/>
                  <w:b/>
                  <w:bCs/>
                  <w:sz w:val="16"/>
                  <w:szCs w:val="16"/>
                  <w:highlight w:val="lightGray"/>
                  <w:shd w:val="clear" w:color="auto" w:fill="FFFFFF"/>
                  <w:rPrChange w:id="2962" w:author="Alain Komin" w:date="2022-09-28T10:23:00Z">
                    <w:rPr>
                      <w:rFonts w:cs="Arial"/>
                      <w:sz w:val="16"/>
                      <w:szCs w:val="16"/>
                      <w:highlight w:val="lightGray"/>
                      <w:shd w:val="clear" w:color="auto" w:fill="FFFFFF"/>
                    </w:rPr>
                  </w:rPrChange>
                </w:rPr>
                <w:t>FIELD LENGTH</w:t>
              </w:r>
            </w:ins>
          </w:p>
        </w:tc>
        <w:tc>
          <w:tcPr>
            <w:tcW w:w="1220" w:type="dxa"/>
            <w:shd w:val="clear" w:color="auto" w:fill="D9D9D9" w:themeFill="background1" w:themeFillShade="D9"/>
            <w:tcPrChange w:id="2963" w:author="Alain Komin" w:date="2022-09-28T10:22:00Z">
              <w:tcPr>
                <w:tcW w:w="1220" w:type="dxa"/>
                <w:gridSpan w:val="3"/>
                <w:shd w:val="clear" w:color="auto" w:fill="D9D9D9" w:themeFill="background1" w:themeFillShade="D9"/>
              </w:tcPr>
            </w:tcPrChange>
          </w:tcPr>
          <w:p w14:paraId="7986DDEB" w14:textId="77777777" w:rsidR="00402701" w:rsidRPr="00403440" w:rsidRDefault="00402701" w:rsidP="00FF4282">
            <w:pPr>
              <w:rPr>
                <w:ins w:id="2964" w:author="Alain Komin" w:date="2022-09-27T10:57:00Z"/>
                <w:rFonts w:cs="Arial"/>
                <w:b/>
                <w:bCs/>
                <w:sz w:val="16"/>
                <w:szCs w:val="16"/>
                <w:shd w:val="clear" w:color="auto" w:fill="FFFFFF"/>
                <w:rPrChange w:id="2965" w:author="Alain Komin" w:date="2022-09-28T10:23:00Z">
                  <w:rPr>
                    <w:ins w:id="2966" w:author="Alain Komin" w:date="2022-09-27T10:57:00Z"/>
                    <w:rFonts w:cs="Arial"/>
                    <w:sz w:val="16"/>
                    <w:szCs w:val="16"/>
                    <w:shd w:val="clear" w:color="auto" w:fill="FFFFFF"/>
                  </w:rPr>
                </w:rPrChange>
              </w:rPr>
            </w:pPr>
            <w:ins w:id="2967" w:author="Alain Komin" w:date="2022-09-27T10:57:00Z">
              <w:r w:rsidRPr="00403440">
                <w:rPr>
                  <w:rFonts w:cs="Arial"/>
                  <w:b/>
                  <w:bCs/>
                  <w:sz w:val="16"/>
                  <w:szCs w:val="16"/>
                  <w:highlight w:val="lightGray"/>
                  <w:shd w:val="clear" w:color="auto" w:fill="FFFFFF"/>
                  <w:rPrChange w:id="2968" w:author="Alain Komin" w:date="2022-09-28T10:23:00Z">
                    <w:rPr>
                      <w:rFonts w:cs="Arial"/>
                      <w:sz w:val="16"/>
                      <w:szCs w:val="16"/>
                      <w:highlight w:val="lightGray"/>
                      <w:shd w:val="clear" w:color="auto" w:fill="FFFFFF"/>
                    </w:rPr>
                  </w:rPrChange>
                </w:rPr>
                <w:t>ORDER TYPE</w:t>
              </w:r>
            </w:ins>
          </w:p>
        </w:tc>
      </w:tr>
      <w:tr w:rsidR="006460A8" w:rsidRPr="00077E80" w14:paraId="49FE2057" w14:textId="77777777" w:rsidTr="006460A8">
        <w:trPr>
          <w:ins w:id="2969" w:author="Alain Komin" w:date="2022-09-27T10:57:00Z"/>
        </w:trPr>
        <w:tc>
          <w:tcPr>
            <w:tcW w:w="2196" w:type="dxa"/>
          </w:tcPr>
          <w:p w14:paraId="7EFDA5D7" w14:textId="77777777" w:rsidR="00402701" w:rsidRPr="00077E80" w:rsidRDefault="00402701" w:rsidP="00FF4282">
            <w:pPr>
              <w:rPr>
                <w:ins w:id="2970" w:author="Alain Komin" w:date="2022-09-27T10:57:00Z"/>
                <w:rFonts w:cs="Arial"/>
                <w:sz w:val="16"/>
                <w:szCs w:val="16"/>
                <w:shd w:val="clear" w:color="auto" w:fill="FFFFFF"/>
                <w:rPrChange w:id="2971" w:author="Alain Komin" w:date="2022-09-28T10:12:00Z">
                  <w:rPr>
                    <w:ins w:id="2972" w:author="Alain Komin" w:date="2022-09-27T10:57:00Z"/>
                    <w:rFonts w:cs="Arial"/>
                    <w:sz w:val="21"/>
                    <w:szCs w:val="21"/>
                    <w:shd w:val="clear" w:color="auto" w:fill="FFFFFF"/>
                  </w:rPr>
                </w:rPrChange>
              </w:rPr>
            </w:pPr>
            <w:ins w:id="2973" w:author="Alain Komin" w:date="2022-09-27T10:57:00Z">
              <w:r w:rsidRPr="00077E80">
                <w:rPr>
                  <w:rFonts w:cs="Arial"/>
                  <w:sz w:val="16"/>
                  <w:szCs w:val="16"/>
                  <w:shd w:val="clear" w:color="auto" w:fill="FFFFFF"/>
                  <w:rPrChange w:id="2974" w:author="Alain Komin" w:date="2022-09-28T10:12:00Z">
                    <w:rPr>
                      <w:rFonts w:cs="Arial"/>
                      <w:sz w:val="21"/>
                      <w:szCs w:val="21"/>
                      <w:shd w:val="clear" w:color="auto" w:fill="FFFFFF"/>
                    </w:rPr>
                  </w:rPrChange>
                </w:rPr>
                <w:t>Cust_field_agency</w:t>
              </w:r>
            </w:ins>
          </w:p>
        </w:tc>
        <w:tc>
          <w:tcPr>
            <w:tcW w:w="981" w:type="dxa"/>
          </w:tcPr>
          <w:p w14:paraId="63D012C1" w14:textId="77777777" w:rsidR="00402701" w:rsidRPr="00077E80" w:rsidRDefault="00402701" w:rsidP="00FF4282">
            <w:pPr>
              <w:rPr>
                <w:ins w:id="2975" w:author="Alain Komin" w:date="2022-09-27T10:57:00Z"/>
                <w:rFonts w:cs="Arial"/>
                <w:sz w:val="16"/>
                <w:szCs w:val="16"/>
                <w:shd w:val="clear" w:color="auto" w:fill="FFFFFF"/>
                <w:rPrChange w:id="2976" w:author="Alain Komin" w:date="2022-09-28T10:12:00Z">
                  <w:rPr>
                    <w:ins w:id="2977" w:author="Alain Komin" w:date="2022-09-27T10:57:00Z"/>
                    <w:rFonts w:cs="Arial"/>
                    <w:sz w:val="21"/>
                    <w:szCs w:val="21"/>
                    <w:shd w:val="clear" w:color="auto" w:fill="FFFFFF"/>
                  </w:rPr>
                </w:rPrChange>
              </w:rPr>
            </w:pPr>
            <w:ins w:id="2978" w:author="Alain Komin" w:date="2022-09-27T10:57:00Z">
              <w:r w:rsidRPr="00077E80">
                <w:rPr>
                  <w:rFonts w:cs="Arial"/>
                  <w:sz w:val="16"/>
                  <w:szCs w:val="16"/>
                  <w:shd w:val="clear" w:color="auto" w:fill="FFFFFF"/>
                  <w:rPrChange w:id="2979" w:author="Alain Komin" w:date="2022-09-28T10:12:00Z">
                    <w:rPr>
                      <w:rFonts w:cs="Arial"/>
                      <w:sz w:val="21"/>
                      <w:szCs w:val="21"/>
                      <w:shd w:val="clear" w:color="auto" w:fill="FFFFFF"/>
                    </w:rPr>
                  </w:rPrChange>
                </w:rPr>
                <w:t>1</w:t>
              </w:r>
            </w:ins>
          </w:p>
        </w:tc>
        <w:tc>
          <w:tcPr>
            <w:tcW w:w="1076" w:type="dxa"/>
          </w:tcPr>
          <w:p w14:paraId="406C5473" w14:textId="77777777" w:rsidR="00402701" w:rsidRPr="00077E80" w:rsidRDefault="00402701" w:rsidP="00FF4282">
            <w:pPr>
              <w:rPr>
                <w:ins w:id="2980" w:author="Alain Komin" w:date="2022-09-27T10:57:00Z"/>
                <w:rFonts w:cs="Arial"/>
                <w:sz w:val="16"/>
                <w:szCs w:val="16"/>
                <w:shd w:val="clear" w:color="auto" w:fill="FFFFFF"/>
                <w:rPrChange w:id="2981" w:author="Alain Komin" w:date="2022-09-28T10:12:00Z">
                  <w:rPr>
                    <w:ins w:id="2982" w:author="Alain Komin" w:date="2022-09-27T10:57:00Z"/>
                    <w:rFonts w:cs="Arial"/>
                    <w:sz w:val="21"/>
                    <w:szCs w:val="21"/>
                    <w:shd w:val="clear" w:color="auto" w:fill="FFFFFF"/>
                  </w:rPr>
                </w:rPrChange>
              </w:rPr>
            </w:pPr>
            <w:ins w:id="2983" w:author="Alain Komin" w:date="2022-09-27T10:57:00Z">
              <w:r w:rsidRPr="00077E80">
                <w:rPr>
                  <w:rFonts w:cs="Arial"/>
                  <w:sz w:val="16"/>
                  <w:szCs w:val="16"/>
                  <w:shd w:val="clear" w:color="auto" w:fill="FFFFFF"/>
                  <w:rPrChange w:id="2984" w:author="Alain Komin" w:date="2022-09-28T10:12:00Z">
                    <w:rPr>
                      <w:rFonts w:cs="Arial"/>
                      <w:sz w:val="21"/>
                      <w:szCs w:val="21"/>
                      <w:shd w:val="clear" w:color="auto" w:fill="FFFFFF"/>
                    </w:rPr>
                  </w:rPrChange>
                </w:rPr>
                <w:t>Free-Form Text</w:t>
              </w:r>
            </w:ins>
          </w:p>
        </w:tc>
        <w:tc>
          <w:tcPr>
            <w:tcW w:w="1418" w:type="dxa"/>
          </w:tcPr>
          <w:p w14:paraId="16F08D8E" w14:textId="77777777" w:rsidR="00402701" w:rsidRPr="00077E80" w:rsidRDefault="00402701" w:rsidP="00FF4282">
            <w:pPr>
              <w:rPr>
                <w:ins w:id="2985" w:author="Alain Komin" w:date="2022-09-27T10:57:00Z"/>
                <w:rFonts w:cs="Arial"/>
                <w:sz w:val="16"/>
                <w:szCs w:val="16"/>
                <w:shd w:val="clear" w:color="auto" w:fill="FFFFFF"/>
                <w:rPrChange w:id="2986" w:author="Alain Komin" w:date="2022-09-28T10:12:00Z">
                  <w:rPr>
                    <w:ins w:id="2987" w:author="Alain Komin" w:date="2022-09-27T10:57:00Z"/>
                    <w:rFonts w:cs="Arial"/>
                    <w:sz w:val="21"/>
                    <w:szCs w:val="21"/>
                    <w:shd w:val="clear" w:color="auto" w:fill="FFFFFF"/>
                  </w:rPr>
                </w:rPrChange>
              </w:rPr>
            </w:pPr>
            <w:ins w:id="2988" w:author="Alain Komin" w:date="2022-09-27T10:57:00Z">
              <w:r w:rsidRPr="00077E80">
                <w:rPr>
                  <w:rFonts w:cs="Arial"/>
                  <w:sz w:val="16"/>
                  <w:szCs w:val="16"/>
                  <w:shd w:val="clear" w:color="auto" w:fill="FFFFFF"/>
                  <w:rPrChange w:id="2989" w:author="Alain Komin" w:date="2022-09-28T10:12:00Z">
                    <w:rPr>
                      <w:rFonts w:cs="Arial"/>
                      <w:sz w:val="21"/>
                      <w:szCs w:val="21"/>
                      <w:shd w:val="clear" w:color="auto" w:fill="FFFFFF"/>
                    </w:rPr>
                  </w:rPrChange>
                </w:rPr>
                <w:t>Agency</w:t>
              </w:r>
            </w:ins>
          </w:p>
        </w:tc>
        <w:tc>
          <w:tcPr>
            <w:tcW w:w="1408" w:type="dxa"/>
          </w:tcPr>
          <w:p w14:paraId="257348E5" w14:textId="77777777" w:rsidR="00402701" w:rsidRPr="00077E80" w:rsidRDefault="00402701" w:rsidP="00FF4282">
            <w:pPr>
              <w:rPr>
                <w:ins w:id="2990" w:author="Alain Komin" w:date="2022-09-27T10:57:00Z"/>
                <w:rFonts w:cs="Arial"/>
                <w:sz w:val="16"/>
                <w:szCs w:val="16"/>
                <w:shd w:val="clear" w:color="auto" w:fill="FFFFFF"/>
                <w:rPrChange w:id="2991" w:author="Alain Komin" w:date="2022-09-28T10:12:00Z">
                  <w:rPr>
                    <w:ins w:id="2992" w:author="Alain Komin" w:date="2022-09-27T10:57:00Z"/>
                    <w:rFonts w:cs="Arial"/>
                    <w:sz w:val="21"/>
                    <w:szCs w:val="21"/>
                    <w:shd w:val="clear" w:color="auto" w:fill="FFFFFF"/>
                  </w:rPr>
                </w:rPrChange>
              </w:rPr>
            </w:pPr>
          </w:p>
        </w:tc>
        <w:tc>
          <w:tcPr>
            <w:tcW w:w="1061" w:type="dxa"/>
          </w:tcPr>
          <w:p w14:paraId="52C03788" w14:textId="728995C4" w:rsidR="00402701" w:rsidRPr="00077E80" w:rsidRDefault="00082DD0">
            <w:pPr>
              <w:jc w:val="center"/>
              <w:rPr>
                <w:ins w:id="2993" w:author="Alain Komin" w:date="2022-09-27T10:57:00Z"/>
                <w:rFonts w:cs="Arial"/>
                <w:sz w:val="16"/>
                <w:szCs w:val="16"/>
                <w:shd w:val="clear" w:color="auto" w:fill="FFFFFF"/>
                <w:rPrChange w:id="2994" w:author="Alain Komin" w:date="2022-09-28T10:12:00Z">
                  <w:rPr>
                    <w:ins w:id="2995" w:author="Alain Komin" w:date="2022-09-27T10:57:00Z"/>
                    <w:rFonts w:cs="Arial"/>
                    <w:sz w:val="21"/>
                    <w:szCs w:val="21"/>
                    <w:shd w:val="clear" w:color="auto" w:fill="FFFFFF"/>
                  </w:rPr>
                </w:rPrChange>
              </w:rPr>
              <w:pPrChange w:id="2996" w:author="Alain Komin" w:date="2022-09-28T10:26:00Z">
                <w:pPr/>
              </w:pPrChange>
            </w:pPr>
            <w:ins w:id="2997" w:author="Alain Komin" w:date="2022-10-26T10:34:00Z">
              <w:r>
                <w:rPr>
                  <w:rFonts w:cs="Arial"/>
                  <w:sz w:val="16"/>
                  <w:szCs w:val="16"/>
                  <w:shd w:val="clear" w:color="auto" w:fill="FFFFFF"/>
                </w:rPr>
                <w:t>T</w:t>
              </w:r>
            </w:ins>
          </w:p>
        </w:tc>
        <w:tc>
          <w:tcPr>
            <w:tcW w:w="865" w:type="dxa"/>
          </w:tcPr>
          <w:p w14:paraId="331F3B0B" w14:textId="77777777" w:rsidR="00402701" w:rsidRPr="00077E80" w:rsidRDefault="00402701">
            <w:pPr>
              <w:jc w:val="center"/>
              <w:rPr>
                <w:ins w:id="2998" w:author="Alain Komin" w:date="2022-09-27T10:57:00Z"/>
                <w:rFonts w:cs="Arial"/>
                <w:sz w:val="16"/>
                <w:szCs w:val="16"/>
                <w:shd w:val="clear" w:color="auto" w:fill="FFFFFF"/>
                <w:rPrChange w:id="2999" w:author="Alain Komin" w:date="2022-09-28T10:12:00Z">
                  <w:rPr>
                    <w:ins w:id="3000" w:author="Alain Komin" w:date="2022-09-27T10:57:00Z"/>
                    <w:rFonts w:cs="Arial"/>
                    <w:sz w:val="21"/>
                    <w:szCs w:val="21"/>
                    <w:shd w:val="clear" w:color="auto" w:fill="FFFFFF"/>
                  </w:rPr>
                </w:rPrChange>
              </w:rPr>
              <w:pPrChange w:id="3001" w:author="Alain Komin" w:date="2022-09-28T10:26:00Z">
                <w:pPr/>
              </w:pPrChange>
            </w:pPr>
            <w:ins w:id="3002" w:author="Alain Komin" w:date="2022-09-27T10:57:00Z">
              <w:r w:rsidRPr="00077E80">
                <w:rPr>
                  <w:rFonts w:cs="Arial"/>
                  <w:sz w:val="16"/>
                  <w:szCs w:val="16"/>
                  <w:shd w:val="clear" w:color="auto" w:fill="FFFFFF"/>
                  <w:rPrChange w:id="3003" w:author="Alain Komin" w:date="2022-09-28T10:12:00Z">
                    <w:rPr>
                      <w:rFonts w:cs="Arial"/>
                      <w:sz w:val="21"/>
                      <w:szCs w:val="21"/>
                      <w:shd w:val="clear" w:color="auto" w:fill="FFFFFF"/>
                    </w:rPr>
                  </w:rPrChange>
                </w:rPr>
                <w:t>6</w:t>
              </w:r>
            </w:ins>
          </w:p>
        </w:tc>
        <w:tc>
          <w:tcPr>
            <w:tcW w:w="1220" w:type="dxa"/>
          </w:tcPr>
          <w:p w14:paraId="5028D848" w14:textId="77777777" w:rsidR="00402701" w:rsidRPr="00077E80" w:rsidRDefault="00402701" w:rsidP="00FF4282">
            <w:pPr>
              <w:rPr>
                <w:ins w:id="3004" w:author="Alain Komin" w:date="2022-09-27T10:57:00Z"/>
                <w:rFonts w:cs="Arial"/>
                <w:sz w:val="16"/>
                <w:szCs w:val="16"/>
                <w:shd w:val="clear" w:color="auto" w:fill="FFFFFF"/>
                <w:rPrChange w:id="3005" w:author="Alain Komin" w:date="2022-09-28T10:12:00Z">
                  <w:rPr>
                    <w:ins w:id="3006" w:author="Alain Komin" w:date="2022-09-27T10:57:00Z"/>
                    <w:rFonts w:cs="Arial"/>
                    <w:sz w:val="21"/>
                    <w:szCs w:val="21"/>
                    <w:shd w:val="clear" w:color="auto" w:fill="FFFFFF"/>
                  </w:rPr>
                </w:rPrChange>
              </w:rPr>
            </w:pPr>
            <w:ins w:id="3007" w:author="Alain Komin" w:date="2022-09-27T10:57:00Z">
              <w:r w:rsidRPr="00077E80">
                <w:rPr>
                  <w:rFonts w:cs="Arial"/>
                  <w:sz w:val="16"/>
                  <w:szCs w:val="16"/>
                  <w:shd w:val="clear" w:color="auto" w:fill="FFFFFF"/>
                  <w:rPrChange w:id="3008" w:author="Alain Komin" w:date="2022-09-28T10:12:00Z">
                    <w:rPr>
                      <w:rFonts w:cs="Arial"/>
                      <w:sz w:val="21"/>
                      <w:szCs w:val="21"/>
                      <w:shd w:val="clear" w:color="auto" w:fill="FFFFFF"/>
                    </w:rPr>
                  </w:rPrChange>
                </w:rPr>
                <w:t>Equipment</w:t>
              </w:r>
            </w:ins>
          </w:p>
        </w:tc>
      </w:tr>
      <w:tr w:rsidR="006460A8" w:rsidRPr="00077E80" w14:paraId="49D87B81" w14:textId="77777777" w:rsidTr="006460A8">
        <w:trPr>
          <w:ins w:id="3009" w:author="Alain Komin" w:date="2022-09-27T10:57:00Z"/>
        </w:trPr>
        <w:tc>
          <w:tcPr>
            <w:tcW w:w="2196" w:type="dxa"/>
          </w:tcPr>
          <w:p w14:paraId="352B8FCF" w14:textId="77777777" w:rsidR="00402701" w:rsidRPr="00077E80" w:rsidRDefault="00402701" w:rsidP="00FF4282">
            <w:pPr>
              <w:rPr>
                <w:ins w:id="3010" w:author="Alain Komin" w:date="2022-09-27T10:57:00Z"/>
                <w:rFonts w:cs="Arial"/>
                <w:sz w:val="16"/>
                <w:szCs w:val="16"/>
                <w:shd w:val="clear" w:color="auto" w:fill="FFFFFF"/>
                <w:rPrChange w:id="3011" w:author="Alain Komin" w:date="2022-09-28T10:12:00Z">
                  <w:rPr>
                    <w:ins w:id="3012" w:author="Alain Komin" w:date="2022-09-27T10:57:00Z"/>
                    <w:rFonts w:cs="Arial"/>
                    <w:sz w:val="21"/>
                    <w:szCs w:val="21"/>
                    <w:shd w:val="clear" w:color="auto" w:fill="FFFFFF"/>
                  </w:rPr>
                </w:rPrChange>
              </w:rPr>
            </w:pPr>
            <w:ins w:id="3013" w:author="Alain Komin" w:date="2022-09-27T10:57:00Z">
              <w:r w:rsidRPr="00077E80">
                <w:rPr>
                  <w:rFonts w:cs="Arial"/>
                  <w:sz w:val="16"/>
                  <w:szCs w:val="16"/>
                  <w:shd w:val="clear" w:color="auto" w:fill="FFFFFF"/>
                  <w:rPrChange w:id="3014" w:author="Alain Komin" w:date="2022-09-28T10:12:00Z">
                    <w:rPr>
                      <w:rFonts w:cs="Arial"/>
                      <w:sz w:val="21"/>
                      <w:szCs w:val="21"/>
                      <w:shd w:val="clear" w:color="auto" w:fill="FFFFFF"/>
                    </w:rPr>
                  </w:rPrChange>
                </w:rPr>
                <w:t>Cust_order_type</w:t>
              </w:r>
            </w:ins>
          </w:p>
        </w:tc>
        <w:tc>
          <w:tcPr>
            <w:tcW w:w="981" w:type="dxa"/>
          </w:tcPr>
          <w:p w14:paraId="6338C8BF" w14:textId="77777777" w:rsidR="00402701" w:rsidRPr="00077E80" w:rsidRDefault="00402701" w:rsidP="00FF4282">
            <w:pPr>
              <w:rPr>
                <w:ins w:id="3015" w:author="Alain Komin" w:date="2022-09-27T10:57:00Z"/>
                <w:rFonts w:cs="Arial"/>
                <w:sz w:val="16"/>
                <w:szCs w:val="16"/>
                <w:shd w:val="clear" w:color="auto" w:fill="FFFFFF"/>
                <w:rPrChange w:id="3016" w:author="Alain Komin" w:date="2022-09-28T10:12:00Z">
                  <w:rPr>
                    <w:ins w:id="3017" w:author="Alain Komin" w:date="2022-09-27T10:57:00Z"/>
                    <w:rFonts w:cs="Arial"/>
                    <w:sz w:val="21"/>
                    <w:szCs w:val="21"/>
                    <w:shd w:val="clear" w:color="auto" w:fill="FFFFFF"/>
                  </w:rPr>
                </w:rPrChange>
              </w:rPr>
            </w:pPr>
            <w:ins w:id="3018" w:author="Alain Komin" w:date="2022-09-27T10:57:00Z">
              <w:r w:rsidRPr="00077E80">
                <w:rPr>
                  <w:rFonts w:cs="Arial"/>
                  <w:sz w:val="16"/>
                  <w:szCs w:val="16"/>
                  <w:shd w:val="clear" w:color="auto" w:fill="FFFFFF"/>
                  <w:rPrChange w:id="3019" w:author="Alain Komin" w:date="2022-09-28T10:12:00Z">
                    <w:rPr>
                      <w:rFonts w:cs="Arial"/>
                      <w:sz w:val="21"/>
                      <w:szCs w:val="21"/>
                      <w:shd w:val="clear" w:color="auto" w:fill="FFFFFF"/>
                    </w:rPr>
                  </w:rPrChange>
                </w:rPr>
                <w:t>2</w:t>
              </w:r>
            </w:ins>
          </w:p>
        </w:tc>
        <w:tc>
          <w:tcPr>
            <w:tcW w:w="1076" w:type="dxa"/>
          </w:tcPr>
          <w:p w14:paraId="147A2B58" w14:textId="77777777" w:rsidR="00402701" w:rsidRPr="00077E80" w:rsidRDefault="00402701" w:rsidP="00FF4282">
            <w:pPr>
              <w:rPr>
                <w:ins w:id="3020" w:author="Alain Komin" w:date="2022-09-27T10:57:00Z"/>
                <w:rFonts w:cs="Arial"/>
                <w:sz w:val="16"/>
                <w:szCs w:val="16"/>
                <w:shd w:val="clear" w:color="auto" w:fill="FFFFFF"/>
                <w:rPrChange w:id="3021" w:author="Alain Komin" w:date="2022-09-28T10:12:00Z">
                  <w:rPr>
                    <w:ins w:id="3022" w:author="Alain Komin" w:date="2022-09-27T10:57:00Z"/>
                    <w:rFonts w:cs="Arial"/>
                    <w:sz w:val="21"/>
                    <w:szCs w:val="21"/>
                    <w:shd w:val="clear" w:color="auto" w:fill="FFFFFF"/>
                  </w:rPr>
                </w:rPrChange>
              </w:rPr>
            </w:pPr>
            <w:ins w:id="3023" w:author="Alain Komin" w:date="2022-09-27T10:57:00Z">
              <w:r w:rsidRPr="00077E80">
                <w:rPr>
                  <w:rFonts w:cs="Arial"/>
                  <w:sz w:val="16"/>
                  <w:szCs w:val="16"/>
                  <w:shd w:val="clear" w:color="auto" w:fill="FFFFFF"/>
                  <w:rPrChange w:id="3024" w:author="Alain Komin" w:date="2022-09-28T10:12:00Z">
                    <w:rPr>
                      <w:rFonts w:cs="Arial"/>
                      <w:sz w:val="21"/>
                      <w:szCs w:val="21"/>
                      <w:shd w:val="clear" w:color="auto" w:fill="FFFFFF"/>
                    </w:rPr>
                  </w:rPrChange>
                </w:rPr>
                <w:t>List</w:t>
              </w:r>
            </w:ins>
          </w:p>
        </w:tc>
        <w:tc>
          <w:tcPr>
            <w:tcW w:w="1418" w:type="dxa"/>
          </w:tcPr>
          <w:p w14:paraId="2DDD8E49" w14:textId="77777777" w:rsidR="00402701" w:rsidRPr="00077E80" w:rsidRDefault="00402701" w:rsidP="00FF4282">
            <w:pPr>
              <w:rPr>
                <w:ins w:id="3025" w:author="Alain Komin" w:date="2022-09-27T10:57:00Z"/>
                <w:rFonts w:cs="Arial"/>
                <w:sz w:val="16"/>
                <w:szCs w:val="16"/>
                <w:shd w:val="clear" w:color="auto" w:fill="FFFFFF"/>
                <w:rPrChange w:id="3026" w:author="Alain Komin" w:date="2022-09-28T10:12:00Z">
                  <w:rPr>
                    <w:ins w:id="3027" w:author="Alain Komin" w:date="2022-09-27T10:57:00Z"/>
                    <w:rFonts w:cs="Arial"/>
                    <w:sz w:val="21"/>
                    <w:szCs w:val="21"/>
                    <w:shd w:val="clear" w:color="auto" w:fill="FFFFFF"/>
                  </w:rPr>
                </w:rPrChange>
              </w:rPr>
            </w:pPr>
            <w:ins w:id="3028" w:author="Alain Komin" w:date="2022-09-27T10:57:00Z">
              <w:r w:rsidRPr="00077E80">
                <w:rPr>
                  <w:rFonts w:cs="Arial"/>
                  <w:sz w:val="16"/>
                  <w:szCs w:val="16"/>
                  <w:shd w:val="clear" w:color="auto" w:fill="FFFFFF"/>
                  <w:rPrChange w:id="3029" w:author="Alain Komin" w:date="2022-09-28T10:12:00Z">
                    <w:rPr>
                      <w:rFonts w:cs="Arial"/>
                      <w:sz w:val="21"/>
                      <w:szCs w:val="21"/>
                      <w:shd w:val="clear" w:color="auto" w:fill="FFFFFF"/>
                    </w:rPr>
                  </w:rPrChange>
                </w:rPr>
                <w:t>Order Type</w:t>
              </w:r>
            </w:ins>
          </w:p>
        </w:tc>
        <w:tc>
          <w:tcPr>
            <w:tcW w:w="1408" w:type="dxa"/>
          </w:tcPr>
          <w:p w14:paraId="27A84CA7" w14:textId="77777777" w:rsidR="00402701" w:rsidRPr="00077E80" w:rsidRDefault="00402701" w:rsidP="00FF4282">
            <w:pPr>
              <w:rPr>
                <w:ins w:id="3030" w:author="Alain Komin" w:date="2022-09-27T10:57:00Z"/>
                <w:rFonts w:cs="Arial"/>
                <w:sz w:val="16"/>
                <w:szCs w:val="16"/>
                <w:shd w:val="clear" w:color="auto" w:fill="FFFFFF"/>
                <w:rPrChange w:id="3031" w:author="Alain Komin" w:date="2022-09-28T10:12:00Z">
                  <w:rPr>
                    <w:ins w:id="3032" w:author="Alain Komin" w:date="2022-09-27T10:57:00Z"/>
                    <w:rFonts w:cs="Arial"/>
                    <w:sz w:val="21"/>
                    <w:szCs w:val="21"/>
                    <w:shd w:val="clear" w:color="auto" w:fill="FFFFFF"/>
                  </w:rPr>
                </w:rPrChange>
              </w:rPr>
            </w:pPr>
            <w:ins w:id="3033" w:author="Alain Komin" w:date="2022-09-27T10:57:00Z">
              <w:r w:rsidRPr="00077E80">
                <w:rPr>
                  <w:rFonts w:cs="Arial"/>
                  <w:sz w:val="16"/>
                  <w:szCs w:val="16"/>
                  <w:shd w:val="clear" w:color="auto" w:fill="FFFFFF"/>
                  <w:rPrChange w:id="3034" w:author="Alain Komin" w:date="2022-09-28T10:12:00Z">
                    <w:rPr>
                      <w:rFonts w:cs="Arial"/>
                      <w:sz w:val="21"/>
                      <w:szCs w:val="21"/>
                      <w:shd w:val="clear" w:color="auto" w:fill="FFFFFF"/>
                    </w:rPr>
                  </w:rPrChange>
                </w:rPr>
                <w:t>Select order type…</w:t>
              </w:r>
            </w:ins>
          </w:p>
        </w:tc>
        <w:tc>
          <w:tcPr>
            <w:tcW w:w="1061" w:type="dxa"/>
          </w:tcPr>
          <w:p w14:paraId="7E917D1A" w14:textId="4D0EF53F" w:rsidR="00402701" w:rsidRPr="00077E80" w:rsidRDefault="00FB0E96">
            <w:pPr>
              <w:jc w:val="center"/>
              <w:rPr>
                <w:ins w:id="3035" w:author="Alain Komin" w:date="2022-09-27T10:57:00Z"/>
                <w:rFonts w:cs="Arial"/>
                <w:sz w:val="16"/>
                <w:szCs w:val="16"/>
                <w:shd w:val="clear" w:color="auto" w:fill="FFFFFF"/>
                <w:rPrChange w:id="3036" w:author="Alain Komin" w:date="2022-09-28T10:12:00Z">
                  <w:rPr>
                    <w:ins w:id="3037" w:author="Alain Komin" w:date="2022-09-27T10:57:00Z"/>
                    <w:rFonts w:cs="Arial"/>
                    <w:sz w:val="21"/>
                    <w:szCs w:val="21"/>
                    <w:shd w:val="clear" w:color="auto" w:fill="FFFFFF"/>
                  </w:rPr>
                </w:rPrChange>
              </w:rPr>
              <w:pPrChange w:id="3038" w:author="Alain Komin" w:date="2022-09-28T10:26:00Z">
                <w:pPr/>
              </w:pPrChange>
            </w:pPr>
            <w:ins w:id="3039" w:author="Alain Komin" w:date="2022-09-27T12:52:00Z">
              <w:r w:rsidRPr="00077E80">
                <w:rPr>
                  <w:rFonts w:cs="Arial"/>
                  <w:sz w:val="16"/>
                  <w:szCs w:val="16"/>
                  <w:shd w:val="clear" w:color="auto" w:fill="FFFFFF"/>
                  <w:rPrChange w:id="3040" w:author="Alain Komin" w:date="2022-09-28T10:12:00Z">
                    <w:rPr>
                      <w:rFonts w:cs="Arial"/>
                      <w:sz w:val="14"/>
                      <w:szCs w:val="14"/>
                      <w:shd w:val="clear" w:color="auto" w:fill="FFFFFF"/>
                    </w:rPr>
                  </w:rPrChange>
                </w:rPr>
                <w:t>T</w:t>
              </w:r>
            </w:ins>
          </w:p>
        </w:tc>
        <w:tc>
          <w:tcPr>
            <w:tcW w:w="865" w:type="dxa"/>
          </w:tcPr>
          <w:p w14:paraId="2E7957DD" w14:textId="77777777" w:rsidR="00402701" w:rsidRPr="00077E80" w:rsidRDefault="00402701">
            <w:pPr>
              <w:jc w:val="center"/>
              <w:rPr>
                <w:ins w:id="3041" w:author="Alain Komin" w:date="2022-09-27T10:57:00Z"/>
                <w:rFonts w:cs="Arial"/>
                <w:sz w:val="16"/>
                <w:szCs w:val="16"/>
                <w:shd w:val="clear" w:color="auto" w:fill="FFFFFF"/>
                <w:rPrChange w:id="3042" w:author="Alain Komin" w:date="2022-09-28T10:12:00Z">
                  <w:rPr>
                    <w:ins w:id="3043" w:author="Alain Komin" w:date="2022-09-27T10:57:00Z"/>
                    <w:rFonts w:cs="Arial"/>
                    <w:sz w:val="21"/>
                    <w:szCs w:val="21"/>
                    <w:shd w:val="clear" w:color="auto" w:fill="FFFFFF"/>
                  </w:rPr>
                </w:rPrChange>
              </w:rPr>
              <w:pPrChange w:id="3044" w:author="Alain Komin" w:date="2022-09-28T10:26:00Z">
                <w:pPr/>
              </w:pPrChange>
            </w:pPr>
          </w:p>
        </w:tc>
        <w:tc>
          <w:tcPr>
            <w:tcW w:w="1220" w:type="dxa"/>
          </w:tcPr>
          <w:p w14:paraId="002C9839" w14:textId="77777777" w:rsidR="00402701" w:rsidRPr="00077E80" w:rsidRDefault="00402701" w:rsidP="00FF4282">
            <w:pPr>
              <w:rPr>
                <w:ins w:id="3045" w:author="Alain Komin" w:date="2022-09-27T10:57:00Z"/>
                <w:rFonts w:cs="Arial"/>
                <w:sz w:val="16"/>
                <w:szCs w:val="16"/>
                <w:shd w:val="clear" w:color="auto" w:fill="FFFFFF"/>
                <w:rPrChange w:id="3046" w:author="Alain Komin" w:date="2022-09-28T10:12:00Z">
                  <w:rPr>
                    <w:ins w:id="3047" w:author="Alain Komin" w:date="2022-09-27T10:57:00Z"/>
                    <w:rFonts w:cs="Arial"/>
                    <w:sz w:val="21"/>
                    <w:szCs w:val="21"/>
                    <w:shd w:val="clear" w:color="auto" w:fill="FFFFFF"/>
                  </w:rPr>
                </w:rPrChange>
              </w:rPr>
            </w:pPr>
            <w:ins w:id="3048" w:author="Alain Komin" w:date="2022-09-27T10:57:00Z">
              <w:r w:rsidRPr="00077E80">
                <w:rPr>
                  <w:rFonts w:cs="Arial"/>
                  <w:sz w:val="16"/>
                  <w:szCs w:val="16"/>
                  <w:shd w:val="clear" w:color="auto" w:fill="FFFFFF"/>
                  <w:rPrChange w:id="3049" w:author="Alain Komin" w:date="2022-09-28T10:12:00Z">
                    <w:rPr>
                      <w:rFonts w:cs="Arial"/>
                      <w:sz w:val="21"/>
                      <w:szCs w:val="21"/>
                      <w:shd w:val="clear" w:color="auto" w:fill="FFFFFF"/>
                    </w:rPr>
                  </w:rPrChange>
                </w:rPr>
                <w:t>Equipment</w:t>
              </w:r>
            </w:ins>
          </w:p>
        </w:tc>
      </w:tr>
      <w:tr w:rsidR="006460A8" w:rsidRPr="00077E80" w14:paraId="3FAC7FA6" w14:textId="77777777" w:rsidTr="006460A8">
        <w:trPr>
          <w:ins w:id="3050" w:author="Alain Komin" w:date="2022-09-27T10:57:00Z"/>
        </w:trPr>
        <w:tc>
          <w:tcPr>
            <w:tcW w:w="2196" w:type="dxa"/>
          </w:tcPr>
          <w:p w14:paraId="1106D192" w14:textId="77777777" w:rsidR="00402701" w:rsidRPr="00077E80" w:rsidRDefault="00402701" w:rsidP="00FF4282">
            <w:pPr>
              <w:rPr>
                <w:ins w:id="3051" w:author="Alain Komin" w:date="2022-09-27T10:57:00Z"/>
                <w:rFonts w:cs="Arial"/>
                <w:sz w:val="16"/>
                <w:szCs w:val="16"/>
                <w:shd w:val="clear" w:color="auto" w:fill="FFFFFF"/>
                <w:rPrChange w:id="3052" w:author="Alain Komin" w:date="2022-09-28T10:12:00Z">
                  <w:rPr>
                    <w:ins w:id="3053" w:author="Alain Komin" w:date="2022-09-27T10:57:00Z"/>
                    <w:rFonts w:cs="Arial"/>
                    <w:sz w:val="21"/>
                    <w:szCs w:val="21"/>
                    <w:shd w:val="clear" w:color="auto" w:fill="FFFFFF"/>
                  </w:rPr>
                </w:rPrChange>
              </w:rPr>
            </w:pPr>
            <w:ins w:id="3054" w:author="Alain Komin" w:date="2022-09-27T10:57:00Z">
              <w:r w:rsidRPr="00077E80">
                <w:rPr>
                  <w:rFonts w:cs="Arial"/>
                  <w:sz w:val="16"/>
                  <w:szCs w:val="16"/>
                  <w:shd w:val="clear" w:color="auto" w:fill="FFFFFF"/>
                  <w:rPrChange w:id="3055" w:author="Alain Komin" w:date="2022-09-28T10:12:00Z">
                    <w:rPr>
                      <w:rFonts w:cs="Arial"/>
                      <w:sz w:val="21"/>
                      <w:szCs w:val="21"/>
                      <w:shd w:val="clear" w:color="auto" w:fill="FFFFFF"/>
                    </w:rPr>
                  </w:rPrChange>
                </w:rPr>
                <w:t>Cust_order_sent_to</w:t>
              </w:r>
            </w:ins>
          </w:p>
        </w:tc>
        <w:tc>
          <w:tcPr>
            <w:tcW w:w="981" w:type="dxa"/>
          </w:tcPr>
          <w:p w14:paraId="4DA27766" w14:textId="77777777" w:rsidR="00402701" w:rsidRPr="00077E80" w:rsidRDefault="00402701" w:rsidP="00FF4282">
            <w:pPr>
              <w:rPr>
                <w:ins w:id="3056" w:author="Alain Komin" w:date="2022-09-27T10:57:00Z"/>
                <w:rFonts w:cs="Arial"/>
                <w:sz w:val="16"/>
                <w:szCs w:val="16"/>
                <w:shd w:val="clear" w:color="auto" w:fill="FFFFFF"/>
                <w:rPrChange w:id="3057" w:author="Alain Komin" w:date="2022-09-28T10:12:00Z">
                  <w:rPr>
                    <w:ins w:id="3058" w:author="Alain Komin" w:date="2022-09-27T10:57:00Z"/>
                    <w:rFonts w:cs="Arial"/>
                    <w:sz w:val="21"/>
                    <w:szCs w:val="21"/>
                    <w:shd w:val="clear" w:color="auto" w:fill="FFFFFF"/>
                  </w:rPr>
                </w:rPrChange>
              </w:rPr>
            </w:pPr>
            <w:ins w:id="3059" w:author="Alain Komin" w:date="2022-09-27T10:57:00Z">
              <w:r w:rsidRPr="00077E80">
                <w:rPr>
                  <w:rFonts w:cs="Arial"/>
                  <w:sz w:val="16"/>
                  <w:szCs w:val="16"/>
                  <w:shd w:val="clear" w:color="auto" w:fill="FFFFFF"/>
                  <w:rPrChange w:id="3060" w:author="Alain Komin" w:date="2022-09-28T10:12:00Z">
                    <w:rPr>
                      <w:rFonts w:cs="Arial"/>
                      <w:sz w:val="21"/>
                      <w:szCs w:val="21"/>
                      <w:shd w:val="clear" w:color="auto" w:fill="FFFFFF"/>
                    </w:rPr>
                  </w:rPrChange>
                </w:rPr>
                <w:t>3</w:t>
              </w:r>
            </w:ins>
          </w:p>
        </w:tc>
        <w:tc>
          <w:tcPr>
            <w:tcW w:w="1076" w:type="dxa"/>
          </w:tcPr>
          <w:p w14:paraId="6CCB6815" w14:textId="77777777" w:rsidR="00402701" w:rsidRPr="00077E80" w:rsidRDefault="00402701" w:rsidP="00FF4282">
            <w:pPr>
              <w:rPr>
                <w:ins w:id="3061" w:author="Alain Komin" w:date="2022-09-27T10:57:00Z"/>
                <w:rFonts w:cs="Arial"/>
                <w:sz w:val="16"/>
                <w:szCs w:val="16"/>
                <w:shd w:val="clear" w:color="auto" w:fill="FFFFFF"/>
                <w:rPrChange w:id="3062" w:author="Alain Komin" w:date="2022-09-28T10:12:00Z">
                  <w:rPr>
                    <w:ins w:id="3063" w:author="Alain Komin" w:date="2022-09-27T10:57:00Z"/>
                    <w:rFonts w:cs="Arial"/>
                    <w:sz w:val="21"/>
                    <w:szCs w:val="21"/>
                    <w:shd w:val="clear" w:color="auto" w:fill="FFFFFF"/>
                  </w:rPr>
                </w:rPrChange>
              </w:rPr>
            </w:pPr>
            <w:ins w:id="3064" w:author="Alain Komin" w:date="2022-09-27T10:57:00Z">
              <w:r w:rsidRPr="00077E80">
                <w:rPr>
                  <w:rFonts w:cs="Arial"/>
                  <w:sz w:val="16"/>
                  <w:szCs w:val="16"/>
                  <w:shd w:val="clear" w:color="auto" w:fill="FFFFFF"/>
                  <w:rPrChange w:id="3065" w:author="Alain Komin" w:date="2022-09-28T10:12:00Z">
                    <w:rPr>
                      <w:rFonts w:cs="Arial"/>
                      <w:sz w:val="21"/>
                      <w:szCs w:val="21"/>
                      <w:shd w:val="clear" w:color="auto" w:fill="FFFFFF"/>
                    </w:rPr>
                  </w:rPrChange>
                </w:rPr>
                <w:t>List</w:t>
              </w:r>
            </w:ins>
          </w:p>
        </w:tc>
        <w:tc>
          <w:tcPr>
            <w:tcW w:w="1418" w:type="dxa"/>
          </w:tcPr>
          <w:p w14:paraId="5264DA46" w14:textId="77777777" w:rsidR="00402701" w:rsidRPr="00077E80" w:rsidRDefault="00402701" w:rsidP="00FF4282">
            <w:pPr>
              <w:rPr>
                <w:ins w:id="3066" w:author="Alain Komin" w:date="2022-09-27T10:57:00Z"/>
                <w:rFonts w:cs="Arial"/>
                <w:sz w:val="16"/>
                <w:szCs w:val="16"/>
                <w:shd w:val="clear" w:color="auto" w:fill="FFFFFF"/>
                <w:rPrChange w:id="3067" w:author="Alain Komin" w:date="2022-09-28T10:12:00Z">
                  <w:rPr>
                    <w:ins w:id="3068" w:author="Alain Komin" w:date="2022-09-27T10:57:00Z"/>
                    <w:rFonts w:cs="Arial"/>
                    <w:sz w:val="21"/>
                    <w:szCs w:val="21"/>
                    <w:shd w:val="clear" w:color="auto" w:fill="FFFFFF"/>
                  </w:rPr>
                </w:rPrChange>
              </w:rPr>
            </w:pPr>
            <w:ins w:id="3069" w:author="Alain Komin" w:date="2022-09-27T10:57:00Z">
              <w:r w:rsidRPr="00077E80">
                <w:rPr>
                  <w:rFonts w:cs="Arial"/>
                  <w:sz w:val="16"/>
                  <w:szCs w:val="16"/>
                  <w:shd w:val="clear" w:color="auto" w:fill="FFFFFF"/>
                  <w:rPrChange w:id="3070" w:author="Alain Komin" w:date="2022-09-28T10:12:00Z">
                    <w:rPr>
                      <w:rFonts w:cs="Arial"/>
                      <w:sz w:val="21"/>
                      <w:szCs w:val="21"/>
                      <w:shd w:val="clear" w:color="auto" w:fill="FFFFFF"/>
                    </w:rPr>
                  </w:rPrChange>
                </w:rPr>
                <w:t>This order will be sent to</w:t>
              </w:r>
            </w:ins>
          </w:p>
        </w:tc>
        <w:tc>
          <w:tcPr>
            <w:tcW w:w="1408" w:type="dxa"/>
          </w:tcPr>
          <w:p w14:paraId="021697F5" w14:textId="77777777" w:rsidR="00402701" w:rsidRPr="00077E80" w:rsidRDefault="00402701" w:rsidP="00FF4282">
            <w:pPr>
              <w:rPr>
                <w:ins w:id="3071" w:author="Alain Komin" w:date="2022-09-27T10:57:00Z"/>
                <w:rFonts w:cs="Arial"/>
                <w:sz w:val="16"/>
                <w:szCs w:val="16"/>
                <w:shd w:val="clear" w:color="auto" w:fill="FFFFFF"/>
                <w:rPrChange w:id="3072" w:author="Alain Komin" w:date="2022-09-28T10:12:00Z">
                  <w:rPr>
                    <w:ins w:id="3073" w:author="Alain Komin" w:date="2022-09-27T10:57:00Z"/>
                    <w:rFonts w:cs="Arial"/>
                    <w:sz w:val="21"/>
                    <w:szCs w:val="21"/>
                    <w:shd w:val="clear" w:color="auto" w:fill="FFFFFF"/>
                  </w:rPr>
                </w:rPrChange>
              </w:rPr>
            </w:pPr>
          </w:p>
        </w:tc>
        <w:tc>
          <w:tcPr>
            <w:tcW w:w="1061" w:type="dxa"/>
          </w:tcPr>
          <w:p w14:paraId="37D05464" w14:textId="77777777" w:rsidR="00402701" w:rsidRPr="00077E80" w:rsidRDefault="00402701">
            <w:pPr>
              <w:jc w:val="center"/>
              <w:rPr>
                <w:ins w:id="3074" w:author="Alain Komin" w:date="2022-09-27T10:57:00Z"/>
                <w:rFonts w:cs="Arial"/>
                <w:sz w:val="16"/>
                <w:szCs w:val="16"/>
                <w:shd w:val="clear" w:color="auto" w:fill="FFFFFF"/>
                <w:rPrChange w:id="3075" w:author="Alain Komin" w:date="2022-09-28T10:12:00Z">
                  <w:rPr>
                    <w:ins w:id="3076" w:author="Alain Komin" w:date="2022-09-27T10:57:00Z"/>
                    <w:rFonts w:cs="Arial"/>
                    <w:sz w:val="21"/>
                    <w:szCs w:val="21"/>
                    <w:shd w:val="clear" w:color="auto" w:fill="FFFFFF"/>
                  </w:rPr>
                </w:rPrChange>
              </w:rPr>
              <w:pPrChange w:id="3077" w:author="Alain Komin" w:date="2022-09-28T10:26:00Z">
                <w:pPr/>
              </w:pPrChange>
            </w:pPr>
          </w:p>
        </w:tc>
        <w:tc>
          <w:tcPr>
            <w:tcW w:w="865" w:type="dxa"/>
          </w:tcPr>
          <w:p w14:paraId="4E42579F" w14:textId="77777777" w:rsidR="00402701" w:rsidRPr="00077E80" w:rsidRDefault="00402701">
            <w:pPr>
              <w:jc w:val="center"/>
              <w:rPr>
                <w:ins w:id="3078" w:author="Alain Komin" w:date="2022-09-27T10:57:00Z"/>
                <w:rFonts w:cs="Arial"/>
                <w:sz w:val="16"/>
                <w:szCs w:val="16"/>
                <w:shd w:val="clear" w:color="auto" w:fill="FFFFFF"/>
                <w:rPrChange w:id="3079" w:author="Alain Komin" w:date="2022-09-28T10:12:00Z">
                  <w:rPr>
                    <w:ins w:id="3080" w:author="Alain Komin" w:date="2022-09-27T10:57:00Z"/>
                    <w:rFonts w:cs="Arial"/>
                    <w:sz w:val="21"/>
                    <w:szCs w:val="21"/>
                    <w:shd w:val="clear" w:color="auto" w:fill="FFFFFF"/>
                  </w:rPr>
                </w:rPrChange>
              </w:rPr>
              <w:pPrChange w:id="3081" w:author="Alain Komin" w:date="2022-09-28T10:26:00Z">
                <w:pPr/>
              </w:pPrChange>
            </w:pPr>
          </w:p>
        </w:tc>
        <w:tc>
          <w:tcPr>
            <w:tcW w:w="1220" w:type="dxa"/>
          </w:tcPr>
          <w:p w14:paraId="622850B1" w14:textId="77777777" w:rsidR="00402701" w:rsidRPr="00077E80" w:rsidRDefault="00402701" w:rsidP="00FF4282">
            <w:pPr>
              <w:rPr>
                <w:ins w:id="3082" w:author="Alain Komin" w:date="2022-09-27T10:57:00Z"/>
                <w:rFonts w:cs="Arial"/>
                <w:sz w:val="16"/>
                <w:szCs w:val="16"/>
                <w:shd w:val="clear" w:color="auto" w:fill="FFFFFF"/>
                <w:rPrChange w:id="3083" w:author="Alain Komin" w:date="2022-09-28T10:12:00Z">
                  <w:rPr>
                    <w:ins w:id="3084" w:author="Alain Komin" w:date="2022-09-27T10:57:00Z"/>
                    <w:rFonts w:cs="Arial"/>
                    <w:sz w:val="21"/>
                    <w:szCs w:val="21"/>
                    <w:shd w:val="clear" w:color="auto" w:fill="FFFFFF"/>
                  </w:rPr>
                </w:rPrChange>
              </w:rPr>
            </w:pPr>
            <w:ins w:id="3085" w:author="Alain Komin" w:date="2022-09-27T10:57:00Z">
              <w:r w:rsidRPr="00077E80">
                <w:rPr>
                  <w:rFonts w:cs="Arial"/>
                  <w:sz w:val="16"/>
                  <w:szCs w:val="16"/>
                  <w:shd w:val="clear" w:color="auto" w:fill="FFFFFF"/>
                  <w:rPrChange w:id="3086" w:author="Alain Komin" w:date="2022-09-28T10:12:00Z">
                    <w:rPr>
                      <w:rFonts w:cs="Arial"/>
                      <w:sz w:val="21"/>
                      <w:szCs w:val="21"/>
                      <w:shd w:val="clear" w:color="auto" w:fill="FFFFFF"/>
                    </w:rPr>
                  </w:rPrChange>
                </w:rPr>
                <w:t>Marketing</w:t>
              </w:r>
            </w:ins>
          </w:p>
        </w:tc>
      </w:tr>
      <w:tr w:rsidR="006460A8" w:rsidRPr="00077E80" w14:paraId="172FAC8A" w14:textId="77777777" w:rsidTr="006460A8">
        <w:trPr>
          <w:ins w:id="3087" w:author="Alain Komin" w:date="2022-09-27T10:57:00Z"/>
        </w:trPr>
        <w:tc>
          <w:tcPr>
            <w:tcW w:w="2196" w:type="dxa"/>
          </w:tcPr>
          <w:p w14:paraId="57A9EBFA" w14:textId="77777777" w:rsidR="00402701" w:rsidRPr="00077E80" w:rsidRDefault="00402701" w:rsidP="00FF4282">
            <w:pPr>
              <w:rPr>
                <w:ins w:id="3088" w:author="Alain Komin" w:date="2022-09-27T10:57:00Z"/>
                <w:rFonts w:cs="Arial"/>
                <w:sz w:val="16"/>
                <w:szCs w:val="16"/>
                <w:shd w:val="clear" w:color="auto" w:fill="FFFFFF"/>
                <w:rPrChange w:id="3089" w:author="Alain Komin" w:date="2022-09-28T10:12:00Z">
                  <w:rPr>
                    <w:ins w:id="3090" w:author="Alain Komin" w:date="2022-09-27T10:57:00Z"/>
                    <w:rFonts w:cs="Arial"/>
                    <w:sz w:val="21"/>
                    <w:szCs w:val="21"/>
                    <w:shd w:val="clear" w:color="auto" w:fill="FFFFFF"/>
                  </w:rPr>
                </w:rPrChange>
              </w:rPr>
            </w:pPr>
            <w:ins w:id="3091" w:author="Alain Komin" w:date="2022-09-27T10:57:00Z">
              <w:r w:rsidRPr="00077E80">
                <w:rPr>
                  <w:rFonts w:cs="Arial"/>
                  <w:sz w:val="16"/>
                  <w:szCs w:val="16"/>
                  <w:shd w:val="clear" w:color="auto" w:fill="FFFFFF"/>
                  <w:rPrChange w:id="3092" w:author="Alain Komin" w:date="2022-09-28T10:12:00Z">
                    <w:rPr>
                      <w:rFonts w:cs="Arial"/>
                      <w:sz w:val="21"/>
                      <w:szCs w:val="21"/>
                      <w:shd w:val="clear" w:color="auto" w:fill="FFFFFF"/>
                    </w:rPr>
                  </w:rPrChange>
                </w:rPr>
                <w:t>Cust_im_rse</w:t>
              </w:r>
            </w:ins>
          </w:p>
        </w:tc>
        <w:tc>
          <w:tcPr>
            <w:tcW w:w="981" w:type="dxa"/>
          </w:tcPr>
          <w:p w14:paraId="2CCECC82" w14:textId="77777777" w:rsidR="00402701" w:rsidRPr="00077E80" w:rsidRDefault="00402701" w:rsidP="00FF4282">
            <w:pPr>
              <w:rPr>
                <w:ins w:id="3093" w:author="Alain Komin" w:date="2022-09-27T10:57:00Z"/>
                <w:rFonts w:cs="Arial"/>
                <w:sz w:val="16"/>
                <w:szCs w:val="16"/>
                <w:shd w:val="clear" w:color="auto" w:fill="FFFFFF"/>
                <w:rPrChange w:id="3094" w:author="Alain Komin" w:date="2022-09-28T10:12:00Z">
                  <w:rPr>
                    <w:ins w:id="3095" w:author="Alain Komin" w:date="2022-09-27T10:57:00Z"/>
                    <w:rFonts w:cs="Arial"/>
                    <w:sz w:val="21"/>
                    <w:szCs w:val="21"/>
                    <w:shd w:val="clear" w:color="auto" w:fill="FFFFFF"/>
                  </w:rPr>
                </w:rPrChange>
              </w:rPr>
            </w:pPr>
            <w:ins w:id="3096" w:author="Alain Komin" w:date="2022-09-27T10:57:00Z">
              <w:r w:rsidRPr="00077E80">
                <w:rPr>
                  <w:rFonts w:cs="Arial"/>
                  <w:sz w:val="16"/>
                  <w:szCs w:val="16"/>
                  <w:shd w:val="clear" w:color="auto" w:fill="FFFFFF"/>
                  <w:rPrChange w:id="3097" w:author="Alain Komin" w:date="2022-09-28T10:12:00Z">
                    <w:rPr>
                      <w:rFonts w:cs="Arial"/>
                      <w:sz w:val="21"/>
                      <w:szCs w:val="21"/>
                      <w:shd w:val="clear" w:color="auto" w:fill="FFFFFF"/>
                    </w:rPr>
                  </w:rPrChange>
                </w:rPr>
                <w:t>4</w:t>
              </w:r>
            </w:ins>
          </w:p>
        </w:tc>
        <w:tc>
          <w:tcPr>
            <w:tcW w:w="1076" w:type="dxa"/>
          </w:tcPr>
          <w:p w14:paraId="14886647" w14:textId="77777777" w:rsidR="00402701" w:rsidRPr="00077E80" w:rsidRDefault="00402701" w:rsidP="00FF4282">
            <w:pPr>
              <w:rPr>
                <w:ins w:id="3098" w:author="Alain Komin" w:date="2022-09-27T10:57:00Z"/>
                <w:rFonts w:cs="Arial"/>
                <w:sz w:val="16"/>
                <w:szCs w:val="16"/>
                <w:shd w:val="clear" w:color="auto" w:fill="FFFFFF"/>
                <w:rPrChange w:id="3099" w:author="Alain Komin" w:date="2022-09-28T10:12:00Z">
                  <w:rPr>
                    <w:ins w:id="3100" w:author="Alain Komin" w:date="2022-09-27T10:57:00Z"/>
                    <w:rFonts w:cs="Arial"/>
                    <w:sz w:val="21"/>
                    <w:szCs w:val="21"/>
                    <w:shd w:val="clear" w:color="auto" w:fill="FFFFFF"/>
                  </w:rPr>
                </w:rPrChange>
              </w:rPr>
            </w:pPr>
            <w:ins w:id="3101" w:author="Alain Komin" w:date="2022-09-27T10:57:00Z">
              <w:r w:rsidRPr="00077E80">
                <w:rPr>
                  <w:rFonts w:cs="Arial"/>
                  <w:sz w:val="16"/>
                  <w:szCs w:val="16"/>
                  <w:shd w:val="clear" w:color="auto" w:fill="FFFFFF"/>
                  <w:rPrChange w:id="3102" w:author="Alain Komin" w:date="2022-09-28T10:12:00Z">
                    <w:rPr>
                      <w:rFonts w:cs="Arial"/>
                      <w:sz w:val="21"/>
                      <w:szCs w:val="21"/>
                      <w:shd w:val="clear" w:color="auto" w:fill="FFFFFF"/>
                    </w:rPr>
                  </w:rPrChange>
                </w:rPr>
                <w:t>Check Box</w:t>
              </w:r>
            </w:ins>
          </w:p>
        </w:tc>
        <w:tc>
          <w:tcPr>
            <w:tcW w:w="1418" w:type="dxa"/>
          </w:tcPr>
          <w:p w14:paraId="4FC87D78" w14:textId="51E345F5" w:rsidR="00402701" w:rsidRPr="00077E80" w:rsidRDefault="00402701" w:rsidP="00FF4282">
            <w:pPr>
              <w:rPr>
                <w:ins w:id="3103" w:author="Alain Komin" w:date="2022-09-27T10:57:00Z"/>
                <w:rFonts w:cs="Arial"/>
                <w:sz w:val="16"/>
                <w:szCs w:val="16"/>
                <w:shd w:val="clear" w:color="auto" w:fill="FFFFFF"/>
                <w:rPrChange w:id="3104" w:author="Alain Komin" w:date="2022-09-28T10:12:00Z">
                  <w:rPr>
                    <w:ins w:id="3105" w:author="Alain Komin" w:date="2022-09-27T10:57:00Z"/>
                    <w:rFonts w:cs="Arial"/>
                    <w:sz w:val="21"/>
                    <w:szCs w:val="21"/>
                    <w:shd w:val="clear" w:color="auto" w:fill="FFFFFF"/>
                  </w:rPr>
                </w:rPrChange>
              </w:rPr>
            </w:pPr>
            <w:ins w:id="3106" w:author="Alain Komin" w:date="2022-09-27T10:57:00Z">
              <w:r w:rsidRPr="00077E80">
                <w:rPr>
                  <w:rFonts w:cs="Arial"/>
                  <w:sz w:val="16"/>
                  <w:szCs w:val="16"/>
                  <w:shd w:val="clear" w:color="auto" w:fill="FFFFFF"/>
                  <w:rPrChange w:id="3107" w:author="Alain Komin" w:date="2022-09-28T10:12:00Z">
                    <w:rPr>
                      <w:rFonts w:cs="Arial"/>
                      <w:sz w:val="21"/>
                      <w:szCs w:val="21"/>
                      <w:shd w:val="clear" w:color="auto" w:fill="FFFFFF"/>
                    </w:rPr>
                  </w:rPrChange>
                </w:rPr>
                <w:t>I´m RSE</w:t>
              </w:r>
            </w:ins>
            <w:ins w:id="3108" w:author="Alain Komin" w:date="2022-09-27T12:52:00Z">
              <w:r w:rsidR="00FB0E96" w:rsidRPr="00077E80">
                <w:rPr>
                  <w:rFonts w:cs="Arial"/>
                  <w:sz w:val="16"/>
                  <w:szCs w:val="16"/>
                  <w:shd w:val="clear" w:color="auto" w:fill="FFFFFF"/>
                  <w:rPrChange w:id="3109" w:author="Alain Komin" w:date="2022-09-28T10:12:00Z">
                    <w:rPr>
                      <w:rFonts w:cs="Arial"/>
                      <w:sz w:val="14"/>
                      <w:szCs w:val="14"/>
                      <w:shd w:val="clear" w:color="auto" w:fill="FFFFFF"/>
                    </w:rPr>
                  </w:rPrChange>
                </w:rPr>
                <w:br/>
              </w:r>
            </w:ins>
          </w:p>
        </w:tc>
        <w:tc>
          <w:tcPr>
            <w:tcW w:w="1408" w:type="dxa"/>
          </w:tcPr>
          <w:p w14:paraId="59824FF7" w14:textId="77777777" w:rsidR="00402701" w:rsidRPr="00077E80" w:rsidRDefault="00402701" w:rsidP="00FF4282">
            <w:pPr>
              <w:rPr>
                <w:ins w:id="3110" w:author="Alain Komin" w:date="2022-09-27T10:57:00Z"/>
                <w:rFonts w:cs="Arial"/>
                <w:sz w:val="16"/>
                <w:szCs w:val="16"/>
                <w:shd w:val="clear" w:color="auto" w:fill="FFFFFF"/>
                <w:rPrChange w:id="3111" w:author="Alain Komin" w:date="2022-09-28T10:12:00Z">
                  <w:rPr>
                    <w:ins w:id="3112" w:author="Alain Komin" w:date="2022-09-27T10:57:00Z"/>
                    <w:rFonts w:cs="Arial"/>
                    <w:sz w:val="21"/>
                    <w:szCs w:val="21"/>
                    <w:shd w:val="clear" w:color="auto" w:fill="FFFFFF"/>
                  </w:rPr>
                </w:rPrChange>
              </w:rPr>
            </w:pPr>
          </w:p>
        </w:tc>
        <w:tc>
          <w:tcPr>
            <w:tcW w:w="1061" w:type="dxa"/>
          </w:tcPr>
          <w:p w14:paraId="77429BBB" w14:textId="77777777" w:rsidR="00402701" w:rsidRPr="00077E80" w:rsidRDefault="00402701">
            <w:pPr>
              <w:jc w:val="center"/>
              <w:rPr>
                <w:ins w:id="3113" w:author="Alain Komin" w:date="2022-09-27T10:57:00Z"/>
                <w:rFonts w:cs="Arial"/>
                <w:sz w:val="16"/>
                <w:szCs w:val="16"/>
                <w:shd w:val="clear" w:color="auto" w:fill="FFFFFF"/>
                <w:rPrChange w:id="3114" w:author="Alain Komin" w:date="2022-09-28T10:12:00Z">
                  <w:rPr>
                    <w:ins w:id="3115" w:author="Alain Komin" w:date="2022-09-27T10:57:00Z"/>
                    <w:rFonts w:cs="Arial"/>
                    <w:sz w:val="21"/>
                    <w:szCs w:val="21"/>
                    <w:shd w:val="clear" w:color="auto" w:fill="FFFFFF"/>
                  </w:rPr>
                </w:rPrChange>
              </w:rPr>
              <w:pPrChange w:id="3116" w:author="Alain Komin" w:date="2022-09-28T10:26:00Z">
                <w:pPr/>
              </w:pPrChange>
            </w:pPr>
          </w:p>
        </w:tc>
        <w:tc>
          <w:tcPr>
            <w:tcW w:w="865" w:type="dxa"/>
          </w:tcPr>
          <w:p w14:paraId="515D4F71" w14:textId="77777777" w:rsidR="00402701" w:rsidRPr="00077E80" w:rsidRDefault="00402701">
            <w:pPr>
              <w:jc w:val="center"/>
              <w:rPr>
                <w:ins w:id="3117" w:author="Alain Komin" w:date="2022-09-27T10:57:00Z"/>
                <w:rFonts w:cs="Arial"/>
                <w:sz w:val="16"/>
                <w:szCs w:val="16"/>
                <w:shd w:val="clear" w:color="auto" w:fill="FFFFFF"/>
                <w:rPrChange w:id="3118" w:author="Alain Komin" w:date="2022-09-28T10:12:00Z">
                  <w:rPr>
                    <w:ins w:id="3119" w:author="Alain Komin" w:date="2022-09-27T10:57:00Z"/>
                    <w:rFonts w:cs="Arial"/>
                    <w:sz w:val="21"/>
                    <w:szCs w:val="21"/>
                    <w:shd w:val="clear" w:color="auto" w:fill="FFFFFF"/>
                  </w:rPr>
                </w:rPrChange>
              </w:rPr>
              <w:pPrChange w:id="3120" w:author="Alain Komin" w:date="2022-09-28T10:26:00Z">
                <w:pPr/>
              </w:pPrChange>
            </w:pPr>
          </w:p>
        </w:tc>
        <w:tc>
          <w:tcPr>
            <w:tcW w:w="1220" w:type="dxa"/>
          </w:tcPr>
          <w:p w14:paraId="03BD7B4B" w14:textId="2720E69F" w:rsidR="00402701" w:rsidRPr="00077E80" w:rsidRDefault="00FB0E96" w:rsidP="00FF4282">
            <w:pPr>
              <w:rPr>
                <w:ins w:id="3121" w:author="Alain Komin" w:date="2022-09-27T10:57:00Z"/>
                <w:rFonts w:cs="Arial"/>
                <w:sz w:val="16"/>
                <w:szCs w:val="16"/>
                <w:shd w:val="clear" w:color="auto" w:fill="FFFFFF"/>
                <w:rPrChange w:id="3122" w:author="Alain Komin" w:date="2022-09-28T10:12:00Z">
                  <w:rPr>
                    <w:ins w:id="3123" w:author="Alain Komin" w:date="2022-09-27T10:57:00Z"/>
                    <w:rFonts w:cs="Arial"/>
                    <w:sz w:val="21"/>
                    <w:szCs w:val="21"/>
                    <w:shd w:val="clear" w:color="auto" w:fill="FFFFFF"/>
                  </w:rPr>
                </w:rPrChange>
              </w:rPr>
            </w:pPr>
            <w:ins w:id="3124" w:author="Alain Komin" w:date="2022-09-27T12:52:00Z">
              <w:r w:rsidRPr="00077E80">
                <w:rPr>
                  <w:rFonts w:cs="Arial"/>
                  <w:sz w:val="16"/>
                  <w:szCs w:val="16"/>
                  <w:shd w:val="clear" w:color="auto" w:fill="FFFFFF"/>
                  <w:rPrChange w:id="3125" w:author="Alain Komin" w:date="2022-09-28T10:12:00Z">
                    <w:rPr>
                      <w:rFonts w:cs="Arial"/>
                      <w:sz w:val="14"/>
                      <w:szCs w:val="14"/>
                      <w:shd w:val="clear" w:color="auto" w:fill="FFFFFF"/>
                    </w:rPr>
                  </w:rPrChange>
                </w:rPr>
                <w:t>Equipment</w:t>
              </w:r>
            </w:ins>
          </w:p>
        </w:tc>
      </w:tr>
      <w:tr w:rsidR="00FB0E96" w:rsidRPr="00077E80" w14:paraId="66246951" w14:textId="77777777" w:rsidTr="006460A8">
        <w:trPr>
          <w:ins w:id="3126" w:author="Alain Komin" w:date="2022-09-27T12:52:00Z"/>
          <w:trPrChange w:id="3127" w:author="Alain Komin" w:date="2022-09-28T10:22:00Z">
            <w:trPr>
              <w:gridBefore w:val="1"/>
            </w:trPr>
          </w:trPrChange>
        </w:trPr>
        <w:tc>
          <w:tcPr>
            <w:tcW w:w="2196" w:type="dxa"/>
            <w:tcPrChange w:id="3128" w:author="Alain Komin" w:date="2022-09-28T10:22:00Z">
              <w:tcPr>
                <w:tcW w:w="2196" w:type="dxa"/>
                <w:gridSpan w:val="2"/>
              </w:tcPr>
            </w:tcPrChange>
          </w:tcPr>
          <w:p w14:paraId="693AD935" w14:textId="0B9E5D8F" w:rsidR="00FB0E96" w:rsidRPr="00077E80" w:rsidRDefault="00FB0E96" w:rsidP="00FB0E96">
            <w:pPr>
              <w:rPr>
                <w:ins w:id="3129" w:author="Alain Komin" w:date="2022-09-27T12:52:00Z"/>
                <w:rFonts w:cs="Arial"/>
                <w:sz w:val="16"/>
                <w:szCs w:val="16"/>
                <w:shd w:val="clear" w:color="auto" w:fill="FFFFFF"/>
                <w:rPrChange w:id="3130" w:author="Alain Komin" w:date="2022-09-28T10:12:00Z">
                  <w:rPr>
                    <w:ins w:id="3131" w:author="Alain Komin" w:date="2022-09-27T12:52:00Z"/>
                    <w:rFonts w:cs="Arial"/>
                    <w:sz w:val="14"/>
                    <w:szCs w:val="14"/>
                    <w:shd w:val="clear" w:color="auto" w:fill="FFFFFF"/>
                  </w:rPr>
                </w:rPrChange>
              </w:rPr>
            </w:pPr>
            <w:ins w:id="3132" w:author="Alain Komin" w:date="2022-09-27T12:52:00Z">
              <w:r w:rsidRPr="00077E80">
                <w:rPr>
                  <w:rFonts w:cs="Arial"/>
                  <w:sz w:val="16"/>
                  <w:szCs w:val="16"/>
                  <w:shd w:val="clear" w:color="auto" w:fill="FFFFFF"/>
                  <w:rPrChange w:id="3133" w:author="Alain Komin" w:date="2022-09-28T10:12:00Z">
                    <w:rPr>
                      <w:rFonts w:cs="Arial"/>
                      <w:sz w:val="14"/>
                      <w:szCs w:val="14"/>
                      <w:shd w:val="clear" w:color="auto" w:fill="FFFFFF"/>
                    </w:rPr>
                  </w:rPrChange>
                </w:rPr>
                <w:t>Cust_im_rse</w:t>
              </w:r>
            </w:ins>
          </w:p>
        </w:tc>
        <w:tc>
          <w:tcPr>
            <w:tcW w:w="981" w:type="dxa"/>
            <w:tcPrChange w:id="3134" w:author="Alain Komin" w:date="2022-09-28T10:22:00Z">
              <w:tcPr>
                <w:tcW w:w="981" w:type="dxa"/>
                <w:gridSpan w:val="2"/>
              </w:tcPr>
            </w:tcPrChange>
          </w:tcPr>
          <w:p w14:paraId="11ABAA23" w14:textId="5D63D743" w:rsidR="00FB0E96" w:rsidRPr="00077E80" w:rsidRDefault="00FB0E96" w:rsidP="00FB0E96">
            <w:pPr>
              <w:rPr>
                <w:ins w:id="3135" w:author="Alain Komin" w:date="2022-09-27T12:52:00Z"/>
                <w:rFonts w:cs="Arial"/>
                <w:sz w:val="16"/>
                <w:szCs w:val="16"/>
                <w:shd w:val="clear" w:color="auto" w:fill="FFFFFF"/>
                <w:rPrChange w:id="3136" w:author="Alain Komin" w:date="2022-09-28T10:12:00Z">
                  <w:rPr>
                    <w:ins w:id="3137" w:author="Alain Komin" w:date="2022-09-27T12:52:00Z"/>
                    <w:rFonts w:cs="Arial"/>
                    <w:sz w:val="14"/>
                    <w:szCs w:val="14"/>
                    <w:shd w:val="clear" w:color="auto" w:fill="FFFFFF"/>
                  </w:rPr>
                </w:rPrChange>
              </w:rPr>
            </w:pPr>
            <w:ins w:id="3138" w:author="Alain Komin" w:date="2022-09-27T12:52:00Z">
              <w:r w:rsidRPr="00077E80">
                <w:rPr>
                  <w:rFonts w:cs="Arial"/>
                  <w:sz w:val="16"/>
                  <w:szCs w:val="16"/>
                  <w:shd w:val="clear" w:color="auto" w:fill="FFFFFF"/>
                  <w:rPrChange w:id="3139" w:author="Alain Komin" w:date="2022-09-28T10:12:00Z">
                    <w:rPr>
                      <w:rFonts w:cs="Arial"/>
                      <w:sz w:val="14"/>
                      <w:szCs w:val="14"/>
                      <w:shd w:val="clear" w:color="auto" w:fill="FFFFFF"/>
                    </w:rPr>
                  </w:rPrChange>
                </w:rPr>
                <w:t>5</w:t>
              </w:r>
            </w:ins>
          </w:p>
        </w:tc>
        <w:tc>
          <w:tcPr>
            <w:tcW w:w="1076" w:type="dxa"/>
            <w:tcPrChange w:id="3140" w:author="Alain Komin" w:date="2022-09-28T10:22:00Z">
              <w:tcPr>
                <w:tcW w:w="934" w:type="dxa"/>
                <w:gridSpan w:val="3"/>
              </w:tcPr>
            </w:tcPrChange>
          </w:tcPr>
          <w:p w14:paraId="01AAB911" w14:textId="765A72E5" w:rsidR="00FB0E96" w:rsidRPr="00077E80" w:rsidRDefault="00FB0E96" w:rsidP="00FB0E96">
            <w:pPr>
              <w:rPr>
                <w:ins w:id="3141" w:author="Alain Komin" w:date="2022-09-27T12:52:00Z"/>
                <w:rFonts w:cs="Arial"/>
                <w:sz w:val="16"/>
                <w:szCs w:val="16"/>
                <w:shd w:val="clear" w:color="auto" w:fill="FFFFFF"/>
                <w:rPrChange w:id="3142" w:author="Alain Komin" w:date="2022-09-28T10:12:00Z">
                  <w:rPr>
                    <w:ins w:id="3143" w:author="Alain Komin" w:date="2022-09-27T12:52:00Z"/>
                    <w:rFonts w:cs="Arial"/>
                    <w:sz w:val="14"/>
                    <w:szCs w:val="14"/>
                    <w:shd w:val="clear" w:color="auto" w:fill="FFFFFF"/>
                  </w:rPr>
                </w:rPrChange>
              </w:rPr>
            </w:pPr>
            <w:ins w:id="3144" w:author="Alain Komin" w:date="2022-09-27T12:52:00Z">
              <w:r w:rsidRPr="00077E80">
                <w:rPr>
                  <w:rFonts w:cs="Arial"/>
                  <w:sz w:val="16"/>
                  <w:szCs w:val="16"/>
                  <w:shd w:val="clear" w:color="auto" w:fill="FFFFFF"/>
                  <w:rPrChange w:id="3145" w:author="Alain Komin" w:date="2022-09-28T10:12:00Z">
                    <w:rPr>
                      <w:rFonts w:cs="Arial"/>
                      <w:sz w:val="14"/>
                      <w:szCs w:val="14"/>
                      <w:shd w:val="clear" w:color="auto" w:fill="FFFFFF"/>
                    </w:rPr>
                  </w:rPrChange>
                </w:rPr>
                <w:t>Check Box</w:t>
              </w:r>
            </w:ins>
          </w:p>
        </w:tc>
        <w:tc>
          <w:tcPr>
            <w:tcW w:w="1418" w:type="dxa"/>
            <w:tcPrChange w:id="3146" w:author="Alain Komin" w:date="2022-09-28T10:22:00Z">
              <w:tcPr>
                <w:tcW w:w="1560" w:type="dxa"/>
                <w:gridSpan w:val="3"/>
              </w:tcPr>
            </w:tcPrChange>
          </w:tcPr>
          <w:p w14:paraId="0D8A6512" w14:textId="06F6A48B" w:rsidR="00FB0E96" w:rsidRPr="00077E80" w:rsidRDefault="00FB0E96" w:rsidP="00FB0E96">
            <w:pPr>
              <w:rPr>
                <w:ins w:id="3147" w:author="Alain Komin" w:date="2022-09-27T12:52:00Z"/>
                <w:rFonts w:cs="Arial"/>
                <w:sz w:val="16"/>
                <w:szCs w:val="16"/>
                <w:shd w:val="clear" w:color="auto" w:fill="FFFFFF"/>
                <w:rPrChange w:id="3148" w:author="Alain Komin" w:date="2022-09-28T10:12:00Z">
                  <w:rPr>
                    <w:ins w:id="3149" w:author="Alain Komin" w:date="2022-09-27T12:52:00Z"/>
                    <w:rFonts w:cs="Arial"/>
                    <w:sz w:val="14"/>
                    <w:szCs w:val="14"/>
                    <w:shd w:val="clear" w:color="auto" w:fill="FFFFFF"/>
                  </w:rPr>
                </w:rPrChange>
              </w:rPr>
            </w:pPr>
            <w:ins w:id="3150" w:author="Alain Komin" w:date="2022-09-27T12:52:00Z">
              <w:r w:rsidRPr="00077E80">
                <w:rPr>
                  <w:rFonts w:cs="Arial"/>
                  <w:sz w:val="16"/>
                  <w:szCs w:val="16"/>
                  <w:shd w:val="clear" w:color="auto" w:fill="FFFFFF"/>
                  <w:rPrChange w:id="3151" w:author="Alain Komin" w:date="2022-09-28T10:12:00Z">
                    <w:rPr>
                      <w:rFonts w:cs="Arial"/>
                      <w:sz w:val="14"/>
                      <w:szCs w:val="14"/>
                      <w:shd w:val="clear" w:color="auto" w:fill="FFFFFF"/>
                    </w:rPr>
                  </w:rPrChange>
                </w:rPr>
                <w:t>I´m RSE</w:t>
              </w:r>
              <w:r w:rsidRPr="00077E80">
                <w:rPr>
                  <w:rFonts w:cs="Arial"/>
                  <w:sz w:val="16"/>
                  <w:szCs w:val="16"/>
                  <w:shd w:val="clear" w:color="auto" w:fill="FFFFFF"/>
                  <w:rPrChange w:id="3152" w:author="Alain Komin" w:date="2022-09-28T10:12:00Z">
                    <w:rPr>
                      <w:rFonts w:cs="Arial"/>
                      <w:sz w:val="14"/>
                      <w:szCs w:val="14"/>
                      <w:shd w:val="clear" w:color="auto" w:fill="FFFFFF"/>
                    </w:rPr>
                  </w:rPrChange>
                </w:rPr>
                <w:br/>
              </w:r>
            </w:ins>
          </w:p>
        </w:tc>
        <w:tc>
          <w:tcPr>
            <w:tcW w:w="1408" w:type="dxa"/>
            <w:tcPrChange w:id="3153" w:author="Alain Komin" w:date="2022-09-28T10:22:00Z">
              <w:tcPr>
                <w:tcW w:w="1259" w:type="dxa"/>
                <w:gridSpan w:val="3"/>
              </w:tcPr>
            </w:tcPrChange>
          </w:tcPr>
          <w:p w14:paraId="1154173F" w14:textId="77777777" w:rsidR="00FB0E96" w:rsidRPr="00077E80" w:rsidRDefault="00FB0E96" w:rsidP="00FB0E96">
            <w:pPr>
              <w:rPr>
                <w:ins w:id="3154" w:author="Alain Komin" w:date="2022-09-27T12:52:00Z"/>
                <w:rFonts w:cs="Arial"/>
                <w:sz w:val="16"/>
                <w:szCs w:val="16"/>
                <w:shd w:val="clear" w:color="auto" w:fill="FFFFFF"/>
                <w:rPrChange w:id="3155" w:author="Alain Komin" w:date="2022-09-28T10:12:00Z">
                  <w:rPr>
                    <w:ins w:id="3156" w:author="Alain Komin" w:date="2022-09-27T12:52:00Z"/>
                    <w:rFonts w:cs="Arial"/>
                    <w:sz w:val="14"/>
                    <w:szCs w:val="14"/>
                    <w:shd w:val="clear" w:color="auto" w:fill="FFFFFF"/>
                  </w:rPr>
                </w:rPrChange>
              </w:rPr>
            </w:pPr>
          </w:p>
        </w:tc>
        <w:tc>
          <w:tcPr>
            <w:tcW w:w="1061" w:type="dxa"/>
            <w:tcPrChange w:id="3157" w:author="Alain Komin" w:date="2022-09-28T10:22:00Z">
              <w:tcPr>
                <w:tcW w:w="1061" w:type="dxa"/>
                <w:gridSpan w:val="3"/>
              </w:tcPr>
            </w:tcPrChange>
          </w:tcPr>
          <w:p w14:paraId="620C7CBD" w14:textId="77777777" w:rsidR="00FB0E96" w:rsidRPr="00077E80" w:rsidRDefault="00FB0E96">
            <w:pPr>
              <w:jc w:val="center"/>
              <w:rPr>
                <w:ins w:id="3158" w:author="Alain Komin" w:date="2022-09-27T12:52:00Z"/>
                <w:rFonts w:cs="Arial"/>
                <w:sz w:val="16"/>
                <w:szCs w:val="16"/>
                <w:shd w:val="clear" w:color="auto" w:fill="FFFFFF"/>
                <w:rPrChange w:id="3159" w:author="Alain Komin" w:date="2022-09-28T10:12:00Z">
                  <w:rPr>
                    <w:ins w:id="3160" w:author="Alain Komin" w:date="2022-09-27T12:52:00Z"/>
                    <w:rFonts w:cs="Arial"/>
                    <w:sz w:val="14"/>
                    <w:szCs w:val="14"/>
                    <w:shd w:val="clear" w:color="auto" w:fill="FFFFFF"/>
                  </w:rPr>
                </w:rPrChange>
              </w:rPr>
              <w:pPrChange w:id="3161" w:author="Alain Komin" w:date="2022-09-28T10:26:00Z">
                <w:pPr/>
              </w:pPrChange>
            </w:pPr>
          </w:p>
        </w:tc>
        <w:tc>
          <w:tcPr>
            <w:tcW w:w="865" w:type="dxa"/>
            <w:tcPrChange w:id="3162" w:author="Alain Komin" w:date="2022-09-28T10:22:00Z">
              <w:tcPr>
                <w:tcW w:w="865" w:type="dxa"/>
                <w:gridSpan w:val="3"/>
              </w:tcPr>
            </w:tcPrChange>
          </w:tcPr>
          <w:p w14:paraId="141A48FD" w14:textId="77777777" w:rsidR="00FB0E96" w:rsidRPr="00077E80" w:rsidRDefault="00FB0E96">
            <w:pPr>
              <w:jc w:val="center"/>
              <w:rPr>
                <w:ins w:id="3163" w:author="Alain Komin" w:date="2022-09-27T12:52:00Z"/>
                <w:rFonts w:cs="Arial"/>
                <w:sz w:val="16"/>
                <w:szCs w:val="16"/>
                <w:shd w:val="clear" w:color="auto" w:fill="FFFFFF"/>
                <w:rPrChange w:id="3164" w:author="Alain Komin" w:date="2022-09-28T10:12:00Z">
                  <w:rPr>
                    <w:ins w:id="3165" w:author="Alain Komin" w:date="2022-09-27T12:52:00Z"/>
                    <w:rFonts w:cs="Arial"/>
                    <w:sz w:val="14"/>
                    <w:szCs w:val="14"/>
                    <w:shd w:val="clear" w:color="auto" w:fill="FFFFFF"/>
                  </w:rPr>
                </w:rPrChange>
              </w:rPr>
              <w:pPrChange w:id="3166" w:author="Alain Komin" w:date="2022-09-28T10:26:00Z">
                <w:pPr/>
              </w:pPrChange>
            </w:pPr>
          </w:p>
        </w:tc>
        <w:tc>
          <w:tcPr>
            <w:tcW w:w="1220" w:type="dxa"/>
            <w:tcPrChange w:id="3167" w:author="Alain Komin" w:date="2022-09-28T10:22:00Z">
              <w:tcPr>
                <w:tcW w:w="1220" w:type="dxa"/>
                <w:gridSpan w:val="3"/>
              </w:tcPr>
            </w:tcPrChange>
          </w:tcPr>
          <w:p w14:paraId="4F6EBBB8" w14:textId="4D40F804" w:rsidR="00FB0E96" w:rsidRPr="00077E80" w:rsidRDefault="00FB0E96" w:rsidP="00FB0E96">
            <w:pPr>
              <w:rPr>
                <w:ins w:id="3168" w:author="Alain Komin" w:date="2022-09-27T12:52:00Z"/>
                <w:rFonts w:cs="Arial"/>
                <w:sz w:val="16"/>
                <w:szCs w:val="16"/>
                <w:shd w:val="clear" w:color="auto" w:fill="FFFFFF"/>
                <w:rPrChange w:id="3169" w:author="Alain Komin" w:date="2022-09-28T10:12:00Z">
                  <w:rPr>
                    <w:ins w:id="3170" w:author="Alain Komin" w:date="2022-09-27T12:52:00Z"/>
                    <w:rFonts w:cs="Arial"/>
                    <w:sz w:val="14"/>
                    <w:szCs w:val="14"/>
                    <w:shd w:val="clear" w:color="auto" w:fill="FFFFFF"/>
                  </w:rPr>
                </w:rPrChange>
              </w:rPr>
            </w:pPr>
            <w:ins w:id="3171" w:author="Alain Komin" w:date="2022-09-27T12:52:00Z">
              <w:r w:rsidRPr="00077E80">
                <w:rPr>
                  <w:rFonts w:cs="Arial"/>
                  <w:sz w:val="16"/>
                  <w:szCs w:val="16"/>
                  <w:shd w:val="clear" w:color="auto" w:fill="FFFFFF"/>
                  <w:rPrChange w:id="3172" w:author="Alain Komin" w:date="2022-09-28T10:12:00Z">
                    <w:rPr>
                      <w:rFonts w:cs="Arial"/>
                      <w:sz w:val="14"/>
                      <w:szCs w:val="14"/>
                      <w:shd w:val="clear" w:color="auto" w:fill="FFFFFF"/>
                    </w:rPr>
                  </w:rPrChange>
                </w:rPr>
                <w:t>Marketing</w:t>
              </w:r>
            </w:ins>
          </w:p>
        </w:tc>
      </w:tr>
      <w:tr w:rsidR="00455B98" w:rsidRPr="00077E80" w14:paraId="018261F2" w14:textId="77777777" w:rsidTr="006460A8">
        <w:trPr>
          <w:ins w:id="3173" w:author="Alain Komin" w:date="2022-10-24T14:22:00Z"/>
        </w:trPr>
        <w:tc>
          <w:tcPr>
            <w:tcW w:w="2196" w:type="dxa"/>
          </w:tcPr>
          <w:p w14:paraId="414D7415" w14:textId="77777777" w:rsidR="00455B98" w:rsidRPr="00077E80" w:rsidRDefault="00455B98" w:rsidP="00FB0E96">
            <w:pPr>
              <w:rPr>
                <w:ins w:id="3174" w:author="Alain Komin" w:date="2022-10-24T14:22:00Z"/>
                <w:rFonts w:cs="Arial"/>
                <w:sz w:val="16"/>
                <w:szCs w:val="16"/>
                <w:shd w:val="clear" w:color="auto" w:fill="FFFFFF"/>
              </w:rPr>
            </w:pPr>
          </w:p>
        </w:tc>
        <w:tc>
          <w:tcPr>
            <w:tcW w:w="981" w:type="dxa"/>
          </w:tcPr>
          <w:p w14:paraId="536B25B7" w14:textId="01F440D5" w:rsidR="00455B98" w:rsidRPr="00077E80" w:rsidRDefault="00455B98" w:rsidP="00FB0E96">
            <w:pPr>
              <w:rPr>
                <w:ins w:id="3175" w:author="Alain Komin" w:date="2022-10-24T14:22:00Z"/>
                <w:rFonts w:cs="Arial"/>
                <w:sz w:val="16"/>
                <w:szCs w:val="16"/>
                <w:shd w:val="clear" w:color="auto" w:fill="FFFFFF"/>
              </w:rPr>
            </w:pPr>
            <w:ins w:id="3176" w:author="Alain Komin" w:date="2022-10-24T14:22:00Z">
              <w:r>
                <w:rPr>
                  <w:rFonts w:cs="Arial"/>
                  <w:sz w:val="16"/>
                  <w:szCs w:val="16"/>
                  <w:shd w:val="clear" w:color="auto" w:fill="FFFFFF"/>
                </w:rPr>
                <w:t>6</w:t>
              </w:r>
            </w:ins>
          </w:p>
        </w:tc>
        <w:tc>
          <w:tcPr>
            <w:tcW w:w="1076" w:type="dxa"/>
          </w:tcPr>
          <w:p w14:paraId="5092C063" w14:textId="7962852F" w:rsidR="00455B98" w:rsidRPr="00077E80" w:rsidRDefault="00455B98" w:rsidP="00FB0E96">
            <w:pPr>
              <w:rPr>
                <w:ins w:id="3177" w:author="Alain Komin" w:date="2022-10-24T14:22:00Z"/>
                <w:rFonts w:cs="Arial"/>
                <w:sz w:val="16"/>
                <w:szCs w:val="16"/>
                <w:shd w:val="clear" w:color="auto" w:fill="FFFFFF"/>
              </w:rPr>
            </w:pPr>
            <w:ins w:id="3178" w:author="Alain Komin" w:date="2022-10-24T14:22:00Z">
              <w:r>
                <w:rPr>
                  <w:rFonts w:cs="Arial"/>
                  <w:sz w:val="16"/>
                  <w:szCs w:val="16"/>
                  <w:shd w:val="clear" w:color="auto" w:fill="FFFFFF"/>
                </w:rPr>
                <w:t>Message</w:t>
              </w:r>
            </w:ins>
          </w:p>
        </w:tc>
        <w:tc>
          <w:tcPr>
            <w:tcW w:w="1418" w:type="dxa"/>
          </w:tcPr>
          <w:p w14:paraId="28EB66D0" w14:textId="77777777" w:rsidR="00455B98" w:rsidRPr="00077E80" w:rsidRDefault="00455B98" w:rsidP="00FB0E96">
            <w:pPr>
              <w:rPr>
                <w:ins w:id="3179" w:author="Alain Komin" w:date="2022-10-24T14:22:00Z"/>
                <w:rFonts w:cs="Arial"/>
                <w:sz w:val="16"/>
                <w:szCs w:val="16"/>
                <w:shd w:val="clear" w:color="auto" w:fill="FFFFFF"/>
              </w:rPr>
            </w:pPr>
          </w:p>
        </w:tc>
        <w:tc>
          <w:tcPr>
            <w:tcW w:w="1408" w:type="dxa"/>
          </w:tcPr>
          <w:p w14:paraId="69D41306" w14:textId="034D8E8B" w:rsidR="00455B98" w:rsidRPr="00077E80" w:rsidRDefault="00455B98" w:rsidP="00FB0E96">
            <w:pPr>
              <w:rPr>
                <w:ins w:id="3180" w:author="Alain Komin" w:date="2022-10-24T14:22:00Z"/>
                <w:rFonts w:cs="Arial"/>
                <w:sz w:val="16"/>
                <w:szCs w:val="16"/>
                <w:shd w:val="clear" w:color="auto" w:fill="FFFFFF"/>
              </w:rPr>
            </w:pPr>
            <w:ins w:id="3181" w:author="Alain Komin" w:date="2022-10-24T14:23:00Z">
              <w:r>
                <w:rPr>
                  <w:rFonts w:cs="Arial"/>
                  <w:sz w:val="16"/>
                  <w:szCs w:val="16"/>
                  <w:shd w:val="clear" w:color="auto" w:fill="FFFFFF"/>
                </w:rPr>
                <w:t xml:space="preserve">This is an informational message to be displayed </w:t>
              </w:r>
            </w:ins>
            <w:ins w:id="3182" w:author="Alain Komin" w:date="2022-10-24T14:28:00Z">
              <w:r>
                <w:rPr>
                  <w:rFonts w:cs="Arial"/>
                  <w:sz w:val="16"/>
                  <w:szCs w:val="16"/>
                  <w:shd w:val="clear" w:color="auto" w:fill="FFFFFF"/>
                </w:rPr>
                <w:t xml:space="preserve">instead of a </w:t>
              </w:r>
            </w:ins>
            <w:ins w:id="3183" w:author="Alain Komin" w:date="2022-10-24T14:23:00Z">
              <w:r>
                <w:rPr>
                  <w:rFonts w:cs="Arial"/>
                  <w:sz w:val="16"/>
                  <w:szCs w:val="16"/>
                  <w:shd w:val="clear" w:color="auto" w:fill="FFFFFF"/>
                </w:rPr>
                <w:t>field.</w:t>
              </w:r>
            </w:ins>
          </w:p>
        </w:tc>
        <w:tc>
          <w:tcPr>
            <w:tcW w:w="1061" w:type="dxa"/>
          </w:tcPr>
          <w:p w14:paraId="07EAC8BD" w14:textId="77777777" w:rsidR="00455B98" w:rsidRPr="00077E80" w:rsidRDefault="00455B98">
            <w:pPr>
              <w:jc w:val="center"/>
              <w:rPr>
                <w:ins w:id="3184" w:author="Alain Komin" w:date="2022-10-24T14:22:00Z"/>
                <w:rFonts w:cs="Arial"/>
                <w:sz w:val="16"/>
                <w:szCs w:val="16"/>
                <w:shd w:val="clear" w:color="auto" w:fill="FFFFFF"/>
              </w:rPr>
            </w:pPr>
          </w:p>
        </w:tc>
        <w:tc>
          <w:tcPr>
            <w:tcW w:w="865" w:type="dxa"/>
          </w:tcPr>
          <w:p w14:paraId="5523C24A" w14:textId="77777777" w:rsidR="00455B98" w:rsidRPr="00077E80" w:rsidRDefault="00455B98">
            <w:pPr>
              <w:jc w:val="center"/>
              <w:rPr>
                <w:ins w:id="3185" w:author="Alain Komin" w:date="2022-10-24T14:22:00Z"/>
                <w:rFonts w:cs="Arial"/>
                <w:sz w:val="16"/>
                <w:szCs w:val="16"/>
                <w:shd w:val="clear" w:color="auto" w:fill="FFFFFF"/>
              </w:rPr>
            </w:pPr>
          </w:p>
        </w:tc>
        <w:tc>
          <w:tcPr>
            <w:tcW w:w="1220" w:type="dxa"/>
          </w:tcPr>
          <w:p w14:paraId="57E18399" w14:textId="0CB041E7" w:rsidR="00455B98" w:rsidRPr="00077E80" w:rsidRDefault="00455B98" w:rsidP="00FB0E96">
            <w:pPr>
              <w:rPr>
                <w:ins w:id="3186" w:author="Alain Komin" w:date="2022-10-24T14:22:00Z"/>
                <w:rFonts w:cs="Arial"/>
                <w:sz w:val="16"/>
                <w:szCs w:val="16"/>
                <w:shd w:val="clear" w:color="auto" w:fill="FFFFFF"/>
              </w:rPr>
            </w:pPr>
            <w:ins w:id="3187" w:author="Alain Komin" w:date="2022-10-24T14:23:00Z">
              <w:r>
                <w:rPr>
                  <w:rFonts w:cs="Arial"/>
                  <w:sz w:val="16"/>
                  <w:szCs w:val="16"/>
                  <w:shd w:val="clear" w:color="auto" w:fill="FFFFFF"/>
                </w:rPr>
                <w:t>Marketing</w:t>
              </w:r>
            </w:ins>
          </w:p>
        </w:tc>
      </w:tr>
      <w:tr w:rsidR="00477707" w:rsidRPr="00077E80" w14:paraId="7688510E" w14:textId="77777777" w:rsidTr="006460A8">
        <w:trPr>
          <w:ins w:id="3188" w:author="Alain Komin" w:date="2022-10-24T14:31:00Z"/>
        </w:trPr>
        <w:tc>
          <w:tcPr>
            <w:tcW w:w="2196" w:type="dxa"/>
          </w:tcPr>
          <w:p w14:paraId="5F8E10A0" w14:textId="7A1A102A" w:rsidR="00477707" w:rsidRPr="00077E80" w:rsidRDefault="00477707" w:rsidP="00FB0E96">
            <w:pPr>
              <w:rPr>
                <w:ins w:id="3189" w:author="Alain Komin" w:date="2022-10-24T14:31:00Z"/>
                <w:rFonts w:cs="Arial"/>
                <w:sz w:val="16"/>
                <w:szCs w:val="16"/>
                <w:shd w:val="clear" w:color="auto" w:fill="FFFFFF"/>
              </w:rPr>
            </w:pPr>
            <w:ins w:id="3190" w:author="Alain Komin" w:date="2022-10-24T14:32:00Z">
              <w:r>
                <w:rPr>
                  <w:rFonts w:cs="Arial"/>
                  <w:sz w:val="16"/>
                  <w:szCs w:val="16"/>
                  <w:shd w:val="clear" w:color="auto" w:fill="FFFFFF"/>
                </w:rPr>
                <w:t>Cust_</w:t>
              </w:r>
            </w:ins>
            <w:ins w:id="3191" w:author="Alain Komin" w:date="2022-10-26T10:34:00Z">
              <w:r w:rsidR="00082DD0">
                <w:rPr>
                  <w:rFonts w:cs="Arial"/>
                  <w:sz w:val="16"/>
                  <w:szCs w:val="16"/>
                  <w:shd w:val="clear" w:color="auto" w:fill="FFFFFF"/>
                </w:rPr>
                <w:t>delivery</w:t>
              </w:r>
            </w:ins>
            <w:ins w:id="3192" w:author="Alain Komin" w:date="2022-10-24T14:32:00Z">
              <w:r>
                <w:rPr>
                  <w:rFonts w:cs="Arial"/>
                  <w:sz w:val="16"/>
                  <w:szCs w:val="16"/>
                  <w:shd w:val="clear" w:color="auto" w:fill="FFFFFF"/>
                </w:rPr>
                <w:t>_date</w:t>
              </w:r>
            </w:ins>
          </w:p>
        </w:tc>
        <w:tc>
          <w:tcPr>
            <w:tcW w:w="981" w:type="dxa"/>
          </w:tcPr>
          <w:p w14:paraId="6820B618" w14:textId="23C87602" w:rsidR="00477707" w:rsidRDefault="00477707" w:rsidP="00FB0E96">
            <w:pPr>
              <w:rPr>
                <w:ins w:id="3193" w:author="Alain Komin" w:date="2022-10-24T14:31:00Z"/>
                <w:rFonts w:cs="Arial"/>
                <w:sz w:val="16"/>
                <w:szCs w:val="16"/>
                <w:shd w:val="clear" w:color="auto" w:fill="FFFFFF"/>
              </w:rPr>
            </w:pPr>
            <w:ins w:id="3194" w:author="Alain Komin" w:date="2022-10-24T14:32:00Z">
              <w:r>
                <w:rPr>
                  <w:rFonts w:cs="Arial"/>
                  <w:sz w:val="16"/>
                  <w:szCs w:val="16"/>
                  <w:shd w:val="clear" w:color="auto" w:fill="FFFFFF"/>
                </w:rPr>
                <w:t>7</w:t>
              </w:r>
            </w:ins>
          </w:p>
        </w:tc>
        <w:tc>
          <w:tcPr>
            <w:tcW w:w="1076" w:type="dxa"/>
          </w:tcPr>
          <w:p w14:paraId="49F6AD1B" w14:textId="664868E5" w:rsidR="00477707" w:rsidRDefault="00477707" w:rsidP="00FB0E96">
            <w:pPr>
              <w:rPr>
                <w:ins w:id="3195" w:author="Alain Komin" w:date="2022-10-24T14:31:00Z"/>
                <w:rFonts w:cs="Arial"/>
                <w:sz w:val="16"/>
                <w:szCs w:val="16"/>
                <w:shd w:val="clear" w:color="auto" w:fill="FFFFFF"/>
              </w:rPr>
            </w:pPr>
            <w:ins w:id="3196" w:author="Alain Komin" w:date="2022-10-24T14:32:00Z">
              <w:r>
                <w:rPr>
                  <w:rFonts w:cs="Arial"/>
                  <w:sz w:val="16"/>
                  <w:szCs w:val="16"/>
                  <w:shd w:val="clear" w:color="auto" w:fill="FFFFFF"/>
                </w:rPr>
                <w:t>Date</w:t>
              </w:r>
            </w:ins>
          </w:p>
        </w:tc>
        <w:tc>
          <w:tcPr>
            <w:tcW w:w="1418" w:type="dxa"/>
          </w:tcPr>
          <w:p w14:paraId="175BBE5A" w14:textId="63574FF6" w:rsidR="00477707" w:rsidRPr="00077E80" w:rsidRDefault="00082DD0" w:rsidP="00FB0E96">
            <w:pPr>
              <w:rPr>
                <w:ins w:id="3197" w:author="Alain Komin" w:date="2022-10-24T14:31:00Z"/>
                <w:rFonts w:cs="Arial"/>
                <w:sz w:val="16"/>
                <w:szCs w:val="16"/>
                <w:shd w:val="clear" w:color="auto" w:fill="FFFFFF"/>
              </w:rPr>
            </w:pPr>
            <w:ins w:id="3198" w:author="Alain Komin" w:date="2022-10-26T10:34:00Z">
              <w:r>
                <w:rPr>
                  <w:rFonts w:cs="Arial"/>
                  <w:sz w:val="16"/>
                  <w:szCs w:val="16"/>
                  <w:shd w:val="clear" w:color="auto" w:fill="FFFFFF"/>
                </w:rPr>
                <w:t>Delivery</w:t>
              </w:r>
            </w:ins>
            <w:ins w:id="3199" w:author="Alain Komin" w:date="2022-10-24T14:32:00Z">
              <w:r w:rsidR="00477707">
                <w:rPr>
                  <w:rFonts w:cs="Arial"/>
                  <w:sz w:val="16"/>
                  <w:szCs w:val="16"/>
                  <w:shd w:val="clear" w:color="auto" w:fill="FFFFFF"/>
                </w:rPr>
                <w:t xml:space="preserve"> Date</w:t>
              </w:r>
            </w:ins>
          </w:p>
        </w:tc>
        <w:tc>
          <w:tcPr>
            <w:tcW w:w="1408" w:type="dxa"/>
          </w:tcPr>
          <w:p w14:paraId="35A2387F" w14:textId="77777777" w:rsidR="00477707" w:rsidRDefault="00477707" w:rsidP="00FB0E96">
            <w:pPr>
              <w:rPr>
                <w:ins w:id="3200" w:author="Alain Komin" w:date="2022-10-24T14:31:00Z"/>
                <w:rFonts w:cs="Arial"/>
                <w:sz w:val="16"/>
                <w:szCs w:val="16"/>
                <w:shd w:val="clear" w:color="auto" w:fill="FFFFFF"/>
              </w:rPr>
            </w:pPr>
          </w:p>
        </w:tc>
        <w:tc>
          <w:tcPr>
            <w:tcW w:w="1061" w:type="dxa"/>
          </w:tcPr>
          <w:p w14:paraId="2B5E23A6" w14:textId="77777777" w:rsidR="00477707" w:rsidRPr="00077E80" w:rsidRDefault="00477707">
            <w:pPr>
              <w:jc w:val="center"/>
              <w:rPr>
                <w:ins w:id="3201" w:author="Alain Komin" w:date="2022-10-24T14:31:00Z"/>
                <w:rFonts w:cs="Arial"/>
                <w:sz w:val="16"/>
                <w:szCs w:val="16"/>
                <w:shd w:val="clear" w:color="auto" w:fill="FFFFFF"/>
              </w:rPr>
            </w:pPr>
          </w:p>
        </w:tc>
        <w:tc>
          <w:tcPr>
            <w:tcW w:w="865" w:type="dxa"/>
          </w:tcPr>
          <w:p w14:paraId="558A6408" w14:textId="77777777" w:rsidR="00477707" w:rsidRPr="00077E80" w:rsidRDefault="00477707">
            <w:pPr>
              <w:jc w:val="center"/>
              <w:rPr>
                <w:ins w:id="3202" w:author="Alain Komin" w:date="2022-10-24T14:31:00Z"/>
                <w:rFonts w:cs="Arial"/>
                <w:sz w:val="16"/>
                <w:szCs w:val="16"/>
                <w:shd w:val="clear" w:color="auto" w:fill="FFFFFF"/>
              </w:rPr>
            </w:pPr>
          </w:p>
        </w:tc>
        <w:tc>
          <w:tcPr>
            <w:tcW w:w="1220" w:type="dxa"/>
          </w:tcPr>
          <w:p w14:paraId="392C60BF" w14:textId="160EA471" w:rsidR="00477707" w:rsidRDefault="00477707" w:rsidP="00FB0E96">
            <w:pPr>
              <w:rPr>
                <w:ins w:id="3203" w:author="Alain Komin" w:date="2022-10-24T14:31:00Z"/>
                <w:rFonts w:cs="Arial"/>
                <w:sz w:val="16"/>
                <w:szCs w:val="16"/>
                <w:shd w:val="clear" w:color="auto" w:fill="FFFFFF"/>
              </w:rPr>
            </w:pPr>
            <w:ins w:id="3204" w:author="Alain Komin" w:date="2022-10-24T14:32:00Z">
              <w:r>
                <w:rPr>
                  <w:rFonts w:cs="Arial"/>
                  <w:sz w:val="16"/>
                  <w:szCs w:val="16"/>
                  <w:shd w:val="clear" w:color="auto" w:fill="FFFFFF"/>
                </w:rPr>
                <w:t>Equipment</w:t>
              </w:r>
            </w:ins>
          </w:p>
        </w:tc>
      </w:tr>
    </w:tbl>
    <w:p w14:paraId="7F9A11BC" w14:textId="6A2EE851" w:rsidR="009E59C4" w:rsidDel="00477707" w:rsidRDefault="009E59C4" w:rsidP="00455B98">
      <w:pPr>
        <w:spacing w:after="0"/>
        <w:rPr>
          <w:del w:id="3205" w:author="Alain Komin" w:date="2022-08-29T15:41:00Z"/>
          <w:lang w:val="en-US"/>
        </w:rPr>
      </w:pPr>
    </w:p>
    <w:p w14:paraId="24936137" w14:textId="13BAB71E" w:rsidR="00477707" w:rsidRDefault="00477707" w:rsidP="00477707">
      <w:pPr>
        <w:spacing w:after="0"/>
        <w:rPr>
          <w:ins w:id="3206" w:author="Alain Komin" w:date="2022-10-24T14:37:00Z"/>
          <w:lang w:val="en-US"/>
        </w:rPr>
      </w:pPr>
    </w:p>
    <w:p w14:paraId="6F52E111" w14:textId="77777777" w:rsidR="00306054" w:rsidRDefault="00306054">
      <w:pPr>
        <w:rPr>
          <w:ins w:id="3207" w:author="Alain Komin" w:date="2022-10-26T10:45:00Z"/>
          <w:rFonts w:cs="Arial"/>
          <w:sz w:val="21"/>
          <w:szCs w:val="21"/>
          <w:u w:val="single"/>
          <w:shd w:val="clear" w:color="auto" w:fill="FFFFFF"/>
        </w:rPr>
      </w:pPr>
      <w:ins w:id="3208" w:author="Alain Komin" w:date="2022-10-26T10:45:00Z">
        <w:r>
          <w:rPr>
            <w:rFonts w:cs="Arial"/>
            <w:sz w:val="21"/>
            <w:szCs w:val="21"/>
            <w:u w:val="single"/>
            <w:shd w:val="clear" w:color="auto" w:fill="FFFFFF"/>
          </w:rPr>
          <w:br w:type="page"/>
        </w:r>
      </w:ins>
    </w:p>
    <w:p w14:paraId="7D0FAF2B" w14:textId="6E41D9F1" w:rsidR="00477707" w:rsidRPr="00477707" w:rsidRDefault="00477707">
      <w:pPr>
        <w:spacing w:after="0"/>
        <w:rPr>
          <w:ins w:id="3209" w:author="Alain Komin" w:date="2022-10-24T14:37:00Z"/>
          <w:u w:val="single"/>
          <w:lang w:val="en-US"/>
          <w:rPrChange w:id="3210" w:author="Alain Komin" w:date="2022-10-24T14:37:00Z">
            <w:rPr>
              <w:ins w:id="3211" w:author="Alain Komin" w:date="2022-10-24T14:37:00Z"/>
              <w:lang w:val="en-US"/>
            </w:rPr>
          </w:rPrChange>
        </w:rPr>
        <w:pPrChange w:id="3212" w:author="Alain Komin" w:date="2022-10-24T14:32:00Z">
          <w:pPr/>
        </w:pPrChange>
      </w:pPr>
      <w:ins w:id="3213" w:author="Alain Komin" w:date="2022-10-24T14:37:00Z">
        <w:r w:rsidRPr="00477707">
          <w:rPr>
            <w:rFonts w:cs="Arial"/>
            <w:sz w:val="21"/>
            <w:szCs w:val="21"/>
            <w:u w:val="single"/>
            <w:shd w:val="clear" w:color="auto" w:fill="FFFFFF"/>
            <w:rPrChange w:id="3214" w:author="Alain Komin" w:date="2022-10-24T14:37:00Z">
              <w:rPr>
                <w:rFonts w:cs="Arial"/>
                <w:sz w:val="21"/>
                <w:szCs w:val="21"/>
                <w:shd w:val="clear" w:color="auto" w:fill="FFFFFF"/>
              </w:rPr>
            </w:rPrChange>
          </w:rPr>
          <w:lastRenderedPageBreak/>
          <w:t>Field types:</w:t>
        </w:r>
      </w:ins>
    </w:p>
    <w:p w14:paraId="3D63BCC7" w14:textId="4F64EF3F" w:rsidR="00455B98" w:rsidRPr="004A36B9" w:rsidRDefault="00455B98">
      <w:pPr>
        <w:pStyle w:val="ListParagraph"/>
        <w:numPr>
          <w:ilvl w:val="0"/>
          <w:numId w:val="16"/>
        </w:numPr>
        <w:spacing w:after="0"/>
        <w:rPr>
          <w:ins w:id="3215" w:author="Alain Komin" w:date="2022-10-24T14:30:00Z"/>
          <w:rFonts w:cs="Arial"/>
          <w:sz w:val="21"/>
          <w:szCs w:val="21"/>
          <w:shd w:val="clear" w:color="auto" w:fill="FFFFFF"/>
          <w:rPrChange w:id="3216" w:author="Alain Komin" w:date="2022-10-25T10:39:00Z">
            <w:rPr>
              <w:ins w:id="3217" w:author="Alain Komin" w:date="2022-10-24T14:30:00Z"/>
              <w:shd w:val="clear" w:color="auto" w:fill="FFFFFF"/>
            </w:rPr>
          </w:rPrChange>
        </w:rPr>
        <w:pPrChange w:id="3218" w:author="Alain Komin" w:date="2022-10-25T10:39:00Z">
          <w:pPr>
            <w:spacing w:after="0"/>
          </w:pPr>
        </w:pPrChange>
      </w:pPr>
      <w:ins w:id="3219" w:author="Alain Komin" w:date="2022-10-24T14:28:00Z">
        <w:r w:rsidRPr="004A36B9">
          <w:rPr>
            <w:rFonts w:cs="Arial"/>
            <w:b/>
            <w:bCs/>
            <w:sz w:val="21"/>
            <w:szCs w:val="21"/>
            <w:shd w:val="clear" w:color="auto" w:fill="FFFFFF"/>
            <w:rPrChange w:id="3220" w:author="Alain Komin" w:date="2022-10-25T10:40:00Z">
              <w:rPr>
                <w:lang w:val="en-US"/>
              </w:rPr>
            </w:rPrChange>
          </w:rPr>
          <w:t>Free-</w:t>
        </w:r>
      </w:ins>
      <w:ins w:id="3221" w:author="Alain Komin" w:date="2022-10-24T14:29:00Z">
        <w:r w:rsidRPr="004A36B9">
          <w:rPr>
            <w:rFonts w:cs="Arial"/>
            <w:b/>
            <w:bCs/>
            <w:sz w:val="21"/>
            <w:szCs w:val="21"/>
            <w:shd w:val="clear" w:color="auto" w:fill="FFFFFF"/>
            <w:rPrChange w:id="3222" w:author="Alain Komin" w:date="2022-10-25T10:40:00Z">
              <w:rPr>
                <w:lang w:val="en-US"/>
              </w:rPr>
            </w:rPrChange>
          </w:rPr>
          <w:t>F</w:t>
        </w:r>
      </w:ins>
      <w:ins w:id="3223" w:author="Alain Komin" w:date="2022-10-24T14:28:00Z">
        <w:r w:rsidRPr="004A36B9">
          <w:rPr>
            <w:rFonts w:cs="Arial"/>
            <w:b/>
            <w:bCs/>
            <w:sz w:val="21"/>
            <w:szCs w:val="21"/>
            <w:shd w:val="clear" w:color="auto" w:fill="FFFFFF"/>
            <w:rPrChange w:id="3224" w:author="Alain Komin" w:date="2022-10-25T10:40:00Z">
              <w:rPr>
                <w:lang w:val="en-US"/>
              </w:rPr>
            </w:rPrChange>
          </w:rPr>
          <w:t>or</w:t>
        </w:r>
      </w:ins>
      <w:ins w:id="3225" w:author="Alain Komin" w:date="2022-10-24T14:29:00Z">
        <w:r w:rsidRPr="004A36B9">
          <w:rPr>
            <w:rFonts w:cs="Arial"/>
            <w:b/>
            <w:bCs/>
            <w:sz w:val="21"/>
            <w:szCs w:val="21"/>
            <w:shd w:val="clear" w:color="auto" w:fill="FFFFFF"/>
            <w:rPrChange w:id="3226" w:author="Alain Komin" w:date="2022-10-25T10:40:00Z">
              <w:rPr>
                <w:lang w:val="en-US"/>
              </w:rPr>
            </w:rPrChange>
          </w:rPr>
          <w:t>m</w:t>
        </w:r>
      </w:ins>
      <w:ins w:id="3227" w:author="Alain Komin" w:date="2022-10-24T14:28:00Z">
        <w:r w:rsidRPr="004A36B9">
          <w:rPr>
            <w:rFonts w:cs="Arial"/>
            <w:b/>
            <w:bCs/>
            <w:sz w:val="21"/>
            <w:szCs w:val="21"/>
            <w:shd w:val="clear" w:color="auto" w:fill="FFFFFF"/>
            <w:rPrChange w:id="3228" w:author="Alain Komin" w:date="2022-10-25T10:40:00Z">
              <w:rPr>
                <w:lang w:val="en-US"/>
              </w:rPr>
            </w:rPrChange>
          </w:rPr>
          <w:t xml:space="preserve"> Text</w:t>
        </w:r>
        <w:r w:rsidRPr="004A36B9">
          <w:rPr>
            <w:rFonts w:cs="Arial"/>
            <w:sz w:val="21"/>
            <w:szCs w:val="21"/>
            <w:shd w:val="clear" w:color="auto" w:fill="FFFFFF"/>
            <w:rPrChange w:id="3229" w:author="Alain Komin" w:date="2022-10-25T10:39:00Z">
              <w:rPr>
                <w:lang w:val="en-US"/>
              </w:rPr>
            </w:rPrChange>
          </w:rPr>
          <w:t xml:space="preserve"> </w:t>
        </w:r>
      </w:ins>
      <w:ins w:id="3230" w:author="Alain Komin" w:date="2022-10-24T14:31:00Z">
        <w:r w:rsidR="00477707" w:rsidRPr="004A36B9">
          <w:rPr>
            <w:rFonts w:cs="Arial"/>
            <w:sz w:val="21"/>
            <w:szCs w:val="21"/>
            <w:shd w:val="clear" w:color="auto" w:fill="FFFFFF"/>
            <w:rPrChange w:id="3231" w:author="Alain Komin" w:date="2022-10-25T10:39:00Z">
              <w:rPr>
                <w:shd w:val="clear" w:color="auto" w:fill="FFFFFF"/>
              </w:rPr>
            </w:rPrChange>
          </w:rPr>
          <w:t xml:space="preserve">field type </w:t>
        </w:r>
      </w:ins>
      <w:ins w:id="3232" w:author="Alain Komin" w:date="2022-10-24T14:28:00Z">
        <w:r w:rsidRPr="004A36B9">
          <w:rPr>
            <w:rFonts w:cs="Arial"/>
            <w:sz w:val="21"/>
            <w:szCs w:val="21"/>
            <w:shd w:val="clear" w:color="auto" w:fill="FFFFFF"/>
            <w:rPrChange w:id="3233" w:author="Alain Komin" w:date="2022-10-25T10:39:00Z">
              <w:rPr>
                <w:lang w:val="en-US"/>
              </w:rPr>
            </w:rPrChange>
          </w:rPr>
          <w:t xml:space="preserve">will be </w:t>
        </w:r>
      </w:ins>
      <w:ins w:id="3234" w:author="Alain Komin" w:date="2022-10-24T14:29:00Z">
        <w:r w:rsidRPr="004A36B9">
          <w:rPr>
            <w:rFonts w:cs="Arial"/>
            <w:sz w:val="21"/>
            <w:szCs w:val="21"/>
            <w:shd w:val="clear" w:color="auto" w:fill="FFFFFF"/>
            <w:rPrChange w:id="3235" w:author="Alain Komin" w:date="2022-10-25T10:39:00Z">
              <w:rPr>
                <w:lang w:val="en-US"/>
              </w:rPr>
            </w:rPrChange>
          </w:rPr>
          <w:t>treated as input fields.</w:t>
        </w:r>
      </w:ins>
    </w:p>
    <w:p w14:paraId="64F6DD03" w14:textId="324835E7" w:rsidR="00455B98" w:rsidRPr="004A36B9" w:rsidRDefault="00455B98">
      <w:pPr>
        <w:pStyle w:val="ListParagraph"/>
        <w:numPr>
          <w:ilvl w:val="0"/>
          <w:numId w:val="16"/>
        </w:numPr>
        <w:spacing w:after="0"/>
        <w:rPr>
          <w:ins w:id="3236" w:author="Alain Komin" w:date="2022-10-24T14:30:00Z"/>
          <w:rFonts w:cs="Arial"/>
          <w:sz w:val="21"/>
          <w:szCs w:val="21"/>
          <w:shd w:val="clear" w:color="auto" w:fill="FFFFFF"/>
          <w:rPrChange w:id="3237" w:author="Alain Komin" w:date="2022-10-25T10:39:00Z">
            <w:rPr>
              <w:ins w:id="3238" w:author="Alain Komin" w:date="2022-10-24T14:30:00Z"/>
              <w:shd w:val="clear" w:color="auto" w:fill="FFFFFF"/>
            </w:rPr>
          </w:rPrChange>
        </w:rPr>
        <w:pPrChange w:id="3239" w:author="Alain Komin" w:date="2022-10-25T10:39:00Z">
          <w:pPr>
            <w:spacing w:after="0"/>
          </w:pPr>
        </w:pPrChange>
      </w:pPr>
      <w:ins w:id="3240" w:author="Alain Komin" w:date="2022-10-24T14:30:00Z">
        <w:r w:rsidRPr="004A36B9">
          <w:rPr>
            <w:rFonts w:cs="Arial"/>
            <w:b/>
            <w:bCs/>
            <w:sz w:val="21"/>
            <w:szCs w:val="21"/>
            <w:shd w:val="clear" w:color="auto" w:fill="FFFFFF"/>
            <w:rPrChange w:id="3241" w:author="Alain Komin" w:date="2022-10-25T10:40:00Z">
              <w:rPr>
                <w:shd w:val="clear" w:color="auto" w:fill="FFFFFF"/>
              </w:rPr>
            </w:rPrChange>
          </w:rPr>
          <w:t>List</w:t>
        </w:r>
        <w:r w:rsidRPr="004A36B9">
          <w:rPr>
            <w:rFonts w:cs="Arial"/>
            <w:sz w:val="21"/>
            <w:szCs w:val="21"/>
            <w:shd w:val="clear" w:color="auto" w:fill="FFFFFF"/>
            <w:rPrChange w:id="3242" w:author="Alain Komin" w:date="2022-10-25T10:39:00Z">
              <w:rPr>
                <w:shd w:val="clear" w:color="auto" w:fill="FFFFFF"/>
              </w:rPr>
            </w:rPrChange>
          </w:rPr>
          <w:t xml:space="preserve"> </w:t>
        </w:r>
      </w:ins>
      <w:ins w:id="3243" w:author="Alain Komin" w:date="2022-10-24T14:31:00Z">
        <w:r w:rsidR="00477707" w:rsidRPr="004A36B9">
          <w:rPr>
            <w:rFonts w:cs="Arial"/>
            <w:sz w:val="21"/>
            <w:szCs w:val="21"/>
            <w:shd w:val="clear" w:color="auto" w:fill="FFFFFF"/>
            <w:rPrChange w:id="3244" w:author="Alain Komin" w:date="2022-10-25T10:39:00Z">
              <w:rPr>
                <w:shd w:val="clear" w:color="auto" w:fill="FFFFFF"/>
              </w:rPr>
            </w:rPrChange>
          </w:rPr>
          <w:t xml:space="preserve">field type </w:t>
        </w:r>
      </w:ins>
      <w:ins w:id="3245" w:author="Alain Komin" w:date="2022-10-24T14:30:00Z">
        <w:r w:rsidRPr="004A36B9">
          <w:rPr>
            <w:rFonts w:cs="Arial"/>
            <w:sz w:val="21"/>
            <w:szCs w:val="21"/>
            <w:shd w:val="clear" w:color="auto" w:fill="FFFFFF"/>
            <w:rPrChange w:id="3246" w:author="Alain Komin" w:date="2022-10-25T10:39:00Z">
              <w:rPr>
                <w:shd w:val="clear" w:color="auto" w:fill="FFFFFF"/>
              </w:rPr>
            </w:rPrChange>
          </w:rPr>
          <w:t>will display as dropdown lists displaying the list record associated contents.</w:t>
        </w:r>
      </w:ins>
    </w:p>
    <w:p w14:paraId="1805B4F3" w14:textId="2488399C" w:rsidR="00455B98" w:rsidRPr="004A36B9" w:rsidRDefault="00455B98">
      <w:pPr>
        <w:pStyle w:val="ListParagraph"/>
        <w:numPr>
          <w:ilvl w:val="0"/>
          <w:numId w:val="16"/>
        </w:numPr>
        <w:spacing w:after="0"/>
        <w:rPr>
          <w:ins w:id="3247" w:author="Alain Komin" w:date="2022-10-24T14:31:00Z"/>
          <w:rFonts w:cs="Arial"/>
          <w:sz w:val="21"/>
          <w:szCs w:val="21"/>
          <w:shd w:val="clear" w:color="auto" w:fill="FFFFFF"/>
          <w:rPrChange w:id="3248" w:author="Alain Komin" w:date="2022-10-25T10:39:00Z">
            <w:rPr>
              <w:ins w:id="3249" w:author="Alain Komin" w:date="2022-10-24T14:31:00Z"/>
              <w:shd w:val="clear" w:color="auto" w:fill="FFFFFF"/>
            </w:rPr>
          </w:rPrChange>
        </w:rPr>
        <w:pPrChange w:id="3250" w:author="Alain Komin" w:date="2022-10-25T10:39:00Z">
          <w:pPr>
            <w:spacing w:after="0"/>
          </w:pPr>
        </w:pPrChange>
      </w:pPr>
      <w:ins w:id="3251" w:author="Alain Komin" w:date="2022-10-24T14:30:00Z">
        <w:r w:rsidRPr="004A36B9">
          <w:rPr>
            <w:rFonts w:cs="Arial"/>
            <w:b/>
            <w:bCs/>
            <w:sz w:val="21"/>
            <w:szCs w:val="21"/>
            <w:shd w:val="clear" w:color="auto" w:fill="FFFFFF"/>
            <w:rPrChange w:id="3252" w:author="Alain Komin" w:date="2022-10-25T10:40:00Z">
              <w:rPr>
                <w:shd w:val="clear" w:color="auto" w:fill="FFFFFF"/>
              </w:rPr>
            </w:rPrChange>
          </w:rPr>
          <w:t>Checkbox</w:t>
        </w:r>
        <w:r w:rsidRPr="004A36B9">
          <w:rPr>
            <w:rFonts w:cs="Arial"/>
            <w:sz w:val="21"/>
            <w:szCs w:val="21"/>
            <w:shd w:val="clear" w:color="auto" w:fill="FFFFFF"/>
            <w:rPrChange w:id="3253" w:author="Alain Komin" w:date="2022-10-25T10:39:00Z">
              <w:rPr>
                <w:shd w:val="clear" w:color="auto" w:fill="FFFFFF"/>
              </w:rPr>
            </w:rPrChange>
          </w:rPr>
          <w:t xml:space="preserve"> </w:t>
        </w:r>
      </w:ins>
      <w:ins w:id="3254" w:author="Alain Komin" w:date="2022-10-24T14:31:00Z">
        <w:r w:rsidR="00477707" w:rsidRPr="004A36B9">
          <w:rPr>
            <w:rFonts w:cs="Arial"/>
            <w:sz w:val="21"/>
            <w:szCs w:val="21"/>
            <w:shd w:val="clear" w:color="auto" w:fill="FFFFFF"/>
            <w:rPrChange w:id="3255" w:author="Alain Komin" w:date="2022-10-25T10:39:00Z">
              <w:rPr>
                <w:shd w:val="clear" w:color="auto" w:fill="FFFFFF"/>
              </w:rPr>
            </w:rPrChange>
          </w:rPr>
          <w:t xml:space="preserve">field type </w:t>
        </w:r>
        <w:r w:rsidRPr="004A36B9">
          <w:rPr>
            <w:rFonts w:cs="Arial"/>
            <w:sz w:val="21"/>
            <w:szCs w:val="21"/>
            <w:shd w:val="clear" w:color="auto" w:fill="FFFFFF"/>
            <w:rPrChange w:id="3256" w:author="Alain Komin" w:date="2022-10-25T10:39:00Z">
              <w:rPr>
                <w:shd w:val="clear" w:color="auto" w:fill="FFFFFF"/>
              </w:rPr>
            </w:rPrChange>
          </w:rPr>
          <w:t>will display as a T/F checkbox option.</w:t>
        </w:r>
      </w:ins>
    </w:p>
    <w:p w14:paraId="3FB43D38" w14:textId="3037F4C5" w:rsidR="00455B98" w:rsidRPr="004A36B9" w:rsidRDefault="00455B98">
      <w:pPr>
        <w:pStyle w:val="ListParagraph"/>
        <w:numPr>
          <w:ilvl w:val="0"/>
          <w:numId w:val="16"/>
        </w:numPr>
        <w:spacing w:after="0"/>
        <w:rPr>
          <w:ins w:id="3257" w:author="Alain Komin" w:date="2022-10-24T14:29:00Z"/>
          <w:rFonts w:cs="Arial"/>
          <w:sz w:val="21"/>
          <w:szCs w:val="21"/>
          <w:shd w:val="clear" w:color="auto" w:fill="FFFFFF"/>
          <w:rPrChange w:id="3258" w:author="Alain Komin" w:date="2022-10-25T10:39:00Z">
            <w:rPr>
              <w:ins w:id="3259" w:author="Alain Komin" w:date="2022-10-24T14:29:00Z"/>
              <w:lang w:val="en-US"/>
            </w:rPr>
          </w:rPrChange>
        </w:rPr>
        <w:pPrChange w:id="3260" w:author="Alain Komin" w:date="2022-10-25T10:39:00Z">
          <w:pPr/>
        </w:pPrChange>
      </w:pPr>
      <w:ins w:id="3261" w:author="Alain Komin" w:date="2022-10-24T14:31:00Z">
        <w:r w:rsidRPr="004A36B9">
          <w:rPr>
            <w:rFonts w:cs="Arial"/>
            <w:b/>
            <w:bCs/>
            <w:sz w:val="21"/>
            <w:szCs w:val="21"/>
            <w:shd w:val="clear" w:color="auto" w:fill="FFFFFF"/>
            <w:rPrChange w:id="3262" w:author="Alain Komin" w:date="2022-10-25T10:40:00Z">
              <w:rPr>
                <w:shd w:val="clear" w:color="auto" w:fill="FFFFFF"/>
              </w:rPr>
            </w:rPrChange>
          </w:rPr>
          <w:t>Message</w:t>
        </w:r>
        <w:r w:rsidRPr="004A36B9">
          <w:rPr>
            <w:rFonts w:cs="Arial"/>
            <w:sz w:val="21"/>
            <w:szCs w:val="21"/>
            <w:shd w:val="clear" w:color="auto" w:fill="FFFFFF"/>
            <w:rPrChange w:id="3263" w:author="Alain Komin" w:date="2022-10-25T10:39:00Z">
              <w:rPr>
                <w:shd w:val="clear" w:color="auto" w:fill="FFFFFF"/>
              </w:rPr>
            </w:rPrChange>
          </w:rPr>
          <w:t xml:space="preserve"> </w:t>
        </w:r>
        <w:r w:rsidR="00477707" w:rsidRPr="004A36B9">
          <w:rPr>
            <w:rFonts w:cs="Arial"/>
            <w:sz w:val="21"/>
            <w:szCs w:val="21"/>
            <w:shd w:val="clear" w:color="auto" w:fill="FFFFFF"/>
            <w:rPrChange w:id="3264" w:author="Alain Komin" w:date="2022-10-25T10:39:00Z">
              <w:rPr>
                <w:shd w:val="clear" w:color="auto" w:fill="FFFFFF"/>
              </w:rPr>
            </w:rPrChange>
          </w:rPr>
          <w:t xml:space="preserve">field type </w:t>
        </w:r>
        <w:r w:rsidRPr="004A36B9">
          <w:rPr>
            <w:rFonts w:cs="Arial"/>
            <w:sz w:val="21"/>
            <w:szCs w:val="21"/>
            <w:shd w:val="clear" w:color="auto" w:fill="FFFFFF"/>
            <w:rPrChange w:id="3265" w:author="Alain Komin" w:date="2022-10-25T10:39:00Z">
              <w:rPr>
                <w:shd w:val="clear" w:color="auto" w:fill="FFFFFF"/>
              </w:rPr>
            </w:rPrChange>
          </w:rPr>
          <w:t>will display as not editable text.</w:t>
        </w:r>
      </w:ins>
    </w:p>
    <w:p w14:paraId="3A824A67" w14:textId="52B976D6" w:rsidR="00455B98" w:rsidRPr="004A36B9" w:rsidRDefault="00477707">
      <w:pPr>
        <w:pStyle w:val="ListParagraph"/>
        <w:numPr>
          <w:ilvl w:val="0"/>
          <w:numId w:val="16"/>
        </w:numPr>
        <w:spacing w:after="0"/>
        <w:rPr>
          <w:ins w:id="3266" w:author="Alain Komin" w:date="2022-10-24T14:28:00Z"/>
          <w:lang w:val="en-US"/>
        </w:rPr>
        <w:pPrChange w:id="3267" w:author="Alain Komin" w:date="2022-10-25T10:39:00Z">
          <w:pPr/>
        </w:pPrChange>
      </w:pPr>
      <w:ins w:id="3268" w:author="Alain Komin" w:date="2022-10-24T14:32:00Z">
        <w:r w:rsidRPr="004A36B9">
          <w:rPr>
            <w:b/>
            <w:bCs/>
            <w:lang w:val="en-US"/>
            <w:rPrChange w:id="3269" w:author="Alain Komin" w:date="2022-10-25T10:40:00Z">
              <w:rPr>
                <w:lang w:val="en-US"/>
              </w:rPr>
            </w:rPrChange>
          </w:rPr>
          <w:t>Date</w:t>
        </w:r>
        <w:r w:rsidRPr="004A36B9">
          <w:rPr>
            <w:lang w:val="en-US"/>
          </w:rPr>
          <w:t xml:space="preserve"> </w:t>
        </w:r>
        <w:r w:rsidRPr="004A36B9">
          <w:rPr>
            <w:rFonts w:cs="Arial"/>
            <w:sz w:val="21"/>
            <w:szCs w:val="21"/>
            <w:shd w:val="clear" w:color="auto" w:fill="FFFFFF"/>
            <w:rPrChange w:id="3270" w:author="Alain Komin" w:date="2022-10-25T10:39:00Z">
              <w:rPr>
                <w:shd w:val="clear" w:color="auto" w:fill="FFFFFF"/>
              </w:rPr>
            </w:rPrChange>
          </w:rPr>
          <w:t>field type will show as a date picker.</w:t>
        </w:r>
      </w:ins>
    </w:p>
    <w:p w14:paraId="6585465D" w14:textId="77777777" w:rsidR="009E59C4" w:rsidRPr="009E59C4" w:rsidRDefault="009E59C4">
      <w:pPr>
        <w:rPr>
          <w:ins w:id="3271" w:author="Alain Komin" w:date="2022-08-29T15:41:00Z"/>
          <w:rFonts w:cs="Arial"/>
          <w:sz w:val="21"/>
          <w:szCs w:val="21"/>
          <w:shd w:val="clear" w:color="auto" w:fill="FFFFFF"/>
          <w:rPrChange w:id="3272" w:author="Alain Komin" w:date="2022-08-29T15:34:00Z">
            <w:rPr>
              <w:ins w:id="3273" w:author="Alain Komin" w:date="2022-08-29T15:41:00Z"/>
              <w:shd w:val="clear" w:color="auto" w:fill="FFFFFF"/>
            </w:rPr>
          </w:rPrChange>
        </w:rPr>
        <w:pPrChange w:id="3274" w:author="Sebastian Gonzalez" w:date="2022-05-18T11:53:00Z">
          <w:pPr>
            <w:pStyle w:val="ListParagraph"/>
            <w:numPr>
              <w:numId w:val="12"/>
            </w:numPr>
            <w:ind w:left="720" w:hanging="360"/>
          </w:pPr>
        </w:pPrChange>
      </w:pPr>
    </w:p>
    <w:p w14:paraId="7C948B59" w14:textId="75756B68" w:rsidR="008A5D4F" w:rsidRDefault="008A5D4F">
      <w:pPr>
        <w:pStyle w:val="Heading2"/>
        <w:rPr>
          <w:ins w:id="3275" w:author="Alain Komin" w:date="2022-09-27T10:54:00Z"/>
          <w:shd w:val="clear" w:color="auto" w:fill="FFFFFF"/>
        </w:rPr>
        <w:pPrChange w:id="3276" w:author="Alain Komin" w:date="2022-09-27T10:54:00Z">
          <w:pPr/>
        </w:pPrChange>
      </w:pPr>
      <w:bookmarkStart w:id="3277" w:name="_Toc115252363"/>
      <w:ins w:id="3278" w:author="Alain Komin" w:date="2022-09-27T10:54:00Z">
        <w:r>
          <w:rPr>
            <w:shd w:val="clear" w:color="auto" w:fill="FFFFFF"/>
          </w:rPr>
          <w:t>Item Record</w:t>
        </w:r>
        <w:bookmarkEnd w:id="3277"/>
      </w:ins>
    </w:p>
    <w:p w14:paraId="2F29DF4A" w14:textId="351833F2" w:rsidR="00995CEB" w:rsidRDefault="00995CEB" w:rsidP="00995CEB">
      <w:pPr>
        <w:rPr>
          <w:ins w:id="3279" w:author="Alain Komin" w:date="2022-09-27T12:51:00Z"/>
          <w:rFonts w:cs="Arial"/>
          <w:sz w:val="21"/>
          <w:szCs w:val="21"/>
          <w:shd w:val="clear" w:color="auto" w:fill="FFFFFF"/>
        </w:rPr>
      </w:pPr>
      <w:ins w:id="3280" w:author="Alain Komin" w:date="2022-09-07T13:56:00Z">
        <w:r>
          <w:rPr>
            <w:rFonts w:cs="Arial"/>
            <w:sz w:val="21"/>
            <w:szCs w:val="21"/>
            <w:shd w:val="clear" w:color="auto" w:fill="FFFFFF"/>
          </w:rPr>
          <w:t xml:space="preserve">As some items belong to the “Equipment” order and some to the “Marketing” order, a new </w:t>
        </w:r>
      </w:ins>
      <w:ins w:id="3281" w:author="Alain Komin" w:date="2022-09-28T10:13:00Z">
        <w:r w:rsidR="00077E80">
          <w:rPr>
            <w:rFonts w:cs="Arial"/>
            <w:sz w:val="21"/>
            <w:szCs w:val="21"/>
            <w:shd w:val="clear" w:color="auto" w:fill="FFFFFF"/>
          </w:rPr>
          <w:t>field (list type with 2 options: Equipment and Marketing)</w:t>
        </w:r>
      </w:ins>
      <w:ins w:id="3282" w:author="Alain Komin" w:date="2022-09-07T13:56:00Z">
        <w:r>
          <w:rPr>
            <w:rFonts w:cs="Arial"/>
            <w:sz w:val="21"/>
            <w:szCs w:val="21"/>
            <w:shd w:val="clear" w:color="auto" w:fill="FFFFFF"/>
          </w:rPr>
          <w:t xml:space="preserve"> will be added to the Item record to </w:t>
        </w:r>
      </w:ins>
      <w:ins w:id="3283" w:author="Alain Komin" w:date="2022-09-27T14:50:00Z">
        <w:r w:rsidR="00FF521D">
          <w:rPr>
            <w:rFonts w:cs="Arial"/>
            <w:sz w:val="21"/>
            <w:szCs w:val="21"/>
            <w:shd w:val="clear" w:color="auto" w:fill="FFFFFF"/>
          </w:rPr>
          <w:t>set</w:t>
        </w:r>
      </w:ins>
      <w:ins w:id="3284" w:author="Alain Komin" w:date="2022-09-07T13:56:00Z">
        <w:r>
          <w:rPr>
            <w:rFonts w:cs="Arial"/>
            <w:sz w:val="21"/>
            <w:szCs w:val="21"/>
            <w:shd w:val="clear" w:color="auto" w:fill="FFFFFF"/>
          </w:rPr>
          <w:t xml:space="preserve"> it as Equipment or Marketing</w:t>
        </w:r>
      </w:ins>
      <w:ins w:id="3285" w:author="Alain Komin" w:date="2022-09-27T14:50:00Z">
        <w:r w:rsidR="00FF521D">
          <w:rPr>
            <w:rFonts w:cs="Arial"/>
            <w:sz w:val="21"/>
            <w:szCs w:val="21"/>
            <w:shd w:val="clear" w:color="auto" w:fill="FFFFFF"/>
          </w:rPr>
          <w:t xml:space="preserve"> item</w:t>
        </w:r>
      </w:ins>
      <w:ins w:id="3286" w:author="Alain Komin" w:date="2022-09-07T13:56:00Z">
        <w:r>
          <w:rPr>
            <w:rFonts w:cs="Arial"/>
            <w:sz w:val="21"/>
            <w:szCs w:val="21"/>
            <w:shd w:val="clear" w:color="auto" w:fill="FFFFFF"/>
          </w:rPr>
          <w:t>.</w:t>
        </w:r>
      </w:ins>
      <w:ins w:id="3287" w:author="Alain Komin" w:date="2022-10-26T10:44:00Z">
        <w:r w:rsidR="00306054">
          <w:rPr>
            <w:rFonts w:cs="Arial"/>
            <w:sz w:val="21"/>
            <w:szCs w:val="21"/>
            <w:shd w:val="clear" w:color="auto" w:fill="FFFFFF"/>
          </w:rPr>
          <w:t xml:space="preserve"> This field is mandatory.</w:t>
        </w:r>
      </w:ins>
    </w:p>
    <w:p w14:paraId="3C2E607A" w14:textId="3110F812" w:rsidR="00FB0E96" w:rsidRDefault="00FB0E96" w:rsidP="00995CEB">
      <w:pPr>
        <w:rPr>
          <w:ins w:id="3288" w:author="Alain Komin" w:date="2022-09-27T10:55:00Z"/>
          <w:rFonts w:cs="Arial"/>
          <w:sz w:val="21"/>
          <w:szCs w:val="21"/>
          <w:shd w:val="clear" w:color="auto" w:fill="FFFFFF"/>
        </w:rPr>
      </w:pPr>
      <w:ins w:id="3289" w:author="Alain Komin" w:date="2022-09-27T12:51:00Z">
        <w:r>
          <w:rPr>
            <w:rFonts w:cs="Arial"/>
            <w:sz w:val="21"/>
            <w:szCs w:val="21"/>
            <w:shd w:val="clear" w:color="auto" w:fill="FFFFFF"/>
          </w:rPr>
          <w:t>This new list in the item record will be used to show the correct fields at checkout, based on the selection in the Configuration record for each field.</w:t>
        </w:r>
      </w:ins>
    </w:p>
    <w:p w14:paraId="0811A993" w14:textId="59914661" w:rsidR="00AE6A85" w:rsidRDefault="00AE6A85">
      <w:pPr>
        <w:rPr>
          <w:ins w:id="3290" w:author="Alain Komin" w:date="2022-10-24T14:48:00Z"/>
          <w:rFonts w:asciiTheme="majorHAnsi" w:eastAsiaTheme="majorEastAsia" w:hAnsiTheme="majorHAnsi" w:cstheme="majorBidi"/>
          <w:b/>
          <w:bCs/>
          <w:color w:val="0070C0"/>
          <w:sz w:val="24"/>
          <w:szCs w:val="26"/>
          <w:shd w:val="clear" w:color="auto" w:fill="FFFFFF"/>
        </w:rPr>
      </w:pPr>
      <w:bookmarkStart w:id="3291" w:name="_Toc115252364"/>
    </w:p>
    <w:p w14:paraId="189EA283" w14:textId="4EC21E4F" w:rsidR="008A5D4F" w:rsidRDefault="008A5D4F">
      <w:pPr>
        <w:pStyle w:val="Heading2"/>
        <w:rPr>
          <w:ins w:id="3292" w:author="Alain Komin" w:date="2022-09-08T10:38:00Z"/>
          <w:shd w:val="clear" w:color="auto" w:fill="FFFFFF"/>
        </w:rPr>
        <w:pPrChange w:id="3293" w:author="Alain Komin" w:date="2022-09-27T10:55:00Z">
          <w:pPr/>
        </w:pPrChange>
      </w:pPr>
      <w:ins w:id="3294" w:author="Alain Komin" w:date="2022-09-27T10:55:00Z">
        <w:r>
          <w:rPr>
            <w:shd w:val="clear" w:color="auto" w:fill="FFFFFF"/>
          </w:rPr>
          <w:t>Cart</w:t>
        </w:r>
      </w:ins>
      <w:bookmarkEnd w:id="3291"/>
    </w:p>
    <w:p w14:paraId="3D762291" w14:textId="77777777" w:rsidR="00306054" w:rsidRDefault="006B2695" w:rsidP="00995CEB">
      <w:pPr>
        <w:rPr>
          <w:ins w:id="3295" w:author="Alain Komin" w:date="2022-10-26T10:45:00Z"/>
          <w:rFonts w:cs="Arial"/>
          <w:sz w:val="21"/>
          <w:szCs w:val="21"/>
          <w:shd w:val="clear" w:color="auto" w:fill="FFFFFF"/>
        </w:rPr>
      </w:pPr>
      <w:ins w:id="3296" w:author="Alain Komin" w:date="2022-09-08T10:39:00Z">
        <w:r>
          <w:rPr>
            <w:rFonts w:cs="Arial"/>
            <w:sz w:val="21"/>
            <w:szCs w:val="21"/>
            <w:shd w:val="clear" w:color="auto" w:fill="FFFFFF"/>
          </w:rPr>
          <w:t xml:space="preserve">There will be a new validation that will </w:t>
        </w:r>
      </w:ins>
      <w:ins w:id="3297" w:author="Alain Komin" w:date="2022-09-28T10:13:00Z">
        <w:r w:rsidR="00077E80">
          <w:rPr>
            <w:rFonts w:cs="Arial"/>
            <w:sz w:val="21"/>
            <w:szCs w:val="21"/>
            <w:shd w:val="clear" w:color="auto" w:fill="FFFFFF"/>
          </w:rPr>
          <w:t xml:space="preserve">be </w:t>
        </w:r>
      </w:ins>
      <w:ins w:id="3298" w:author="Alain Komin" w:date="2022-09-08T10:39:00Z">
        <w:r>
          <w:rPr>
            <w:rFonts w:cs="Arial"/>
            <w:sz w:val="21"/>
            <w:szCs w:val="21"/>
            <w:shd w:val="clear" w:color="auto" w:fill="FFFFFF"/>
          </w:rPr>
          <w:t>execute</w:t>
        </w:r>
      </w:ins>
      <w:ins w:id="3299" w:author="Alain Komin" w:date="2022-09-28T10:13:00Z">
        <w:r w:rsidR="00077E80">
          <w:rPr>
            <w:rFonts w:cs="Arial"/>
            <w:sz w:val="21"/>
            <w:szCs w:val="21"/>
            <w:shd w:val="clear" w:color="auto" w:fill="FFFFFF"/>
          </w:rPr>
          <w:t>d</w:t>
        </w:r>
      </w:ins>
      <w:ins w:id="3300" w:author="Alain Komin" w:date="2022-09-08T10:39:00Z">
        <w:r>
          <w:rPr>
            <w:rFonts w:cs="Arial"/>
            <w:sz w:val="21"/>
            <w:szCs w:val="21"/>
            <w:shd w:val="clear" w:color="auto" w:fill="FFFFFF"/>
          </w:rPr>
          <w:t xml:space="preserve"> upon adding each </w:t>
        </w:r>
      </w:ins>
      <w:ins w:id="3301" w:author="Alain Komin" w:date="2022-10-26T10:44:00Z">
        <w:r w:rsidR="00306054">
          <w:rPr>
            <w:rFonts w:cs="Arial"/>
            <w:sz w:val="21"/>
            <w:szCs w:val="21"/>
            <w:shd w:val="clear" w:color="auto" w:fill="FFFFFF"/>
          </w:rPr>
          <w:t>ne</w:t>
        </w:r>
      </w:ins>
      <w:ins w:id="3302" w:author="Alain Komin" w:date="2022-10-26T10:45:00Z">
        <w:r w:rsidR="00306054">
          <w:rPr>
            <w:rFonts w:cs="Arial"/>
            <w:sz w:val="21"/>
            <w:szCs w:val="21"/>
            <w:shd w:val="clear" w:color="auto" w:fill="FFFFFF"/>
          </w:rPr>
          <w:t xml:space="preserve">w </w:t>
        </w:r>
      </w:ins>
      <w:ins w:id="3303" w:author="Alain Komin" w:date="2022-09-08T10:39:00Z">
        <w:r>
          <w:rPr>
            <w:rFonts w:cs="Arial"/>
            <w:sz w:val="21"/>
            <w:szCs w:val="21"/>
            <w:shd w:val="clear" w:color="auto" w:fill="FFFFFF"/>
          </w:rPr>
          <w:t xml:space="preserve">item to the Cart. If there is already an item in the cart, the new item </w:t>
        </w:r>
      </w:ins>
      <w:ins w:id="3304" w:author="Alain Komin" w:date="2022-09-08T10:40:00Z">
        <w:r>
          <w:rPr>
            <w:rFonts w:cs="Arial"/>
            <w:sz w:val="21"/>
            <w:szCs w:val="21"/>
            <w:shd w:val="clear" w:color="auto" w:fill="FFFFFF"/>
          </w:rPr>
          <w:t xml:space="preserve">to be added must have the same option as the existing ones in the cart (Equipment or Marketing). If the item in the cart is Marketing type and the </w:t>
        </w:r>
      </w:ins>
      <w:ins w:id="3305" w:author="Alain Komin" w:date="2022-09-28T10:14:00Z">
        <w:r w:rsidR="00077E80">
          <w:rPr>
            <w:rFonts w:cs="Arial"/>
            <w:sz w:val="21"/>
            <w:szCs w:val="21"/>
            <w:shd w:val="clear" w:color="auto" w:fill="FFFFFF"/>
          </w:rPr>
          <w:t>Sales Rep</w:t>
        </w:r>
      </w:ins>
      <w:ins w:id="3306" w:author="Alain Komin" w:date="2022-09-08T10:40:00Z">
        <w:r>
          <w:rPr>
            <w:rFonts w:cs="Arial"/>
            <w:sz w:val="21"/>
            <w:szCs w:val="21"/>
            <w:shd w:val="clear" w:color="auto" w:fill="FFFFFF"/>
          </w:rPr>
          <w:t xml:space="preserve"> is adding an Equipment one, a</w:t>
        </w:r>
      </w:ins>
      <w:ins w:id="3307" w:author="Alain Komin" w:date="2022-09-27T11:58:00Z">
        <w:r w:rsidR="00E26879">
          <w:rPr>
            <w:rFonts w:cs="Arial"/>
            <w:sz w:val="21"/>
            <w:szCs w:val="21"/>
            <w:shd w:val="clear" w:color="auto" w:fill="FFFFFF"/>
          </w:rPr>
          <w:t xml:space="preserve"> pop-up </w:t>
        </w:r>
      </w:ins>
      <w:ins w:id="3308" w:author="Alain Komin" w:date="2022-09-08T10:40:00Z">
        <w:r>
          <w:rPr>
            <w:rFonts w:cs="Arial"/>
            <w:sz w:val="21"/>
            <w:szCs w:val="21"/>
            <w:shd w:val="clear" w:color="auto" w:fill="FFFFFF"/>
          </w:rPr>
          <w:t xml:space="preserve">error will </w:t>
        </w:r>
      </w:ins>
      <w:ins w:id="3309" w:author="Alain Komin" w:date="2022-09-08T10:41:00Z">
        <w:r>
          <w:rPr>
            <w:rFonts w:cs="Arial"/>
            <w:sz w:val="21"/>
            <w:szCs w:val="21"/>
            <w:shd w:val="clear" w:color="auto" w:fill="FFFFFF"/>
          </w:rPr>
          <w:t>be displayed informing that the items are incompatible</w:t>
        </w:r>
      </w:ins>
      <w:ins w:id="3310" w:author="Alain Komin" w:date="2022-09-28T10:14:00Z">
        <w:r w:rsidR="00077E80">
          <w:rPr>
            <w:rFonts w:cs="Arial"/>
            <w:sz w:val="21"/>
            <w:szCs w:val="21"/>
            <w:shd w:val="clear" w:color="auto" w:fill="FFFFFF"/>
          </w:rPr>
          <w:t>. This new item will not be added to the Cart</w:t>
        </w:r>
      </w:ins>
      <w:ins w:id="3311" w:author="Alain Komin" w:date="2022-09-08T10:41:00Z">
        <w:r>
          <w:rPr>
            <w:rFonts w:cs="Arial"/>
            <w:sz w:val="21"/>
            <w:szCs w:val="21"/>
            <w:shd w:val="clear" w:color="auto" w:fill="FFFFFF"/>
          </w:rPr>
          <w:t>. The same error will be displayed if the item in the cart is Equipment and the item to be added is Marketing type.</w:t>
        </w:r>
      </w:ins>
      <w:ins w:id="3312" w:author="Alain Komin" w:date="2022-09-08T10:42:00Z">
        <w:r>
          <w:rPr>
            <w:rFonts w:cs="Arial"/>
            <w:sz w:val="21"/>
            <w:szCs w:val="21"/>
            <w:shd w:val="clear" w:color="auto" w:fill="FFFFFF"/>
          </w:rPr>
          <w:t xml:space="preserve"> </w:t>
        </w:r>
      </w:ins>
    </w:p>
    <w:p w14:paraId="643E9A81" w14:textId="6768E06A" w:rsidR="006B2695" w:rsidRDefault="006B2695" w:rsidP="00995CEB">
      <w:pPr>
        <w:rPr>
          <w:ins w:id="3313" w:author="Alain Komin" w:date="2022-09-07T13:56:00Z"/>
          <w:rFonts w:cs="Arial"/>
          <w:sz w:val="21"/>
          <w:szCs w:val="21"/>
          <w:shd w:val="clear" w:color="auto" w:fill="FFFFFF"/>
        </w:rPr>
      </w:pPr>
      <w:ins w:id="3314" w:author="Alain Komin" w:date="2022-09-08T10:42:00Z">
        <w:r>
          <w:rPr>
            <w:rFonts w:cs="Arial"/>
            <w:sz w:val="21"/>
            <w:szCs w:val="21"/>
            <w:shd w:val="clear" w:color="auto" w:fill="FFFFFF"/>
          </w:rPr>
          <w:t>This error message will be set in the Configuration record and will be available to be updated</w:t>
        </w:r>
      </w:ins>
      <w:ins w:id="3315" w:author="Alain Komin" w:date="2022-09-28T10:15:00Z">
        <w:r w:rsidR="00077E80">
          <w:rPr>
            <w:rFonts w:cs="Arial"/>
            <w:sz w:val="21"/>
            <w:szCs w:val="21"/>
            <w:shd w:val="clear" w:color="auto" w:fill="FFFFFF"/>
          </w:rPr>
          <w:t xml:space="preserve"> by the Administrator</w:t>
        </w:r>
      </w:ins>
      <w:ins w:id="3316" w:author="Alain Komin" w:date="2022-09-08T10:42:00Z">
        <w:r>
          <w:rPr>
            <w:rFonts w:cs="Arial"/>
            <w:sz w:val="21"/>
            <w:szCs w:val="21"/>
            <w:shd w:val="clear" w:color="auto" w:fill="FFFFFF"/>
          </w:rPr>
          <w:t>.</w:t>
        </w:r>
      </w:ins>
    </w:p>
    <w:p w14:paraId="53331E6D" w14:textId="28A31CF5" w:rsidR="007F68E7" w:rsidRDefault="007F68E7">
      <w:pPr>
        <w:rPr>
          <w:ins w:id="3317" w:author="Alain Komin" w:date="2022-10-18T11:04:00Z"/>
          <w:rFonts w:asciiTheme="majorHAnsi" w:eastAsiaTheme="majorEastAsia" w:hAnsiTheme="majorHAnsi" w:cstheme="majorBidi"/>
          <w:b/>
          <w:bCs/>
          <w:color w:val="0070C0"/>
          <w:sz w:val="24"/>
          <w:szCs w:val="26"/>
          <w:lang w:val="en-US"/>
        </w:rPr>
      </w:pPr>
    </w:p>
    <w:p w14:paraId="1270ECCD" w14:textId="6D222D5C" w:rsidR="000443E1" w:rsidRDefault="00517DC5">
      <w:pPr>
        <w:pStyle w:val="Heading2"/>
        <w:rPr>
          <w:ins w:id="3318" w:author="Alain Komin" w:date="2022-09-07T14:46:00Z"/>
          <w:shd w:val="clear" w:color="auto" w:fill="FFFFFF"/>
        </w:rPr>
        <w:pPrChange w:id="3319" w:author="Alain Komin" w:date="2022-09-27T10:58:00Z">
          <w:pPr/>
        </w:pPrChange>
      </w:pPr>
      <w:ins w:id="3320" w:author="Sebastian Gonzalez" w:date="2022-05-18T11:42:00Z">
        <w:del w:id="3321" w:author="Alain Komin" w:date="2022-08-29T15:41:00Z">
          <w:r w:rsidRPr="00CC5B34" w:rsidDel="009E59C4">
            <w:rPr>
              <w:lang w:val="en-US"/>
            </w:rPr>
            <w:delText>(DELETE TEXT ABOVE ONCE THIS SECTION IS COMPLETED)</w:delText>
          </w:r>
        </w:del>
      </w:ins>
      <w:bookmarkStart w:id="3322" w:name="_Toc115252365"/>
      <w:ins w:id="3323" w:author="Alain Komin" w:date="2022-09-27T10:58:00Z">
        <w:r w:rsidR="00402701">
          <w:rPr>
            <w:shd w:val="clear" w:color="auto" w:fill="FFFFFF"/>
          </w:rPr>
          <w:t>Checkout</w:t>
        </w:r>
      </w:ins>
      <w:bookmarkEnd w:id="3322"/>
    </w:p>
    <w:p w14:paraId="693BABB8" w14:textId="728F950A" w:rsidR="00FB0E96" w:rsidRDefault="006B2695" w:rsidP="00517DC5">
      <w:pPr>
        <w:rPr>
          <w:ins w:id="3324" w:author="Alain Komin" w:date="2022-09-27T12:48:00Z"/>
          <w:rFonts w:cs="Arial"/>
          <w:sz w:val="21"/>
          <w:szCs w:val="21"/>
          <w:shd w:val="clear" w:color="auto" w:fill="FFFFFF"/>
        </w:rPr>
      </w:pPr>
      <w:ins w:id="3325" w:author="Alain Komin" w:date="2022-09-08T10:44:00Z">
        <w:r>
          <w:rPr>
            <w:rFonts w:cs="Arial"/>
            <w:sz w:val="21"/>
            <w:szCs w:val="21"/>
            <w:shd w:val="clear" w:color="auto" w:fill="FFFFFF"/>
          </w:rPr>
          <w:t xml:space="preserve">As the checkout process will be totally custom and there </w:t>
        </w:r>
      </w:ins>
      <w:ins w:id="3326" w:author="Alain Komin" w:date="2022-10-25T10:35:00Z">
        <w:r w:rsidR="004A36B9">
          <w:rPr>
            <w:rFonts w:cs="Arial"/>
            <w:sz w:val="21"/>
            <w:szCs w:val="21"/>
            <w:shd w:val="clear" w:color="auto" w:fill="FFFFFF"/>
          </w:rPr>
          <w:t>is</w:t>
        </w:r>
      </w:ins>
      <w:ins w:id="3327" w:author="Alain Komin" w:date="2022-09-08T10:44:00Z">
        <w:r>
          <w:rPr>
            <w:rFonts w:cs="Arial"/>
            <w:sz w:val="21"/>
            <w:szCs w:val="21"/>
            <w:shd w:val="clear" w:color="auto" w:fill="FFFFFF"/>
          </w:rPr>
          <w:t xml:space="preserve"> no shipping information or </w:t>
        </w:r>
      </w:ins>
      <w:ins w:id="3328" w:author="Alain Komin" w:date="2022-09-27T12:48:00Z">
        <w:r w:rsidR="00FB0E96">
          <w:rPr>
            <w:rFonts w:cs="Arial"/>
            <w:sz w:val="21"/>
            <w:szCs w:val="21"/>
            <w:shd w:val="clear" w:color="auto" w:fill="FFFFFF"/>
          </w:rPr>
          <w:t>payment</w:t>
        </w:r>
      </w:ins>
      <w:ins w:id="3329" w:author="Alain Komin" w:date="2022-09-08T10:44:00Z">
        <w:r>
          <w:rPr>
            <w:rFonts w:cs="Arial"/>
            <w:sz w:val="21"/>
            <w:szCs w:val="21"/>
            <w:shd w:val="clear" w:color="auto" w:fill="FFFFFF"/>
          </w:rPr>
          <w:t xml:space="preserve"> information, it will be necessary to </w:t>
        </w:r>
        <w:r w:rsidRPr="006B2695">
          <w:rPr>
            <w:rFonts w:cs="Arial"/>
            <w:sz w:val="21"/>
            <w:szCs w:val="21"/>
            <w:shd w:val="clear" w:color="auto" w:fill="FFFFFF"/>
          </w:rPr>
          <w:t>r</w:t>
        </w:r>
      </w:ins>
      <w:ins w:id="3330" w:author="Alain Komin" w:date="2022-09-07T15:52:00Z">
        <w:r w:rsidR="008B37A5" w:rsidRPr="006B2695">
          <w:rPr>
            <w:rFonts w:cs="Arial"/>
            <w:sz w:val="21"/>
            <w:szCs w:val="21"/>
            <w:shd w:val="clear" w:color="auto" w:fill="FFFFFF"/>
            <w:rPrChange w:id="3331" w:author="Alain Komin" w:date="2022-09-08T10:45:00Z">
              <w:rPr>
                <w:rFonts w:cs="Arial"/>
                <w:color w:val="FF0000"/>
                <w:sz w:val="21"/>
                <w:szCs w:val="21"/>
                <w:shd w:val="clear" w:color="auto" w:fill="FFFFFF"/>
              </w:rPr>
            </w:rPrChange>
          </w:rPr>
          <w:t>emove all</w:t>
        </w:r>
      </w:ins>
      <w:ins w:id="3332" w:author="Alain Komin" w:date="2022-09-07T15:53:00Z">
        <w:r w:rsidR="008B37A5" w:rsidRPr="006B2695">
          <w:rPr>
            <w:rFonts w:cs="Arial"/>
            <w:sz w:val="21"/>
            <w:szCs w:val="21"/>
            <w:shd w:val="clear" w:color="auto" w:fill="FFFFFF"/>
            <w:rPrChange w:id="3333" w:author="Alain Komin" w:date="2022-09-08T10:45:00Z">
              <w:rPr>
                <w:rFonts w:cs="Arial"/>
                <w:color w:val="FF0000"/>
                <w:sz w:val="21"/>
                <w:szCs w:val="21"/>
                <w:shd w:val="clear" w:color="auto" w:fill="FFFFFF"/>
              </w:rPr>
            </w:rPrChange>
          </w:rPr>
          <w:t xml:space="preserve"> native checkout sections</w:t>
        </w:r>
      </w:ins>
      <w:ins w:id="3334" w:author="Alain Komin" w:date="2022-09-08T10:44:00Z">
        <w:r w:rsidRPr="006B2695">
          <w:rPr>
            <w:rFonts w:cs="Arial"/>
            <w:sz w:val="21"/>
            <w:szCs w:val="21"/>
            <w:shd w:val="clear" w:color="auto" w:fill="FFFFFF"/>
            <w:rPrChange w:id="3335" w:author="Alain Komin" w:date="2022-09-08T10:45:00Z">
              <w:rPr>
                <w:rFonts w:cs="Arial"/>
                <w:color w:val="FF0000"/>
                <w:sz w:val="21"/>
                <w:szCs w:val="21"/>
                <w:shd w:val="clear" w:color="auto" w:fill="FFFFFF"/>
              </w:rPr>
            </w:rPrChange>
          </w:rPr>
          <w:t xml:space="preserve"> and just display the fields configured.</w:t>
        </w:r>
      </w:ins>
    </w:p>
    <w:p w14:paraId="3ECD9E04" w14:textId="469C260E" w:rsidR="00FB0E96" w:rsidRDefault="00FB0E96" w:rsidP="00517DC5">
      <w:pPr>
        <w:rPr>
          <w:ins w:id="3336" w:author="Alain Komin" w:date="2022-09-27T12:49:00Z"/>
          <w:rFonts w:cs="Arial"/>
          <w:sz w:val="21"/>
          <w:szCs w:val="21"/>
          <w:shd w:val="clear" w:color="auto" w:fill="FFFFFF"/>
        </w:rPr>
      </w:pPr>
      <w:ins w:id="3337" w:author="Alain Komin" w:date="2022-09-27T12:48:00Z">
        <w:r>
          <w:rPr>
            <w:rFonts w:cs="Arial"/>
            <w:sz w:val="21"/>
            <w:szCs w:val="21"/>
            <w:shd w:val="clear" w:color="auto" w:fill="FFFFFF"/>
          </w:rPr>
          <w:t xml:space="preserve">Shipping </w:t>
        </w:r>
      </w:ins>
      <w:ins w:id="3338" w:author="Alain Komin" w:date="2022-09-27T12:49:00Z">
        <w:r>
          <w:rPr>
            <w:rFonts w:cs="Arial"/>
            <w:sz w:val="21"/>
            <w:szCs w:val="21"/>
            <w:shd w:val="clear" w:color="auto" w:fill="FFFFFF"/>
          </w:rPr>
          <w:t xml:space="preserve">and Payment </w:t>
        </w:r>
      </w:ins>
      <w:ins w:id="3339" w:author="Alain Komin" w:date="2022-09-27T12:48:00Z">
        <w:r>
          <w:rPr>
            <w:rFonts w:cs="Arial"/>
            <w:sz w:val="21"/>
            <w:szCs w:val="21"/>
            <w:shd w:val="clear" w:color="auto" w:fill="FFFFFF"/>
          </w:rPr>
          <w:t>information will be turned off from the Website Record.</w:t>
        </w:r>
      </w:ins>
    </w:p>
    <w:p w14:paraId="5794791B" w14:textId="2D277138" w:rsidR="007F68E7" w:rsidRDefault="00306054" w:rsidP="00517DC5">
      <w:pPr>
        <w:rPr>
          <w:ins w:id="3340" w:author="Alain Komin" w:date="2022-10-24T10:59:00Z"/>
          <w:rFonts w:cs="Arial"/>
          <w:color w:val="FF0000"/>
          <w:sz w:val="21"/>
          <w:szCs w:val="21"/>
          <w:shd w:val="clear" w:color="auto" w:fill="FFFFFF"/>
        </w:rPr>
      </w:pPr>
      <w:ins w:id="3341" w:author="Alain Komin" w:date="2022-10-26T10:46:00Z">
        <w:r>
          <w:rPr>
            <w:rFonts w:cs="Arial"/>
            <w:sz w:val="21"/>
            <w:szCs w:val="21"/>
            <w:shd w:val="clear" w:color="auto" w:fill="FFFFFF"/>
          </w:rPr>
          <w:t>The checkout page will be configured as a One Page C</w:t>
        </w:r>
      </w:ins>
      <w:ins w:id="3342" w:author="Alain Komin" w:date="2022-10-26T10:47:00Z">
        <w:r>
          <w:rPr>
            <w:rFonts w:cs="Arial"/>
            <w:sz w:val="21"/>
            <w:szCs w:val="21"/>
            <w:shd w:val="clear" w:color="auto" w:fill="FFFFFF"/>
          </w:rPr>
          <w:t>heckout (OPC).</w:t>
        </w:r>
      </w:ins>
    </w:p>
    <w:p w14:paraId="6D2E1462" w14:textId="5C5BD1BF" w:rsidR="002F7080" w:rsidRDefault="002F7080" w:rsidP="00517DC5">
      <w:pPr>
        <w:rPr>
          <w:ins w:id="3343" w:author="Alain Komin" w:date="2022-10-24T15:20:00Z"/>
          <w:rFonts w:cs="Arial"/>
          <w:sz w:val="21"/>
          <w:szCs w:val="21"/>
          <w:shd w:val="clear" w:color="auto" w:fill="FFFFFF"/>
        </w:rPr>
      </w:pPr>
      <w:ins w:id="3344" w:author="Alain Komin" w:date="2022-10-24T15:24:00Z">
        <w:r>
          <w:rPr>
            <w:rFonts w:cs="Arial"/>
            <w:sz w:val="21"/>
            <w:szCs w:val="21"/>
            <w:shd w:val="clear" w:color="auto" w:fill="FFFFFF"/>
          </w:rPr>
          <w:t>T</w:t>
        </w:r>
      </w:ins>
      <w:ins w:id="3345" w:author="Alain Komin" w:date="2022-10-25T10:36:00Z">
        <w:r w:rsidR="004A36B9">
          <w:rPr>
            <w:rFonts w:cs="Arial"/>
            <w:sz w:val="21"/>
            <w:szCs w:val="21"/>
            <w:shd w:val="clear" w:color="auto" w:fill="FFFFFF"/>
          </w:rPr>
          <w:t>o print the fields in the screen, t</w:t>
        </w:r>
      </w:ins>
      <w:ins w:id="3346" w:author="Alain Komin" w:date="2022-10-24T15:22:00Z">
        <w:r>
          <w:rPr>
            <w:rFonts w:cs="Arial"/>
            <w:sz w:val="21"/>
            <w:szCs w:val="21"/>
            <w:shd w:val="clear" w:color="auto" w:fill="FFFFFF"/>
          </w:rPr>
          <w:t>h</w:t>
        </w:r>
      </w:ins>
      <w:ins w:id="3347" w:author="Alain Komin" w:date="2022-10-24T15:23:00Z">
        <w:r>
          <w:rPr>
            <w:rFonts w:cs="Arial"/>
            <w:sz w:val="21"/>
            <w:szCs w:val="21"/>
            <w:shd w:val="clear" w:color="auto" w:fill="FFFFFF"/>
          </w:rPr>
          <w:t xml:space="preserve">e Order Type </w:t>
        </w:r>
      </w:ins>
      <w:ins w:id="3348" w:author="Alain Komin" w:date="2022-10-24T15:24:00Z">
        <w:r>
          <w:rPr>
            <w:rFonts w:cs="Arial"/>
            <w:sz w:val="21"/>
            <w:szCs w:val="21"/>
            <w:shd w:val="clear" w:color="auto" w:fill="FFFFFF"/>
          </w:rPr>
          <w:t xml:space="preserve">will be determined by </w:t>
        </w:r>
      </w:ins>
      <w:ins w:id="3349" w:author="Alain Komin" w:date="2022-10-24T15:23:00Z">
        <w:r>
          <w:rPr>
            <w:rFonts w:cs="Arial"/>
            <w:sz w:val="21"/>
            <w:szCs w:val="21"/>
            <w:shd w:val="clear" w:color="auto" w:fill="FFFFFF"/>
          </w:rPr>
          <w:t>the items in the Cart</w:t>
        </w:r>
      </w:ins>
      <w:ins w:id="3350" w:author="Alain Komin" w:date="2022-10-24T15:24:00Z">
        <w:r>
          <w:rPr>
            <w:rFonts w:cs="Arial"/>
            <w:sz w:val="21"/>
            <w:szCs w:val="21"/>
            <w:shd w:val="clear" w:color="auto" w:fill="FFFFFF"/>
          </w:rPr>
          <w:t xml:space="preserve">. </w:t>
        </w:r>
      </w:ins>
      <w:ins w:id="3351" w:author="Alain Komin" w:date="2022-10-24T15:20:00Z">
        <w:r>
          <w:rPr>
            <w:rFonts w:cs="Arial"/>
            <w:sz w:val="21"/>
            <w:szCs w:val="21"/>
            <w:shd w:val="clear" w:color="auto" w:fill="FFFFFF"/>
          </w:rPr>
          <w:t>All transaction b</w:t>
        </w:r>
      </w:ins>
      <w:ins w:id="3352" w:author="Alain Komin" w:date="2022-10-24T15:21:00Z">
        <w:r>
          <w:rPr>
            <w:rFonts w:cs="Arial"/>
            <w:sz w:val="21"/>
            <w:szCs w:val="21"/>
            <w:shd w:val="clear" w:color="auto" w:fill="FFFFFF"/>
          </w:rPr>
          <w:t>ody fields configured for th</w:t>
        </w:r>
      </w:ins>
      <w:ins w:id="3353" w:author="Alain Komin" w:date="2022-10-25T10:37:00Z">
        <w:r w:rsidR="004A36B9">
          <w:rPr>
            <w:rFonts w:cs="Arial"/>
            <w:sz w:val="21"/>
            <w:szCs w:val="21"/>
            <w:shd w:val="clear" w:color="auto" w:fill="FFFFFF"/>
          </w:rPr>
          <w:t>at</w:t>
        </w:r>
      </w:ins>
      <w:ins w:id="3354" w:author="Alain Komin" w:date="2022-10-24T15:21:00Z">
        <w:r>
          <w:rPr>
            <w:rFonts w:cs="Arial"/>
            <w:sz w:val="21"/>
            <w:szCs w:val="21"/>
            <w:shd w:val="clear" w:color="auto" w:fill="FFFFFF"/>
          </w:rPr>
          <w:t xml:space="preserve"> order type will be displayed in the checkout page. O</w:t>
        </w:r>
      </w:ins>
      <w:ins w:id="3355" w:author="Alain Komin" w:date="2022-10-25T10:37:00Z">
        <w:r w:rsidR="004A36B9">
          <w:rPr>
            <w:rFonts w:cs="Arial"/>
            <w:sz w:val="21"/>
            <w:szCs w:val="21"/>
            <w:shd w:val="clear" w:color="auto" w:fill="FFFFFF"/>
          </w:rPr>
          <w:t>nly o</w:t>
        </w:r>
      </w:ins>
      <w:ins w:id="3356" w:author="Alain Komin" w:date="2022-10-24T15:21:00Z">
        <w:r>
          <w:rPr>
            <w:rFonts w:cs="Arial"/>
            <w:sz w:val="21"/>
            <w:szCs w:val="21"/>
            <w:shd w:val="clear" w:color="auto" w:fill="FFFFFF"/>
          </w:rPr>
          <w:t xml:space="preserve">ne field </w:t>
        </w:r>
      </w:ins>
      <w:ins w:id="3357" w:author="Alain Komin" w:date="2022-10-24T15:24:00Z">
        <w:r>
          <w:rPr>
            <w:rFonts w:cs="Arial"/>
            <w:sz w:val="21"/>
            <w:szCs w:val="21"/>
            <w:shd w:val="clear" w:color="auto" w:fill="FFFFFF"/>
          </w:rPr>
          <w:t xml:space="preserve">will be displayed </w:t>
        </w:r>
      </w:ins>
      <w:ins w:id="3358" w:author="Alain Komin" w:date="2022-10-24T15:21:00Z">
        <w:r>
          <w:rPr>
            <w:rFonts w:cs="Arial"/>
            <w:sz w:val="21"/>
            <w:szCs w:val="21"/>
            <w:shd w:val="clear" w:color="auto" w:fill="FFFFFF"/>
          </w:rPr>
          <w:t>per row following the order specified</w:t>
        </w:r>
      </w:ins>
      <w:ins w:id="3359" w:author="Alain Komin" w:date="2022-10-25T10:37:00Z">
        <w:r w:rsidR="004A36B9">
          <w:rPr>
            <w:rFonts w:cs="Arial"/>
            <w:sz w:val="21"/>
            <w:szCs w:val="21"/>
            <w:shd w:val="clear" w:color="auto" w:fill="FFFFFF"/>
          </w:rPr>
          <w:t xml:space="preserve"> during configuration</w:t>
        </w:r>
      </w:ins>
      <w:ins w:id="3360" w:author="Alain Komin" w:date="2022-10-24T15:21:00Z">
        <w:r>
          <w:rPr>
            <w:rFonts w:cs="Arial"/>
            <w:sz w:val="21"/>
            <w:szCs w:val="21"/>
            <w:shd w:val="clear" w:color="auto" w:fill="FFFFFF"/>
          </w:rPr>
          <w:t xml:space="preserve">. </w:t>
        </w:r>
      </w:ins>
      <w:ins w:id="3361" w:author="Alain Komin" w:date="2022-10-24T15:22:00Z">
        <w:r>
          <w:rPr>
            <w:rFonts w:cs="Arial"/>
            <w:sz w:val="21"/>
            <w:szCs w:val="21"/>
            <w:shd w:val="clear" w:color="auto" w:fill="FFFFFF"/>
          </w:rPr>
          <w:t xml:space="preserve">First field will be the </w:t>
        </w:r>
      </w:ins>
      <w:ins w:id="3362" w:author="Alain Komin" w:date="2022-10-26T10:47:00Z">
        <w:r w:rsidR="00306054">
          <w:rPr>
            <w:rFonts w:cs="Arial"/>
            <w:sz w:val="21"/>
            <w:szCs w:val="21"/>
            <w:shd w:val="clear" w:color="auto" w:fill="FFFFFF"/>
          </w:rPr>
          <w:t xml:space="preserve">one with </w:t>
        </w:r>
      </w:ins>
      <w:ins w:id="3363" w:author="Alain Komin" w:date="2022-10-24T15:22:00Z">
        <w:r>
          <w:rPr>
            <w:rFonts w:cs="Arial"/>
            <w:sz w:val="21"/>
            <w:szCs w:val="21"/>
            <w:shd w:val="clear" w:color="auto" w:fill="FFFFFF"/>
          </w:rPr>
          <w:t xml:space="preserve">smaller position. Last field will be the one with </w:t>
        </w:r>
      </w:ins>
      <w:ins w:id="3364" w:author="Alain Komin" w:date="2022-10-26T10:47:00Z">
        <w:r w:rsidR="00306054">
          <w:rPr>
            <w:rFonts w:cs="Arial"/>
            <w:sz w:val="21"/>
            <w:szCs w:val="21"/>
            <w:shd w:val="clear" w:color="auto" w:fill="FFFFFF"/>
          </w:rPr>
          <w:t xml:space="preserve">the </w:t>
        </w:r>
      </w:ins>
      <w:ins w:id="3365" w:author="Alain Komin" w:date="2022-10-24T15:22:00Z">
        <w:r>
          <w:rPr>
            <w:rFonts w:cs="Arial"/>
            <w:sz w:val="21"/>
            <w:szCs w:val="21"/>
            <w:shd w:val="clear" w:color="auto" w:fill="FFFFFF"/>
          </w:rPr>
          <w:t>largest position.</w:t>
        </w:r>
      </w:ins>
    </w:p>
    <w:p w14:paraId="1137DD8D" w14:textId="41EABF60" w:rsidR="007F68E7" w:rsidRDefault="00306054" w:rsidP="00517DC5">
      <w:pPr>
        <w:rPr>
          <w:ins w:id="3366" w:author="Alain Komin" w:date="2022-10-26T10:50:00Z"/>
          <w:rFonts w:cs="Arial"/>
          <w:sz w:val="21"/>
          <w:szCs w:val="21"/>
          <w:shd w:val="clear" w:color="auto" w:fill="FFFFFF"/>
        </w:rPr>
      </w:pPr>
      <w:ins w:id="3367" w:author="Alain Komin" w:date="2022-10-26T10:48:00Z">
        <w:r>
          <w:rPr>
            <w:rFonts w:cs="Arial"/>
            <w:sz w:val="21"/>
            <w:szCs w:val="21"/>
            <w:shd w:val="clear" w:color="auto" w:fill="FFFFFF"/>
          </w:rPr>
          <w:t>After</w:t>
        </w:r>
      </w:ins>
      <w:ins w:id="3368" w:author="Alain Komin" w:date="2022-10-24T15:25:00Z">
        <w:r w:rsidR="002F7080">
          <w:rPr>
            <w:rFonts w:cs="Arial"/>
            <w:sz w:val="21"/>
            <w:szCs w:val="21"/>
            <w:shd w:val="clear" w:color="auto" w:fill="FFFFFF"/>
          </w:rPr>
          <w:t xml:space="preserve"> submitting the Order</w:t>
        </w:r>
      </w:ins>
      <w:ins w:id="3369" w:author="Alain Komin" w:date="2022-10-24T10:59:00Z">
        <w:r w:rsidR="00E020E3" w:rsidRPr="00E020E3">
          <w:rPr>
            <w:rFonts w:cs="Arial"/>
            <w:sz w:val="21"/>
            <w:szCs w:val="21"/>
            <w:shd w:val="clear" w:color="auto" w:fill="FFFFFF"/>
            <w:rPrChange w:id="3370" w:author="Alain Komin" w:date="2022-10-24T11:00:00Z">
              <w:rPr>
                <w:rFonts w:cs="Arial"/>
                <w:color w:val="FF0000"/>
                <w:sz w:val="21"/>
                <w:szCs w:val="21"/>
                <w:shd w:val="clear" w:color="auto" w:fill="FFFFFF"/>
              </w:rPr>
            </w:rPrChange>
          </w:rPr>
          <w:t>, a validation will be triggered to determ</w:t>
        </w:r>
      </w:ins>
      <w:ins w:id="3371" w:author="Alain Komin" w:date="2022-10-24T11:00:00Z">
        <w:r w:rsidR="00E020E3" w:rsidRPr="00E020E3">
          <w:rPr>
            <w:rFonts w:cs="Arial"/>
            <w:sz w:val="21"/>
            <w:szCs w:val="21"/>
            <w:shd w:val="clear" w:color="auto" w:fill="FFFFFF"/>
            <w:rPrChange w:id="3372" w:author="Alain Komin" w:date="2022-10-24T11:00:00Z">
              <w:rPr>
                <w:rFonts w:cs="Arial"/>
                <w:color w:val="FF0000"/>
                <w:sz w:val="21"/>
                <w:szCs w:val="21"/>
                <w:shd w:val="clear" w:color="auto" w:fill="FFFFFF"/>
              </w:rPr>
            </w:rPrChange>
          </w:rPr>
          <w:t>ine that the Agency</w:t>
        </w:r>
      </w:ins>
      <w:ins w:id="3373" w:author="Alain Komin" w:date="2022-10-26T10:48:00Z">
        <w:r>
          <w:rPr>
            <w:rFonts w:cs="Arial"/>
            <w:sz w:val="21"/>
            <w:szCs w:val="21"/>
            <w:shd w:val="clear" w:color="auto" w:fill="FFFFFF"/>
          </w:rPr>
          <w:t xml:space="preserve"> Code</w:t>
        </w:r>
      </w:ins>
      <w:ins w:id="3374" w:author="Alain Komin" w:date="2022-10-24T11:00:00Z">
        <w:r w:rsidR="00E020E3" w:rsidRPr="00E020E3">
          <w:rPr>
            <w:rFonts w:cs="Arial"/>
            <w:sz w:val="21"/>
            <w:szCs w:val="21"/>
            <w:shd w:val="clear" w:color="auto" w:fill="FFFFFF"/>
            <w:rPrChange w:id="3375" w:author="Alain Komin" w:date="2022-10-24T11:00:00Z">
              <w:rPr>
                <w:rFonts w:cs="Arial"/>
                <w:color w:val="FF0000"/>
                <w:sz w:val="21"/>
                <w:szCs w:val="21"/>
                <w:shd w:val="clear" w:color="auto" w:fill="FFFFFF"/>
              </w:rPr>
            </w:rPrChange>
          </w:rPr>
          <w:t xml:space="preserve"> exists</w:t>
        </w:r>
      </w:ins>
      <w:ins w:id="3376" w:author="Alain Komin" w:date="2022-10-26T10:48:00Z">
        <w:r>
          <w:rPr>
            <w:rFonts w:cs="Arial"/>
            <w:sz w:val="21"/>
            <w:szCs w:val="21"/>
            <w:shd w:val="clear" w:color="auto" w:fill="FFFFFF"/>
          </w:rPr>
          <w:t xml:space="preserve"> in a </w:t>
        </w:r>
        <w:proofErr w:type="gramStart"/>
        <w:r>
          <w:rPr>
            <w:rFonts w:cs="Arial"/>
            <w:sz w:val="21"/>
            <w:szCs w:val="21"/>
            <w:shd w:val="clear" w:color="auto" w:fill="FFFFFF"/>
          </w:rPr>
          <w:t>Customer</w:t>
        </w:r>
        <w:proofErr w:type="gramEnd"/>
        <w:r>
          <w:rPr>
            <w:rFonts w:cs="Arial"/>
            <w:sz w:val="21"/>
            <w:szCs w:val="21"/>
            <w:shd w:val="clear" w:color="auto" w:fill="FFFFFF"/>
          </w:rPr>
          <w:t xml:space="preserve"> record and </w:t>
        </w:r>
        <w:r w:rsidRPr="00306054">
          <w:rPr>
            <w:rFonts w:cs="Arial"/>
            <w:sz w:val="21"/>
            <w:szCs w:val="21"/>
            <w:shd w:val="clear" w:color="auto" w:fill="FFFFFF"/>
            <w:rPrChange w:id="3377" w:author="Alain Komin" w:date="2022-10-26T10:48:00Z">
              <w:rPr>
                <w:rFonts w:ascii="Times New Roman" w:eastAsia="Times New Roman" w:hAnsi="Times New Roman" w:cs="Times New Roman"/>
                <w:color w:val="333333"/>
                <w:sz w:val="24"/>
                <w:szCs w:val="24"/>
                <w:lang w:val="en-US"/>
              </w:rPr>
            </w:rPrChange>
          </w:rPr>
          <w:t>GLOBAL CASH STATUS is not Terminated</w:t>
        </w:r>
      </w:ins>
      <w:ins w:id="3378" w:author="Alain Komin" w:date="2022-10-24T11:00:00Z">
        <w:r w:rsidR="00E020E3" w:rsidRPr="00E020E3">
          <w:rPr>
            <w:rFonts w:cs="Arial"/>
            <w:sz w:val="21"/>
            <w:szCs w:val="21"/>
            <w:shd w:val="clear" w:color="auto" w:fill="FFFFFF"/>
            <w:rPrChange w:id="3379" w:author="Alain Komin" w:date="2022-10-24T11:00:00Z">
              <w:rPr>
                <w:rFonts w:cs="Arial"/>
                <w:color w:val="FF0000"/>
                <w:sz w:val="21"/>
                <w:szCs w:val="21"/>
                <w:shd w:val="clear" w:color="auto" w:fill="FFFFFF"/>
              </w:rPr>
            </w:rPrChange>
          </w:rPr>
          <w:t>.</w:t>
        </w:r>
      </w:ins>
      <w:ins w:id="3380" w:author="Alain Komin" w:date="2022-10-24T15:25:00Z">
        <w:r w:rsidR="002F7080">
          <w:rPr>
            <w:rFonts w:cs="Arial"/>
            <w:sz w:val="21"/>
            <w:szCs w:val="21"/>
            <w:shd w:val="clear" w:color="auto" w:fill="FFFFFF"/>
          </w:rPr>
          <w:t xml:space="preserve"> If it doesn’t</w:t>
        </w:r>
      </w:ins>
      <w:ins w:id="3381" w:author="Alain Komin" w:date="2022-10-26T10:49:00Z">
        <w:r w:rsidR="00E157ED">
          <w:rPr>
            <w:rFonts w:cs="Arial"/>
            <w:sz w:val="21"/>
            <w:szCs w:val="21"/>
            <w:shd w:val="clear" w:color="auto" w:fill="FFFFFF"/>
          </w:rPr>
          <w:t xml:space="preserve"> exist or the status is Terminated</w:t>
        </w:r>
      </w:ins>
      <w:ins w:id="3382" w:author="Alain Komin" w:date="2022-10-24T15:25:00Z">
        <w:r w:rsidR="002F7080">
          <w:rPr>
            <w:rFonts w:cs="Arial"/>
            <w:sz w:val="21"/>
            <w:szCs w:val="21"/>
            <w:shd w:val="clear" w:color="auto" w:fill="FFFFFF"/>
          </w:rPr>
          <w:t xml:space="preserve">, </w:t>
        </w:r>
        <w:r w:rsidR="002F7080">
          <w:rPr>
            <w:rFonts w:cs="Arial"/>
            <w:sz w:val="21"/>
            <w:szCs w:val="21"/>
            <w:shd w:val="clear" w:color="auto" w:fill="FFFFFF"/>
          </w:rPr>
          <w:lastRenderedPageBreak/>
          <w:t xml:space="preserve">an error will be </w:t>
        </w:r>
      </w:ins>
      <w:ins w:id="3383" w:author="Alain Komin" w:date="2022-10-26T10:49:00Z">
        <w:r w:rsidR="00E157ED">
          <w:rPr>
            <w:rFonts w:cs="Arial"/>
            <w:sz w:val="21"/>
            <w:szCs w:val="21"/>
            <w:shd w:val="clear" w:color="auto" w:fill="FFFFFF"/>
          </w:rPr>
          <w:t>displayed,</w:t>
        </w:r>
      </w:ins>
      <w:ins w:id="3384" w:author="Alain Komin" w:date="2022-10-24T15:25:00Z">
        <w:r w:rsidR="002F7080">
          <w:rPr>
            <w:rFonts w:cs="Arial"/>
            <w:sz w:val="21"/>
            <w:szCs w:val="21"/>
            <w:shd w:val="clear" w:color="auto" w:fill="FFFFFF"/>
          </w:rPr>
          <w:t xml:space="preserve"> and the order will not be saved. The Sales Rep will need to </w:t>
        </w:r>
      </w:ins>
      <w:ins w:id="3385" w:author="Alain Komin" w:date="2022-10-24T15:26:00Z">
        <w:r w:rsidR="002F7080">
          <w:rPr>
            <w:rFonts w:cs="Arial"/>
            <w:sz w:val="21"/>
            <w:szCs w:val="21"/>
            <w:shd w:val="clear" w:color="auto" w:fill="FFFFFF"/>
          </w:rPr>
          <w:t>fix the agency ID</w:t>
        </w:r>
      </w:ins>
      <w:ins w:id="3386" w:author="Alain Komin" w:date="2022-10-25T10:41:00Z">
        <w:r w:rsidR="004A36B9">
          <w:rPr>
            <w:rFonts w:cs="Arial"/>
            <w:sz w:val="21"/>
            <w:szCs w:val="21"/>
            <w:shd w:val="clear" w:color="auto" w:fill="FFFFFF"/>
          </w:rPr>
          <w:t xml:space="preserve"> and submit the order again</w:t>
        </w:r>
      </w:ins>
      <w:ins w:id="3387" w:author="Alain Komin" w:date="2022-10-24T15:26:00Z">
        <w:r w:rsidR="002F7080">
          <w:rPr>
            <w:rFonts w:cs="Arial"/>
            <w:sz w:val="21"/>
            <w:szCs w:val="21"/>
            <w:shd w:val="clear" w:color="auto" w:fill="FFFFFF"/>
          </w:rPr>
          <w:t>.</w:t>
        </w:r>
      </w:ins>
    </w:p>
    <w:p w14:paraId="65BC9021" w14:textId="75551BA5" w:rsidR="00E157ED" w:rsidRDefault="00E157ED" w:rsidP="00517DC5">
      <w:pPr>
        <w:rPr>
          <w:ins w:id="3388" w:author="Alain Komin" w:date="2022-10-26T10:51:00Z"/>
          <w:rFonts w:cs="Arial"/>
          <w:sz w:val="21"/>
          <w:szCs w:val="21"/>
          <w:shd w:val="clear" w:color="auto" w:fill="FFFFFF"/>
        </w:rPr>
      </w:pPr>
      <w:ins w:id="3389" w:author="Alain Komin" w:date="2022-10-26T10:50:00Z">
        <w:r>
          <w:rPr>
            <w:rFonts w:cs="Arial"/>
            <w:sz w:val="21"/>
            <w:szCs w:val="21"/>
            <w:shd w:val="clear" w:color="auto" w:fill="FFFFFF"/>
          </w:rPr>
          <w:t>After successfully submitting the Order, an external process built by Gratuz Team will perform some changes to the transaction</w:t>
        </w:r>
      </w:ins>
      <w:ins w:id="3390" w:author="Alain Komin" w:date="2022-10-26T10:51:00Z">
        <w:r>
          <w:rPr>
            <w:rFonts w:cs="Arial"/>
            <w:sz w:val="21"/>
            <w:szCs w:val="21"/>
            <w:shd w:val="clear" w:color="auto" w:fill="FFFFFF"/>
          </w:rPr>
          <w:t>, like changing the customer form the Sales Rep to the Agency.</w:t>
        </w:r>
      </w:ins>
    </w:p>
    <w:p w14:paraId="5D127FB4" w14:textId="77777777" w:rsidR="00E157ED" w:rsidRDefault="00E157ED" w:rsidP="00517DC5">
      <w:pPr>
        <w:rPr>
          <w:ins w:id="3391" w:author="Alain Komin" w:date="2022-10-26T10:51:00Z"/>
          <w:rFonts w:cs="Arial"/>
          <w:sz w:val="21"/>
          <w:szCs w:val="21"/>
          <w:shd w:val="clear" w:color="auto" w:fill="FFFFFF"/>
        </w:rPr>
      </w:pPr>
    </w:p>
    <w:p w14:paraId="15EA9379" w14:textId="661CAE3C" w:rsidR="00E157ED" w:rsidRPr="00E157ED" w:rsidRDefault="00E157ED" w:rsidP="00E157ED">
      <w:pPr>
        <w:pStyle w:val="Heading2"/>
        <w:rPr>
          <w:ins w:id="3392" w:author="Alain Komin" w:date="2022-10-18T11:07:00Z"/>
          <w:rFonts w:eastAsia="Times New Roman"/>
          <w:lang w:val="en-US"/>
          <w:rPrChange w:id="3393" w:author="Alain Komin" w:date="2022-10-26T10:49:00Z">
            <w:rPr>
              <w:ins w:id="3394" w:author="Alain Komin" w:date="2022-10-18T11:07:00Z"/>
              <w:noProof/>
            </w:rPr>
          </w:rPrChange>
        </w:rPr>
        <w:pPrChange w:id="3395" w:author="Alain Komin" w:date="2022-10-26T10:51:00Z">
          <w:pPr/>
        </w:pPrChange>
      </w:pPr>
      <w:ins w:id="3396" w:author="Alain Komin" w:date="2022-10-26T10:51:00Z">
        <w:r>
          <w:rPr>
            <w:rFonts w:eastAsia="Times New Roman"/>
            <w:lang w:val="en-US"/>
          </w:rPr>
          <w:t>My Account</w:t>
        </w:r>
      </w:ins>
    </w:p>
    <w:p w14:paraId="1DC41419" w14:textId="740890F1" w:rsidR="00FB0E96" w:rsidDel="00E157ED" w:rsidRDefault="00E157ED">
      <w:pPr>
        <w:rPr>
          <w:del w:id="3397" w:author="Alain Komin" w:date="2022-09-28T10:18:00Z"/>
          <w:rFonts w:cs="Arial"/>
          <w:sz w:val="21"/>
          <w:szCs w:val="21"/>
          <w:shd w:val="clear" w:color="auto" w:fill="FFFFFF"/>
        </w:rPr>
      </w:pPr>
      <w:ins w:id="3398" w:author="Alain Komin" w:date="2022-10-26T10:51:00Z">
        <w:r>
          <w:rPr>
            <w:rFonts w:cs="Arial"/>
            <w:sz w:val="21"/>
            <w:szCs w:val="21"/>
            <w:shd w:val="clear" w:color="auto" w:fill="FFFFFF"/>
          </w:rPr>
          <w:t xml:space="preserve">The </w:t>
        </w:r>
      </w:ins>
      <w:ins w:id="3399" w:author="Alain Komin" w:date="2022-10-26T10:52:00Z">
        <w:r>
          <w:rPr>
            <w:rFonts w:cs="Arial"/>
            <w:sz w:val="21"/>
            <w:szCs w:val="21"/>
            <w:shd w:val="clear" w:color="auto" w:fill="FFFFFF"/>
          </w:rPr>
          <w:t xml:space="preserve">Recent Purchases from the Overview page and the </w:t>
        </w:r>
      </w:ins>
      <w:ins w:id="3400" w:author="Alain Komin" w:date="2022-10-26T10:51:00Z">
        <w:r>
          <w:rPr>
            <w:rFonts w:cs="Arial"/>
            <w:sz w:val="21"/>
            <w:szCs w:val="21"/>
            <w:shd w:val="clear" w:color="auto" w:fill="FFFFFF"/>
          </w:rPr>
          <w:t xml:space="preserve">Purchase History </w:t>
        </w:r>
      </w:ins>
      <w:ins w:id="3401" w:author="Alain Komin" w:date="2022-10-26T10:52:00Z">
        <w:r>
          <w:rPr>
            <w:rFonts w:cs="Arial"/>
            <w:sz w:val="21"/>
            <w:szCs w:val="21"/>
            <w:shd w:val="clear" w:color="auto" w:fill="FFFFFF"/>
          </w:rPr>
          <w:t xml:space="preserve">page </w:t>
        </w:r>
      </w:ins>
      <w:ins w:id="3402" w:author="Alain Komin" w:date="2022-10-26T10:51:00Z">
        <w:r>
          <w:rPr>
            <w:rFonts w:cs="Arial"/>
            <w:sz w:val="21"/>
            <w:szCs w:val="21"/>
            <w:shd w:val="clear" w:color="auto" w:fill="FFFFFF"/>
          </w:rPr>
          <w:t xml:space="preserve">will be removed from My Account as </w:t>
        </w:r>
      </w:ins>
      <w:ins w:id="3403" w:author="Alain Komin" w:date="2022-10-26T10:52:00Z">
        <w:r>
          <w:rPr>
            <w:rFonts w:cs="Arial"/>
            <w:sz w:val="21"/>
            <w:szCs w:val="21"/>
            <w:shd w:val="clear" w:color="auto" w:fill="FFFFFF"/>
          </w:rPr>
          <w:t xml:space="preserve">all the orders will be associated with the Agencies and not with the Sales Reps. </w:t>
        </w:r>
      </w:ins>
    </w:p>
    <w:p w14:paraId="4BE0F115" w14:textId="0F8DA366" w:rsidR="00E157ED" w:rsidRDefault="00E157ED" w:rsidP="00517DC5">
      <w:pPr>
        <w:rPr>
          <w:ins w:id="3404" w:author="Alain Komin" w:date="2022-10-26T10:52:00Z"/>
          <w:rFonts w:cs="Arial"/>
          <w:sz w:val="21"/>
          <w:szCs w:val="21"/>
          <w:shd w:val="clear" w:color="auto" w:fill="FFFFFF"/>
        </w:rPr>
      </w:pPr>
    </w:p>
    <w:p w14:paraId="72D49D5B" w14:textId="26518BDE" w:rsidR="00FC6850" w:rsidRDefault="00FC6850">
      <w:pPr>
        <w:rPr>
          <w:ins w:id="3405" w:author="Alain Komin" w:date="2022-10-18T11:10:00Z"/>
          <w:rFonts w:eastAsia="Times New Roman" w:cs="Arial"/>
          <w:color w:val="F96A1B" w:themeColor="accent2"/>
          <w:kern w:val="28"/>
          <w:sz w:val="36"/>
          <w:szCs w:val="36"/>
          <w:lang w:val="en-US"/>
        </w:rPr>
      </w:pPr>
      <w:bookmarkStart w:id="3406" w:name="_Toc115252366"/>
    </w:p>
    <w:p w14:paraId="22C2891F" w14:textId="1F64A32C" w:rsidR="0071121C" w:rsidRDefault="00F44063">
      <w:pPr>
        <w:pStyle w:val="Heading1"/>
        <w:rPr>
          <w:ins w:id="3407" w:author="Sebastian Gonzalez" w:date="2022-05-18T12:05:00Z"/>
        </w:rPr>
      </w:pPr>
      <w:ins w:id="3408" w:author="Villaverde, Alfredo" w:date="2022-03-10T13:15:00Z">
        <w:r>
          <w:t>Prerequisites</w:t>
        </w:r>
      </w:ins>
      <w:bookmarkEnd w:id="3406"/>
    </w:p>
    <w:p w14:paraId="3B45B95C" w14:textId="61A5AC1C" w:rsidR="00582DF6" w:rsidRPr="00FC6850" w:rsidDel="00FC6850" w:rsidRDefault="00582DF6" w:rsidP="00582DF6">
      <w:pPr>
        <w:rPr>
          <w:del w:id="3409" w:author="Alain Komin" w:date="2022-08-29T15:46:00Z"/>
          <w:color w:val="FF0000"/>
          <w:sz w:val="21"/>
          <w:szCs w:val="21"/>
          <w:lang w:val="en-US"/>
          <w:rPrChange w:id="3410" w:author="Alain Komin" w:date="2022-10-18T11:11:00Z">
            <w:rPr>
              <w:del w:id="3411" w:author="Alain Komin" w:date="2022-08-29T15:46:00Z"/>
              <w:b/>
              <w:bCs/>
              <w:color w:val="0070C0"/>
              <w:sz w:val="21"/>
              <w:szCs w:val="21"/>
              <w:lang w:val="en-US"/>
            </w:rPr>
          </w:rPrChange>
        </w:rPr>
      </w:pPr>
      <w:ins w:id="3412" w:author="Sebastian Gonzalez" w:date="2022-05-18T12:05:00Z">
        <w:del w:id="3413" w:author="Alain Komin" w:date="2022-08-29T15:46:00Z">
          <w:r w:rsidRPr="00FC6850" w:rsidDel="00F006BD">
            <w:rPr>
              <w:color w:val="FF0000"/>
              <w:sz w:val="21"/>
              <w:szCs w:val="21"/>
              <w:lang w:val="en-US"/>
              <w:rPrChange w:id="3414" w:author="Alain Komin" w:date="2022-10-18T11:11:00Z">
                <w:rPr>
                  <w:b/>
                  <w:bCs/>
                  <w:color w:val="0070C0"/>
                  <w:lang w:val="en-US"/>
                </w:rPr>
              </w:rPrChange>
            </w:rPr>
            <w:delText>GUIDELINE FOR THIS SECTION (DELETE TEXT BELOW ONCE THIS SECTION IS COMPLETED)</w:delText>
          </w:r>
        </w:del>
      </w:ins>
    </w:p>
    <w:p w14:paraId="3ECD4B54" w14:textId="34F95B4E" w:rsidR="00B4463E" w:rsidRDefault="00B4463E" w:rsidP="00582DF6">
      <w:pPr>
        <w:rPr>
          <w:ins w:id="3415" w:author="Alain Komin" w:date="2022-09-27T11:23:00Z"/>
          <w:sz w:val="21"/>
          <w:szCs w:val="21"/>
          <w:lang w:val="en-US"/>
        </w:rPr>
      </w:pPr>
      <w:ins w:id="3416" w:author="Alain Komin" w:date="2022-09-27T11:15:00Z">
        <w:r w:rsidRPr="00B4463E">
          <w:rPr>
            <w:sz w:val="21"/>
            <w:szCs w:val="21"/>
            <w:lang w:val="en-US"/>
            <w:rPrChange w:id="3417" w:author="Alain Komin" w:date="2022-09-27T11:17:00Z">
              <w:rPr>
                <w:lang w:val="en-US"/>
              </w:rPr>
            </w:rPrChange>
          </w:rPr>
          <w:t xml:space="preserve">All necessary </w:t>
        </w:r>
      </w:ins>
      <w:ins w:id="3418" w:author="Alain Komin" w:date="2022-09-27T11:23:00Z">
        <w:r w:rsidR="00BB7F55" w:rsidRPr="00BB7F55">
          <w:rPr>
            <w:b/>
            <w:bCs/>
            <w:sz w:val="21"/>
            <w:szCs w:val="21"/>
            <w:lang w:val="en-US"/>
            <w:rPrChange w:id="3419" w:author="Alain Komin" w:date="2022-09-27T11:23:00Z">
              <w:rPr>
                <w:sz w:val="21"/>
                <w:szCs w:val="21"/>
                <w:lang w:val="en-US"/>
              </w:rPr>
            </w:rPrChange>
          </w:rPr>
          <w:t>standalone</w:t>
        </w:r>
        <w:r w:rsidR="00BB7F55">
          <w:rPr>
            <w:sz w:val="21"/>
            <w:szCs w:val="21"/>
            <w:lang w:val="en-US"/>
          </w:rPr>
          <w:t xml:space="preserve"> </w:t>
        </w:r>
      </w:ins>
      <w:ins w:id="3420" w:author="Alain Komin" w:date="2022-09-27T11:15:00Z">
        <w:r w:rsidRPr="00B4463E">
          <w:rPr>
            <w:sz w:val="21"/>
            <w:szCs w:val="21"/>
            <w:lang w:val="en-US"/>
            <w:rPrChange w:id="3421" w:author="Alain Komin" w:date="2022-09-27T11:17:00Z">
              <w:rPr>
                <w:lang w:val="en-US"/>
              </w:rPr>
            </w:rPrChange>
          </w:rPr>
          <w:t xml:space="preserve">Items </w:t>
        </w:r>
      </w:ins>
      <w:ins w:id="3422" w:author="Alain Komin" w:date="2022-09-28T10:27:00Z">
        <w:r w:rsidR="00816970">
          <w:rPr>
            <w:sz w:val="21"/>
            <w:szCs w:val="21"/>
            <w:lang w:val="en-US"/>
          </w:rPr>
          <w:t>exist</w:t>
        </w:r>
      </w:ins>
      <w:ins w:id="3423" w:author="Alain Komin" w:date="2022-09-27T11:15:00Z">
        <w:r w:rsidRPr="00B4463E">
          <w:rPr>
            <w:sz w:val="21"/>
            <w:szCs w:val="21"/>
            <w:lang w:val="en-US"/>
            <w:rPrChange w:id="3424" w:author="Alain Komin" w:date="2022-09-27T11:17:00Z">
              <w:rPr>
                <w:lang w:val="en-US"/>
              </w:rPr>
            </w:rPrChange>
          </w:rPr>
          <w:t xml:space="preserve"> and </w:t>
        </w:r>
      </w:ins>
      <w:ins w:id="3425" w:author="Alain Komin" w:date="2022-09-28T10:27:00Z">
        <w:r w:rsidR="00816970">
          <w:rPr>
            <w:sz w:val="21"/>
            <w:szCs w:val="21"/>
            <w:lang w:val="en-US"/>
          </w:rPr>
          <w:t xml:space="preserve">were </w:t>
        </w:r>
      </w:ins>
      <w:ins w:id="3426" w:author="Alain Komin" w:date="2022-09-27T11:15:00Z">
        <w:r w:rsidRPr="00B4463E">
          <w:rPr>
            <w:sz w:val="21"/>
            <w:szCs w:val="21"/>
            <w:lang w:val="en-US"/>
            <w:rPrChange w:id="3427" w:author="Alain Komin" w:date="2022-09-27T11:17:00Z">
              <w:rPr>
                <w:lang w:val="en-US"/>
              </w:rPr>
            </w:rPrChange>
          </w:rPr>
          <w:t>flagged to be displayed in the webstore.</w:t>
        </w:r>
      </w:ins>
    </w:p>
    <w:p w14:paraId="2B644DE8" w14:textId="5A106AD7" w:rsidR="00BB7F55" w:rsidRDefault="00BB7F55" w:rsidP="00BB7F55">
      <w:pPr>
        <w:rPr>
          <w:ins w:id="3428" w:author="Alain Komin" w:date="2022-10-26T10:53:00Z"/>
          <w:sz w:val="21"/>
          <w:szCs w:val="21"/>
          <w:lang w:val="en-US"/>
        </w:rPr>
      </w:pPr>
      <w:ins w:id="3429" w:author="Alain Komin" w:date="2022-09-27T11:23:00Z">
        <w:r w:rsidRPr="00FF4282">
          <w:rPr>
            <w:sz w:val="21"/>
            <w:szCs w:val="21"/>
            <w:lang w:val="en-US"/>
          </w:rPr>
          <w:t xml:space="preserve">All necessary </w:t>
        </w:r>
        <w:r w:rsidRPr="00BB7F55">
          <w:rPr>
            <w:b/>
            <w:bCs/>
            <w:sz w:val="21"/>
            <w:szCs w:val="21"/>
            <w:lang w:val="en-US"/>
            <w:rPrChange w:id="3430" w:author="Alain Komin" w:date="2022-09-27T11:23:00Z">
              <w:rPr>
                <w:sz w:val="21"/>
                <w:szCs w:val="21"/>
                <w:lang w:val="en-US"/>
              </w:rPr>
            </w:rPrChange>
          </w:rPr>
          <w:t xml:space="preserve">kit </w:t>
        </w:r>
      </w:ins>
      <w:ins w:id="3431" w:author="Alain Komin" w:date="2022-10-26T10:53:00Z">
        <w:r w:rsidR="00121930">
          <w:rPr>
            <w:b/>
            <w:bCs/>
            <w:sz w:val="21"/>
            <w:szCs w:val="21"/>
            <w:lang w:val="en-US"/>
          </w:rPr>
          <w:t>i</w:t>
        </w:r>
      </w:ins>
      <w:ins w:id="3432" w:author="Alain Komin" w:date="2022-09-27T11:23:00Z">
        <w:r w:rsidRPr="00BB7F55">
          <w:rPr>
            <w:b/>
            <w:bCs/>
            <w:sz w:val="21"/>
            <w:szCs w:val="21"/>
            <w:lang w:val="en-US"/>
            <w:rPrChange w:id="3433" w:author="Alain Komin" w:date="2022-09-27T11:23:00Z">
              <w:rPr>
                <w:sz w:val="21"/>
                <w:szCs w:val="21"/>
                <w:lang w:val="en-US"/>
              </w:rPr>
            </w:rPrChange>
          </w:rPr>
          <w:t>tems</w:t>
        </w:r>
        <w:r w:rsidRPr="00FF4282">
          <w:rPr>
            <w:sz w:val="21"/>
            <w:szCs w:val="21"/>
            <w:lang w:val="en-US"/>
          </w:rPr>
          <w:t xml:space="preserve"> </w:t>
        </w:r>
      </w:ins>
      <w:ins w:id="3434" w:author="Alain Komin" w:date="2022-09-28T10:27:00Z">
        <w:r w:rsidR="00816970">
          <w:rPr>
            <w:sz w:val="21"/>
            <w:szCs w:val="21"/>
            <w:lang w:val="en-US"/>
          </w:rPr>
          <w:t>exist</w:t>
        </w:r>
        <w:r w:rsidR="00816970" w:rsidRPr="00FF4282">
          <w:rPr>
            <w:sz w:val="21"/>
            <w:szCs w:val="21"/>
            <w:lang w:val="en-US"/>
          </w:rPr>
          <w:t xml:space="preserve"> and </w:t>
        </w:r>
        <w:r w:rsidR="00816970">
          <w:rPr>
            <w:sz w:val="21"/>
            <w:szCs w:val="21"/>
            <w:lang w:val="en-US"/>
          </w:rPr>
          <w:t xml:space="preserve">were </w:t>
        </w:r>
      </w:ins>
      <w:ins w:id="3435" w:author="Alain Komin" w:date="2022-09-27T11:23:00Z">
        <w:r w:rsidRPr="00FF4282">
          <w:rPr>
            <w:sz w:val="21"/>
            <w:szCs w:val="21"/>
            <w:lang w:val="en-US"/>
          </w:rPr>
          <w:t>flagged to be displayed in the webstore.</w:t>
        </w:r>
      </w:ins>
    </w:p>
    <w:p w14:paraId="5651DC40" w14:textId="1704B389" w:rsidR="00121930" w:rsidRPr="00FF4282" w:rsidRDefault="00121930" w:rsidP="00121930">
      <w:pPr>
        <w:rPr>
          <w:ins w:id="3436" w:author="Alain Komin" w:date="2022-10-26T10:53:00Z"/>
          <w:sz w:val="21"/>
          <w:szCs w:val="21"/>
          <w:lang w:val="en-US"/>
        </w:rPr>
      </w:pPr>
      <w:ins w:id="3437" w:author="Alain Komin" w:date="2022-10-26T10:53:00Z">
        <w:r w:rsidRPr="00FF4282">
          <w:rPr>
            <w:sz w:val="21"/>
            <w:szCs w:val="21"/>
            <w:lang w:val="en-US"/>
          </w:rPr>
          <w:t xml:space="preserve">All necessary </w:t>
        </w:r>
        <w:r>
          <w:rPr>
            <w:b/>
            <w:bCs/>
            <w:sz w:val="21"/>
            <w:szCs w:val="21"/>
            <w:lang w:val="en-US"/>
          </w:rPr>
          <w:t xml:space="preserve">drop ship </w:t>
        </w:r>
        <w:r w:rsidRPr="00121930">
          <w:rPr>
            <w:sz w:val="21"/>
            <w:szCs w:val="21"/>
            <w:lang w:val="en-US"/>
            <w:rPrChange w:id="3438" w:author="Alain Komin" w:date="2022-10-26T10:54:00Z">
              <w:rPr>
                <w:b/>
                <w:bCs/>
                <w:sz w:val="21"/>
                <w:szCs w:val="21"/>
                <w:lang w:val="en-US"/>
              </w:rPr>
            </w:rPrChange>
          </w:rPr>
          <w:t>and</w:t>
        </w:r>
        <w:r>
          <w:rPr>
            <w:b/>
            <w:bCs/>
            <w:sz w:val="21"/>
            <w:szCs w:val="21"/>
            <w:lang w:val="en-US"/>
          </w:rPr>
          <w:t xml:space="preserve"> </w:t>
        </w:r>
      </w:ins>
      <w:ins w:id="3439" w:author="Alain Komin" w:date="2022-10-26T10:54:00Z">
        <w:r>
          <w:rPr>
            <w:b/>
            <w:bCs/>
            <w:sz w:val="21"/>
            <w:szCs w:val="21"/>
            <w:lang w:val="en-US"/>
          </w:rPr>
          <w:t>special-order</w:t>
        </w:r>
      </w:ins>
      <w:ins w:id="3440" w:author="Alain Komin" w:date="2022-10-26T10:53:00Z">
        <w:r>
          <w:rPr>
            <w:b/>
            <w:bCs/>
            <w:sz w:val="21"/>
            <w:szCs w:val="21"/>
            <w:lang w:val="en-US"/>
          </w:rPr>
          <w:t xml:space="preserve"> i</w:t>
        </w:r>
        <w:r w:rsidRPr="00460EF4">
          <w:rPr>
            <w:b/>
            <w:bCs/>
            <w:sz w:val="21"/>
            <w:szCs w:val="21"/>
            <w:lang w:val="en-US"/>
          </w:rPr>
          <w:t>tems</w:t>
        </w:r>
        <w:r w:rsidRPr="00FF4282">
          <w:rPr>
            <w:sz w:val="21"/>
            <w:szCs w:val="21"/>
            <w:lang w:val="en-US"/>
          </w:rPr>
          <w:t xml:space="preserve"> </w:t>
        </w:r>
        <w:r>
          <w:rPr>
            <w:sz w:val="21"/>
            <w:szCs w:val="21"/>
            <w:lang w:val="en-US"/>
          </w:rPr>
          <w:t>exist</w:t>
        </w:r>
        <w:r w:rsidRPr="00FF4282">
          <w:rPr>
            <w:sz w:val="21"/>
            <w:szCs w:val="21"/>
            <w:lang w:val="en-US"/>
          </w:rPr>
          <w:t xml:space="preserve"> and </w:t>
        </w:r>
        <w:r>
          <w:rPr>
            <w:sz w:val="21"/>
            <w:szCs w:val="21"/>
            <w:lang w:val="en-US"/>
          </w:rPr>
          <w:t xml:space="preserve">were </w:t>
        </w:r>
        <w:r w:rsidRPr="00FF4282">
          <w:rPr>
            <w:sz w:val="21"/>
            <w:szCs w:val="21"/>
            <w:lang w:val="en-US"/>
          </w:rPr>
          <w:t>flagged to be displayed in the webstore.</w:t>
        </w:r>
      </w:ins>
    </w:p>
    <w:p w14:paraId="53578F19" w14:textId="08AB6091" w:rsidR="00BB7F55" w:rsidRPr="00B4463E" w:rsidRDefault="00BB7F55" w:rsidP="00582DF6">
      <w:pPr>
        <w:rPr>
          <w:ins w:id="3441" w:author="Alain Komin" w:date="2022-09-27T11:15:00Z"/>
          <w:sz w:val="21"/>
          <w:szCs w:val="21"/>
          <w:lang w:val="en-US"/>
          <w:rPrChange w:id="3442" w:author="Alain Komin" w:date="2022-09-27T11:17:00Z">
            <w:rPr>
              <w:ins w:id="3443" w:author="Alain Komin" w:date="2022-09-27T11:15:00Z"/>
              <w:lang w:val="en-US"/>
            </w:rPr>
          </w:rPrChange>
        </w:rPr>
      </w:pPr>
      <w:ins w:id="3444" w:author="Alain Komin" w:date="2022-09-27T11:24:00Z">
        <w:r w:rsidRPr="00FF4282">
          <w:rPr>
            <w:sz w:val="21"/>
            <w:szCs w:val="21"/>
            <w:lang w:val="en-US"/>
          </w:rPr>
          <w:t xml:space="preserve">All necessary </w:t>
        </w:r>
      </w:ins>
      <w:ins w:id="3445" w:author="Alain Komin" w:date="2022-09-28T10:28:00Z">
        <w:r w:rsidR="00816970">
          <w:rPr>
            <w:b/>
            <w:bCs/>
            <w:sz w:val="21"/>
            <w:szCs w:val="21"/>
            <w:lang w:val="en-US"/>
          </w:rPr>
          <w:t>i</w:t>
        </w:r>
      </w:ins>
      <w:ins w:id="3446" w:author="Alain Komin" w:date="2022-09-27T11:24:00Z">
        <w:r w:rsidRPr="00816970">
          <w:rPr>
            <w:b/>
            <w:bCs/>
            <w:sz w:val="21"/>
            <w:szCs w:val="21"/>
            <w:lang w:val="en-US"/>
            <w:rPrChange w:id="3447" w:author="Alain Komin" w:date="2022-09-28T10:28:00Z">
              <w:rPr>
                <w:sz w:val="21"/>
                <w:szCs w:val="21"/>
                <w:lang w:val="en-US"/>
              </w:rPr>
            </w:rPrChange>
          </w:rPr>
          <w:t xml:space="preserve">tem </w:t>
        </w:r>
      </w:ins>
      <w:ins w:id="3448" w:author="Alain Komin" w:date="2022-09-28T10:28:00Z">
        <w:r w:rsidR="00816970">
          <w:rPr>
            <w:b/>
            <w:bCs/>
            <w:sz w:val="21"/>
            <w:szCs w:val="21"/>
            <w:lang w:val="en-US"/>
          </w:rPr>
          <w:t>o</w:t>
        </w:r>
      </w:ins>
      <w:ins w:id="3449" w:author="Alain Komin" w:date="2022-09-27T11:24:00Z">
        <w:r w:rsidRPr="00BB7F55">
          <w:rPr>
            <w:b/>
            <w:bCs/>
            <w:sz w:val="21"/>
            <w:szCs w:val="21"/>
            <w:lang w:val="en-US"/>
            <w:rPrChange w:id="3450" w:author="Alain Komin" w:date="2022-09-27T11:24:00Z">
              <w:rPr>
                <w:sz w:val="21"/>
                <w:szCs w:val="21"/>
                <w:lang w:val="en-US"/>
              </w:rPr>
            </w:rPrChange>
          </w:rPr>
          <w:t>ptions</w:t>
        </w:r>
        <w:r w:rsidRPr="00FF4282">
          <w:rPr>
            <w:sz w:val="21"/>
            <w:szCs w:val="21"/>
            <w:lang w:val="en-US"/>
          </w:rPr>
          <w:t xml:space="preserve"> </w:t>
        </w:r>
        <w:r>
          <w:rPr>
            <w:sz w:val="21"/>
            <w:szCs w:val="21"/>
            <w:lang w:val="en-US"/>
          </w:rPr>
          <w:t>(</w:t>
        </w:r>
      </w:ins>
      <w:ins w:id="3451" w:author="Alain Komin" w:date="2022-09-27T11:25:00Z">
        <w:r>
          <w:rPr>
            <w:sz w:val="21"/>
            <w:szCs w:val="21"/>
            <w:lang w:val="en-US"/>
          </w:rPr>
          <w:t>e.g.: Additional Notes for Supplies</w:t>
        </w:r>
      </w:ins>
      <w:ins w:id="3452" w:author="Alain Komin" w:date="2022-09-27T11:24:00Z">
        <w:r>
          <w:rPr>
            <w:sz w:val="21"/>
            <w:szCs w:val="21"/>
            <w:lang w:val="en-US"/>
          </w:rPr>
          <w:t xml:space="preserve">) </w:t>
        </w:r>
      </w:ins>
      <w:ins w:id="3453" w:author="Alain Komin" w:date="2022-09-28T10:27:00Z">
        <w:r w:rsidR="00816970">
          <w:rPr>
            <w:sz w:val="21"/>
            <w:szCs w:val="21"/>
            <w:lang w:val="en-US"/>
          </w:rPr>
          <w:t>exist</w:t>
        </w:r>
      </w:ins>
      <w:ins w:id="3454" w:author="Alain Komin" w:date="2022-09-27T11:24:00Z">
        <w:r w:rsidRPr="00FF4282">
          <w:rPr>
            <w:sz w:val="21"/>
            <w:szCs w:val="21"/>
            <w:lang w:val="en-US"/>
          </w:rPr>
          <w:t>.</w:t>
        </w:r>
      </w:ins>
    </w:p>
    <w:p w14:paraId="267BCEB6" w14:textId="7F741D84" w:rsidR="00B4463E" w:rsidRPr="00B4463E" w:rsidRDefault="00B4463E" w:rsidP="00582DF6">
      <w:pPr>
        <w:rPr>
          <w:ins w:id="3455" w:author="Alain Komin" w:date="2022-09-27T11:15:00Z"/>
          <w:b/>
          <w:bCs/>
          <w:color w:val="0070C0"/>
          <w:sz w:val="21"/>
          <w:szCs w:val="21"/>
          <w:lang w:val="en-US"/>
          <w:rPrChange w:id="3456" w:author="Alain Komin" w:date="2022-09-27T11:17:00Z">
            <w:rPr>
              <w:ins w:id="3457" w:author="Alain Komin" w:date="2022-09-27T11:15:00Z"/>
              <w:b/>
              <w:bCs/>
              <w:color w:val="0070C0"/>
              <w:lang w:val="en-US"/>
            </w:rPr>
          </w:rPrChange>
        </w:rPr>
      </w:pPr>
      <w:ins w:id="3458" w:author="Alain Komin" w:date="2022-09-27T11:15:00Z">
        <w:r w:rsidRPr="00B4463E">
          <w:rPr>
            <w:sz w:val="21"/>
            <w:szCs w:val="21"/>
            <w:lang w:val="en-US"/>
            <w:rPrChange w:id="3459" w:author="Alain Komin" w:date="2022-09-27T11:17:00Z">
              <w:rPr>
                <w:lang w:val="en-US"/>
              </w:rPr>
            </w:rPrChange>
          </w:rPr>
          <w:t xml:space="preserve">All necessary </w:t>
        </w:r>
      </w:ins>
      <w:ins w:id="3460" w:author="Alain Komin" w:date="2022-10-26T10:54:00Z">
        <w:r w:rsidR="00121930">
          <w:rPr>
            <w:sz w:val="21"/>
            <w:szCs w:val="21"/>
            <w:lang w:val="en-US"/>
          </w:rPr>
          <w:t>i</w:t>
        </w:r>
      </w:ins>
      <w:ins w:id="3461" w:author="Alain Komin" w:date="2022-09-27T11:15:00Z">
        <w:r w:rsidRPr="00B4463E">
          <w:rPr>
            <w:sz w:val="21"/>
            <w:szCs w:val="21"/>
            <w:lang w:val="en-US"/>
            <w:rPrChange w:id="3462" w:author="Alain Komin" w:date="2022-09-27T11:17:00Z">
              <w:rPr>
                <w:lang w:val="en-US"/>
              </w:rPr>
            </w:rPrChange>
          </w:rPr>
          <w:t xml:space="preserve">tems </w:t>
        </w:r>
      </w:ins>
      <w:ins w:id="3463" w:author="Alain Komin" w:date="2022-09-28T10:28:00Z">
        <w:r w:rsidR="00816970">
          <w:rPr>
            <w:sz w:val="21"/>
            <w:szCs w:val="21"/>
            <w:lang w:val="en-US"/>
          </w:rPr>
          <w:t>were</w:t>
        </w:r>
      </w:ins>
      <w:ins w:id="3464" w:author="Alain Komin" w:date="2022-09-27T11:15:00Z">
        <w:r w:rsidRPr="00B4463E">
          <w:rPr>
            <w:sz w:val="21"/>
            <w:szCs w:val="21"/>
            <w:lang w:val="en-US"/>
            <w:rPrChange w:id="3465" w:author="Alain Komin" w:date="2022-09-27T11:17:00Z">
              <w:rPr>
                <w:lang w:val="en-US"/>
              </w:rPr>
            </w:rPrChange>
          </w:rPr>
          <w:t xml:space="preserve"> added to a Commerc</w:t>
        </w:r>
      </w:ins>
      <w:ins w:id="3466" w:author="Alain Komin" w:date="2022-09-27T11:16:00Z">
        <w:r w:rsidRPr="00B4463E">
          <w:rPr>
            <w:sz w:val="21"/>
            <w:szCs w:val="21"/>
            <w:lang w:val="en-US"/>
            <w:rPrChange w:id="3467" w:author="Alain Komin" w:date="2022-09-27T11:17:00Z">
              <w:rPr>
                <w:lang w:val="en-US"/>
              </w:rPr>
            </w:rPrChange>
          </w:rPr>
          <w:t>e Category.</w:t>
        </w:r>
      </w:ins>
    </w:p>
    <w:p w14:paraId="0E368587" w14:textId="436FEF92" w:rsidR="007313B0" w:rsidRPr="00B4463E" w:rsidRDefault="007313B0" w:rsidP="00582DF6">
      <w:pPr>
        <w:rPr>
          <w:ins w:id="3468" w:author="Alain Komin" w:date="2022-09-07T14:01:00Z"/>
          <w:b/>
          <w:bCs/>
          <w:color w:val="0070C0"/>
          <w:sz w:val="21"/>
          <w:szCs w:val="21"/>
          <w:lang w:val="en-US"/>
          <w:rPrChange w:id="3469" w:author="Alain Komin" w:date="2022-09-27T11:17:00Z">
            <w:rPr>
              <w:ins w:id="3470" w:author="Alain Komin" w:date="2022-09-07T14:01:00Z"/>
              <w:b/>
              <w:bCs/>
              <w:color w:val="0070C0"/>
              <w:lang w:val="en-US"/>
            </w:rPr>
          </w:rPrChange>
        </w:rPr>
      </w:pPr>
      <w:ins w:id="3471" w:author="Alain Komin" w:date="2022-09-07T14:01:00Z">
        <w:r w:rsidRPr="00B4463E">
          <w:rPr>
            <w:sz w:val="21"/>
            <w:szCs w:val="21"/>
            <w:lang w:val="en-US"/>
            <w:rPrChange w:id="3472" w:author="Alain Komin" w:date="2022-09-27T11:17:00Z">
              <w:rPr>
                <w:lang w:val="en-US"/>
              </w:rPr>
            </w:rPrChange>
          </w:rPr>
          <w:t xml:space="preserve">All necessary </w:t>
        </w:r>
      </w:ins>
      <w:ins w:id="3473" w:author="Alain Komin" w:date="2022-10-26T10:54:00Z">
        <w:r w:rsidR="00121930">
          <w:rPr>
            <w:sz w:val="21"/>
            <w:szCs w:val="21"/>
            <w:lang w:val="en-US"/>
          </w:rPr>
          <w:t>i</w:t>
        </w:r>
      </w:ins>
      <w:ins w:id="3474" w:author="Alain Komin" w:date="2022-09-07T14:01:00Z">
        <w:r w:rsidRPr="00B4463E">
          <w:rPr>
            <w:sz w:val="21"/>
            <w:szCs w:val="21"/>
            <w:lang w:val="en-US"/>
            <w:rPrChange w:id="3475" w:author="Alain Komin" w:date="2022-09-27T11:17:00Z">
              <w:rPr>
                <w:lang w:val="en-US"/>
              </w:rPr>
            </w:rPrChange>
          </w:rPr>
          <w:t xml:space="preserve">tems </w:t>
        </w:r>
      </w:ins>
      <w:ins w:id="3476" w:author="Alain Komin" w:date="2022-09-28T10:28:00Z">
        <w:r w:rsidR="00816970">
          <w:rPr>
            <w:sz w:val="21"/>
            <w:szCs w:val="21"/>
            <w:lang w:val="en-US"/>
          </w:rPr>
          <w:t>were</w:t>
        </w:r>
      </w:ins>
      <w:ins w:id="3477" w:author="Alain Komin" w:date="2022-09-07T14:01:00Z">
        <w:r w:rsidRPr="00B4463E">
          <w:rPr>
            <w:sz w:val="21"/>
            <w:szCs w:val="21"/>
            <w:lang w:val="en-US"/>
            <w:rPrChange w:id="3478" w:author="Alain Komin" w:date="2022-09-27T11:17:00Z">
              <w:rPr>
                <w:lang w:val="en-US"/>
              </w:rPr>
            </w:rPrChange>
          </w:rPr>
          <w:t xml:space="preserve"> flagged as Marketing or </w:t>
        </w:r>
      </w:ins>
      <w:ins w:id="3479" w:author="Alain Komin" w:date="2022-09-28T10:28:00Z">
        <w:r w:rsidR="00816970">
          <w:rPr>
            <w:sz w:val="21"/>
            <w:szCs w:val="21"/>
            <w:lang w:val="en-US"/>
          </w:rPr>
          <w:t>E</w:t>
        </w:r>
      </w:ins>
      <w:ins w:id="3480" w:author="Alain Komin" w:date="2022-09-07T14:01:00Z">
        <w:r w:rsidRPr="00B4463E">
          <w:rPr>
            <w:sz w:val="21"/>
            <w:szCs w:val="21"/>
            <w:lang w:val="en-US"/>
            <w:rPrChange w:id="3481" w:author="Alain Komin" w:date="2022-09-27T11:17:00Z">
              <w:rPr>
                <w:lang w:val="en-US"/>
              </w:rPr>
            </w:rPrChange>
          </w:rPr>
          <w:t>quipment for this customization to work properly and for the checkout to look and behave as needed.</w:t>
        </w:r>
      </w:ins>
    </w:p>
    <w:p w14:paraId="7B991597" w14:textId="0250338A" w:rsidR="009E59C4" w:rsidRPr="00B4463E" w:rsidRDefault="009E59C4" w:rsidP="00582DF6">
      <w:pPr>
        <w:rPr>
          <w:ins w:id="3482" w:author="Alain Komin" w:date="2022-08-29T15:43:00Z"/>
          <w:sz w:val="21"/>
          <w:szCs w:val="21"/>
          <w:lang w:val="en-US"/>
          <w:rPrChange w:id="3483" w:author="Alain Komin" w:date="2022-09-27T11:17:00Z">
            <w:rPr>
              <w:ins w:id="3484" w:author="Alain Komin" w:date="2022-08-29T15:43:00Z"/>
              <w:lang w:val="en-US"/>
            </w:rPr>
          </w:rPrChange>
        </w:rPr>
      </w:pPr>
      <w:ins w:id="3485" w:author="Alain Komin" w:date="2022-08-29T15:41:00Z">
        <w:r w:rsidRPr="00B4463E">
          <w:rPr>
            <w:sz w:val="21"/>
            <w:szCs w:val="21"/>
            <w:lang w:val="en-US"/>
            <w:rPrChange w:id="3486" w:author="Alain Komin" w:date="2022-09-27T11:17:00Z">
              <w:rPr>
                <w:lang w:val="en-US"/>
              </w:rPr>
            </w:rPrChange>
          </w:rPr>
          <w:t>A</w:t>
        </w:r>
      </w:ins>
      <w:ins w:id="3487" w:author="Alain Komin" w:date="2022-08-29T15:42:00Z">
        <w:r w:rsidRPr="00B4463E">
          <w:rPr>
            <w:sz w:val="21"/>
            <w:szCs w:val="21"/>
            <w:lang w:val="en-US"/>
            <w:rPrChange w:id="3488" w:author="Alain Komin" w:date="2022-09-27T11:17:00Z">
              <w:rPr>
                <w:lang w:val="en-US"/>
              </w:rPr>
            </w:rPrChange>
          </w:rPr>
          <w:t xml:space="preserve">ll necessary Transaction Body fields and lists </w:t>
        </w:r>
      </w:ins>
      <w:ins w:id="3489" w:author="Alain Komin" w:date="2022-09-28T10:28:00Z">
        <w:r w:rsidR="00816970">
          <w:rPr>
            <w:sz w:val="21"/>
            <w:szCs w:val="21"/>
            <w:lang w:val="en-US"/>
          </w:rPr>
          <w:t>were</w:t>
        </w:r>
      </w:ins>
      <w:ins w:id="3490" w:author="Alain Komin" w:date="2022-08-29T15:42:00Z">
        <w:r w:rsidRPr="00B4463E">
          <w:rPr>
            <w:sz w:val="21"/>
            <w:szCs w:val="21"/>
            <w:lang w:val="en-US"/>
            <w:rPrChange w:id="3491" w:author="Alain Komin" w:date="2022-09-27T11:17:00Z">
              <w:rPr>
                <w:lang w:val="en-US"/>
              </w:rPr>
            </w:rPrChange>
          </w:rPr>
          <w:t xml:space="preserve"> created </w:t>
        </w:r>
      </w:ins>
      <w:ins w:id="3492" w:author="Alain Komin" w:date="2022-08-29T15:46:00Z">
        <w:r w:rsidR="00F006BD" w:rsidRPr="00B4463E">
          <w:rPr>
            <w:sz w:val="21"/>
            <w:szCs w:val="21"/>
            <w:lang w:val="en-US"/>
            <w:rPrChange w:id="3493" w:author="Alain Komin" w:date="2022-09-27T11:17:00Z">
              <w:rPr>
                <w:lang w:val="en-US"/>
              </w:rPr>
            </w:rPrChange>
          </w:rPr>
          <w:t>for</w:t>
        </w:r>
      </w:ins>
      <w:ins w:id="3494" w:author="Alain Komin" w:date="2022-08-29T15:42:00Z">
        <w:r w:rsidRPr="00B4463E">
          <w:rPr>
            <w:sz w:val="21"/>
            <w:szCs w:val="21"/>
            <w:lang w:val="en-US"/>
            <w:rPrChange w:id="3495" w:author="Alain Komin" w:date="2022-09-27T11:17:00Z">
              <w:rPr>
                <w:lang w:val="en-US"/>
              </w:rPr>
            </w:rPrChange>
          </w:rPr>
          <w:t xml:space="preserve"> this customization to work properly and for the checkout to look and behave as neede</w:t>
        </w:r>
      </w:ins>
      <w:ins w:id="3496" w:author="Alain Komin" w:date="2022-08-29T15:43:00Z">
        <w:r w:rsidRPr="00B4463E">
          <w:rPr>
            <w:sz w:val="21"/>
            <w:szCs w:val="21"/>
            <w:lang w:val="en-US"/>
            <w:rPrChange w:id="3497" w:author="Alain Komin" w:date="2022-09-27T11:17:00Z">
              <w:rPr>
                <w:lang w:val="en-US"/>
              </w:rPr>
            </w:rPrChange>
          </w:rPr>
          <w:t>d</w:t>
        </w:r>
      </w:ins>
      <w:ins w:id="3498" w:author="Alain Komin" w:date="2022-08-29T15:42:00Z">
        <w:r w:rsidRPr="00B4463E">
          <w:rPr>
            <w:sz w:val="21"/>
            <w:szCs w:val="21"/>
            <w:lang w:val="en-US"/>
            <w:rPrChange w:id="3499" w:author="Alain Komin" w:date="2022-09-27T11:17:00Z">
              <w:rPr>
                <w:lang w:val="en-US"/>
              </w:rPr>
            </w:rPrChange>
          </w:rPr>
          <w:t>.</w:t>
        </w:r>
      </w:ins>
    </w:p>
    <w:p w14:paraId="4A9B7B28" w14:textId="2DA7CD08" w:rsidR="009E59C4" w:rsidRDefault="009E59C4" w:rsidP="00582DF6">
      <w:pPr>
        <w:rPr>
          <w:ins w:id="3500" w:author="Alain Komin" w:date="2022-10-26T10:54:00Z"/>
          <w:sz w:val="21"/>
          <w:szCs w:val="21"/>
          <w:lang w:val="en-US"/>
        </w:rPr>
      </w:pPr>
      <w:ins w:id="3501" w:author="Alain Komin" w:date="2022-08-29T15:43:00Z">
        <w:r w:rsidRPr="00B4463E">
          <w:rPr>
            <w:sz w:val="21"/>
            <w:szCs w:val="21"/>
            <w:lang w:val="en-US"/>
            <w:rPrChange w:id="3502" w:author="Alain Komin" w:date="2022-09-27T11:17:00Z">
              <w:rPr>
                <w:lang w:val="en-US"/>
              </w:rPr>
            </w:rPrChange>
          </w:rPr>
          <w:t>Complete list of fields needed</w:t>
        </w:r>
      </w:ins>
      <w:ins w:id="3503" w:author="Alain Komin" w:date="2022-09-07T14:02:00Z">
        <w:r w:rsidR="007313B0" w:rsidRPr="00B4463E">
          <w:rPr>
            <w:sz w:val="21"/>
            <w:szCs w:val="21"/>
            <w:lang w:val="en-US"/>
            <w:rPrChange w:id="3504" w:author="Alain Komin" w:date="2022-09-27T11:17:00Z">
              <w:rPr>
                <w:lang w:val="en-US"/>
              </w:rPr>
            </w:rPrChange>
          </w:rPr>
          <w:t xml:space="preserve"> at checkout</w:t>
        </w:r>
      </w:ins>
      <w:ins w:id="3505" w:author="Alain Komin" w:date="2022-10-26T10:54:00Z">
        <w:r w:rsidR="00121930">
          <w:rPr>
            <w:sz w:val="21"/>
            <w:szCs w:val="21"/>
            <w:lang w:val="en-US"/>
          </w:rPr>
          <w:t xml:space="preserve"> will be determined by Intermex.</w:t>
        </w:r>
      </w:ins>
    </w:p>
    <w:p w14:paraId="197164B4" w14:textId="45497014" w:rsidR="00121930" w:rsidRPr="00B4463E" w:rsidRDefault="00121930" w:rsidP="00582DF6">
      <w:pPr>
        <w:rPr>
          <w:ins w:id="3506" w:author="Alain Komin" w:date="2022-08-29T15:43:00Z"/>
          <w:sz w:val="21"/>
          <w:szCs w:val="21"/>
          <w:lang w:val="en-US"/>
          <w:rPrChange w:id="3507" w:author="Alain Komin" w:date="2022-09-27T11:17:00Z">
            <w:rPr>
              <w:ins w:id="3508" w:author="Alain Komin" w:date="2022-08-29T15:43:00Z"/>
              <w:lang w:val="en-US"/>
            </w:rPr>
          </w:rPrChange>
        </w:rPr>
      </w:pPr>
      <w:ins w:id="3509" w:author="Alain Komin" w:date="2022-10-26T10:54:00Z">
        <w:r>
          <w:rPr>
            <w:sz w:val="21"/>
            <w:szCs w:val="21"/>
            <w:lang w:val="en-US"/>
          </w:rPr>
          <w:t xml:space="preserve">Some of the </w:t>
        </w:r>
      </w:ins>
      <w:ins w:id="3510" w:author="Alain Komin" w:date="2022-10-26T10:55:00Z">
        <w:r>
          <w:rPr>
            <w:sz w:val="21"/>
            <w:szCs w:val="21"/>
            <w:lang w:val="en-US"/>
          </w:rPr>
          <w:t xml:space="preserve">current site </w:t>
        </w:r>
      </w:ins>
      <w:ins w:id="3511" w:author="Alain Komin" w:date="2022-10-26T10:54:00Z">
        <w:r>
          <w:rPr>
            <w:sz w:val="21"/>
            <w:szCs w:val="21"/>
            <w:lang w:val="en-US"/>
          </w:rPr>
          <w:t>lists</w:t>
        </w:r>
      </w:ins>
      <w:ins w:id="3512" w:author="Alain Komin" w:date="2022-10-26T10:55:00Z">
        <w:r>
          <w:rPr>
            <w:sz w:val="21"/>
            <w:szCs w:val="21"/>
            <w:lang w:val="en-US"/>
          </w:rPr>
          <w:t xml:space="preserve"> are:</w:t>
        </w:r>
      </w:ins>
    </w:p>
    <w:p w14:paraId="496DF90E" w14:textId="6D5CE1B7" w:rsidR="009E59C4" w:rsidRDefault="009E59C4" w:rsidP="009E59C4">
      <w:pPr>
        <w:pStyle w:val="ListParagraph"/>
        <w:numPr>
          <w:ilvl w:val="0"/>
          <w:numId w:val="12"/>
        </w:numPr>
        <w:rPr>
          <w:ins w:id="3513" w:author="Alain Komin" w:date="2022-08-29T15:43:00Z"/>
          <w:rFonts w:cs="Arial"/>
          <w:sz w:val="21"/>
          <w:szCs w:val="21"/>
          <w:shd w:val="clear" w:color="auto" w:fill="FFFFFF"/>
        </w:rPr>
      </w:pPr>
      <w:ins w:id="3514" w:author="Alain Komin" w:date="2022-08-29T15:43:00Z">
        <w:r>
          <w:rPr>
            <w:rFonts w:cs="Arial"/>
            <w:sz w:val="21"/>
            <w:szCs w:val="21"/>
            <w:shd w:val="clear" w:color="auto" w:fill="FFFFFF"/>
          </w:rPr>
          <w:t>Order Type (list)</w:t>
        </w:r>
      </w:ins>
    </w:p>
    <w:p w14:paraId="1AF8665B" w14:textId="1B61A1C2" w:rsidR="009E59C4" w:rsidRDefault="009E59C4" w:rsidP="009E59C4">
      <w:pPr>
        <w:pStyle w:val="ListParagraph"/>
        <w:numPr>
          <w:ilvl w:val="0"/>
          <w:numId w:val="12"/>
        </w:numPr>
        <w:rPr>
          <w:ins w:id="3515" w:author="Alain Komin" w:date="2022-08-29T15:43:00Z"/>
          <w:rFonts w:cs="Arial"/>
          <w:sz w:val="21"/>
          <w:szCs w:val="21"/>
          <w:shd w:val="clear" w:color="auto" w:fill="FFFFFF"/>
        </w:rPr>
      </w:pPr>
      <w:ins w:id="3516" w:author="Alain Komin" w:date="2022-08-29T15:43:00Z">
        <w:r>
          <w:rPr>
            <w:rFonts w:cs="Arial"/>
            <w:sz w:val="21"/>
            <w:szCs w:val="21"/>
            <w:shd w:val="clear" w:color="auto" w:fill="FFFFFF"/>
          </w:rPr>
          <w:t>Priority (list)</w:t>
        </w:r>
      </w:ins>
    </w:p>
    <w:p w14:paraId="467B637C" w14:textId="3F70EA30" w:rsidR="009E59C4" w:rsidRDefault="009E59C4" w:rsidP="009E59C4">
      <w:pPr>
        <w:pStyle w:val="ListParagraph"/>
        <w:numPr>
          <w:ilvl w:val="0"/>
          <w:numId w:val="12"/>
        </w:numPr>
        <w:rPr>
          <w:ins w:id="3517" w:author="Alain Komin" w:date="2022-08-29T15:43:00Z"/>
          <w:rFonts w:cs="Arial"/>
          <w:sz w:val="21"/>
          <w:szCs w:val="21"/>
          <w:shd w:val="clear" w:color="auto" w:fill="FFFFFF"/>
        </w:rPr>
      </w:pPr>
      <w:ins w:id="3518" w:author="Alain Komin" w:date="2022-08-29T15:43:00Z">
        <w:r>
          <w:rPr>
            <w:rFonts w:cs="Arial"/>
            <w:sz w:val="21"/>
            <w:szCs w:val="21"/>
            <w:shd w:val="clear" w:color="auto" w:fill="FFFFFF"/>
          </w:rPr>
          <w:t>System (list)</w:t>
        </w:r>
      </w:ins>
    </w:p>
    <w:p w14:paraId="06A46F41" w14:textId="0890C573" w:rsidR="009E59C4" w:rsidRPr="009E59C4" w:rsidRDefault="009E59C4" w:rsidP="009E59C4">
      <w:pPr>
        <w:pStyle w:val="ListParagraph"/>
        <w:numPr>
          <w:ilvl w:val="0"/>
          <w:numId w:val="12"/>
        </w:numPr>
        <w:rPr>
          <w:ins w:id="3519" w:author="Alain Komin" w:date="2022-08-29T15:43:00Z"/>
          <w:rFonts w:cs="Arial"/>
          <w:sz w:val="21"/>
          <w:szCs w:val="21"/>
          <w:shd w:val="clear" w:color="auto" w:fill="FFFFFF"/>
          <w:lang w:val="es-AR"/>
          <w:rPrChange w:id="3520" w:author="Alain Komin" w:date="2022-08-29T15:43:00Z">
            <w:rPr>
              <w:ins w:id="3521" w:author="Alain Komin" w:date="2022-08-29T15:43:00Z"/>
              <w:rFonts w:cs="Arial"/>
              <w:sz w:val="21"/>
              <w:szCs w:val="21"/>
              <w:shd w:val="clear" w:color="auto" w:fill="FFFFFF"/>
            </w:rPr>
          </w:rPrChange>
        </w:rPr>
      </w:pPr>
      <w:ins w:id="3522" w:author="Alain Komin" w:date="2022-08-29T15:43:00Z">
        <w:r w:rsidRPr="009E59C4">
          <w:rPr>
            <w:rFonts w:cs="Arial"/>
            <w:sz w:val="21"/>
            <w:szCs w:val="21"/>
            <w:shd w:val="clear" w:color="auto" w:fill="FFFFFF"/>
            <w:lang w:val="es-AR"/>
            <w:rPrChange w:id="3523" w:author="Alain Komin" w:date="2022-08-29T15:43:00Z">
              <w:rPr>
                <w:rFonts w:cs="Arial"/>
                <w:sz w:val="21"/>
                <w:szCs w:val="21"/>
                <w:shd w:val="clear" w:color="auto" w:fill="FFFFFF"/>
              </w:rPr>
            </w:rPrChange>
          </w:rPr>
          <w:t>Fiesta Van / Canopy Event (list)</w:t>
        </w:r>
      </w:ins>
    </w:p>
    <w:p w14:paraId="6D4CD6F8" w14:textId="0520CE00" w:rsidR="009E59C4" w:rsidRDefault="009E59C4" w:rsidP="009E59C4">
      <w:pPr>
        <w:pStyle w:val="ListParagraph"/>
        <w:numPr>
          <w:ilvl w:val="0"/>
          <w:numId w:val="12"/>
        </w:numPr>
        <w:rPr>
          <w:ins w:id="3524" w:author="Alain Komin" w:date="2022-08-29T15:43:00Z"/>
          <w:rFonts w:cs="Arial"/>
          <w:sz w:val="21"/>
          <w:szCs w:val="21"/>
          <w:shd w:val="clear" w:color="auto" w:fill="FFFFFF"/>
        </w:rPr>
      </w:pPr>
      <w:ins w:id="3525" w:author="Alain Komin" w:date="2022-08-29T15:43:00Z">
        <w:r>
          <w:rPr>
            <w:rFonts w:cs="Arial"/>
            <w:sz w:val="21"/>
            <w:szCs w:val="21"/>
            <w:shd w:val="clear" w:color="auto" w:fill="FFFFFF"/>
          </w:rPr>
          <w:t>Agent Classification (list)</w:t>
        </w:r>
      </w:ins>
    </w:p>
    <w:p w14:paraId="37DFD770" w14:textId="6552F252" w:rsidR="009E59C4" w:rsidRDefault="009E59C4" w:rsidP="009E59C4">
      <w:pPr>
        <w:pStyle w:val="ListParagraph"/>
        <w:numPr>
          <w:ilvl w:val="0"/>
          <w:numId w:val="12"/>
        </w:numPr>
        <w:rPr>
          <w:ins w:id="3526" w:author="Alain Komin" w:date="2022-08-29T15:43:00Z"/>
          <w:rFonts w:cs="Arial"/>
          <w:sz w:val="21"/>
          <w:szCs w:val="21"/>
          <w:shd w:val="clear" w:color="auto" w:fill="FFFFFF"/>
        </w:rPr>
      </w:pPr>
      <w:ins w:id="3527" w:author="Alain Komin" w:date="2022-08-29T15:43:00Z">
        <w:r>
          <w:rPr>
            <w:rFonts w:cs="Arial"/>
            <w:sz w:val="21"/>
            <w:szCs w:val="21"/>
            <w:shd w:val="clear" w:color="auto" w:fill="FFFFFF"/>
          </w:rPr>
          <w:t>Region (list)</w:t>
        </w:r>
      </w:ins>
    </w:p>
    <w:p w14:paraId="268D303D" w14:textId="77777777" w:rsidR="00C85F49" w:rsidRPr="00C85F49" w:rsidRDefault="00C85F49">
      <w:pPr>
        <w:rPr>
          <w:ins w:id="3528" w:author="Alain Komin" w:date="2022-08-29T15:43:00Z"/>
          <w:rFonts w:cs="Arial"/>
          <w:sz w:val="21"/>
          <w:szCs w:val="21"/>
          <w:shd w:val="clear" w:color="auto" w:fill="FFFFFF"/>
          <w:rPrChange w:id="3529" w:author="Alain Komin" w:date="2022-09-05T11:21:00Z">
            <w:rPr>
              <w:ins w:id="3530" w:author="Alain Komin" w:date="2022-08-29T15:43:00Z"/>
              <w:shd w:val="clear" w:color="auto" w:fill="FFFFFF"/>
            </w:rPr>
          </w:rPrChange>
        </w:rPr>
        <w:pPrChange w:id="3531" w:author="Alain Komin" w:date="2022-09-05T11:21:00Z">
          <w:pPr>
            <w:pStyle w:val="ListParagraph"/>
            <w:numPr>
              <w:numId w:val="12"/>
            </w:numPr>
            <w:ind w:left="720" w:hanging="360"/>
          </w:pPr>
        </w:pPrChange>
      </w:pPr>
    </w:p>
    <w:p w14:paraId="6348578F" w14:textId="77777777" w:rsidR="00121930" w:rsidRDefault="00121930">
      <w:pPr>
        <w:rPr>
          <w:ins w:id="3532" w:author="Alain Komin" w:date="2022-10-26T10:55:00Z"/>
          <w:rFonts w:eastAsia="Times New Roman" w:cs="Arial"/>
          <w:color w:val="F96A1B" w:themeColor="accent2"/>
          <w:kern w:val="28"/>
          <w:sz w:val="36"/>
          <w:szCs w:val="36"/>
          <w:lang w:val="en-US"/>
        </w:rPr>
      </w:pPr>
      <w:bookmarkStart w:id="3533" w:name="_Toc115252367"/>
      <w:ins w:id="3534" w:author="Alain Komin" w:date="2022-10-26T10:55:00Z">
        <w:r>
          <w:br w:type="page"/>
        </w:r>
      </w:ins>
    </w:p>
    <w:p w14:paraId="3FCC88AD" w14:textId="622FEA9C" w:rsidR="009E59C4" w:rsidRDefault="00F006BD">
      <w:pPr>
        <w:pStyle w:val="Heading1"/>
        <w:rPr>
          <w:ins w:id="3535" w:author="Alain Komin" w:date="2022-08-29T15:41:00Z"/>
        </w:rPr>
        <w:pPrChange w:id="3536" w:author="Alain Komin" w:date="2022-08-29T15:47:00Z">
          <w:pPr/>
        </w:pPrChange>
      </w:pPr>
      <w:ins w:id="3537" w:author="Alain Komin" w:date="2022-08-29T15:47:00Z">
        <w:r>
          <w:lastRenderedPageBreak/>
          <w:t>Assumptions</w:t>
        </w:r>
        <w:bookmarkEnd w:id="3533"/>
        <w:r>
          <w:t xml:space="preserve"> </w:t>
        </w:r>
      </w:ins>
    </w:p>
    <w:p w14:paraId="36D01EBF" w14:textId="4CDB503D" w:rsidR="008E78C5" w:rsidRPr="00121930" w:rsidDel="009E59C4" w:rsidRDefault="008E78C5" w:rsidP="00582DF6">
      <w:pPr>
        <w:rPr>
          <w:ins w:id="3538" w:author="Sebastian Gonzalez" w:date="2022-05-18T12:05:00Z"/>
          <w:del w:id="3539" w:author="Alain Komin" w:date="2022-08-29T15:43:00Z"/>
          <w:rFonts w:cs="Arial"/>
          <w:sz w:val="21"/>
          <w:szCs w:val="21"/>
          <w:shd w:val="clear" w:color="auto" w:fill="FFFFFF"/>
          <w:rPrChange w:id="3540" w:author="Alain Komin" w:date="2022-10-26T10:56:00Z">
            <w:rPr>
              <w:ins w:id="3541" w:author="Sebastian Gonzalez" w:date="2022-05-18T12:05:00Z"/>
              <w:del w:id="3542" w:author="Alain Komin" w:date="2022-08-29T15:43:00Z"/>
              <w:b/>
              <w:bCs/>
              <w:color w:val="0070C0"/>
              <w:lang w:val="en-US"/>
            </w:rPr>
          </w:rPrChange>
        </w:rPr>
      </w:pPr>
      <w:ins w:id="3543" w:author="Sebastian Gonzalez" w:date="2022-05-18T12:36:00Z">
        <w:del w:id="3544" w:author="Alain Komin" w:date="2022-08-29T15:43:00Z">
          <w:r w:rsidRPr="00121930" w:rsidDel="009E59C4">
            <w:rPr>
              <w:rFonts w:cs="Arial"/>
              <w:sz w:val="21"/>
              <w:szCs w:val="21"/>
              <w:shd w:val="clear" w:color="auto" w:fill="FFFFFF"/>
              <w:rPrChange w:id="3545" w:author="Alain Komin" w:date="2022-10-26T10:56:00Z">
                <w:rPr>
                  <w:lang w:val="en-US"/>
                </w:rPr>
              </w:rPrChange>
            </w:rPr>
            <w:delText xml:space="preserve">This section should list any prerequisite needed by the solution. </w:delText>
          </w:r>
        </w:del>
      </w:ins>
    </w:p>
    <w:p w14:paraId="7CE4E42C" w14:textId="468361DE" w:rsidR="00582DF6" w:rsidRPr="00121930" w:rsidDel="009E59C4" w:rsidRDefault="00582DF6" w:rsidP="00582DF6">
      <w:pPr>
        <w:rPr>
          <w:ins w:id="3546" w:author="Sebastian Gonzalez" w:date="2022-05-18T12:31:00Z"/>
          <w:del w:id="3547" w:author="Alain Komin" w:date="2022-08-29T15:43:00Z"/>
          <w:rFonts w:cs="Arial"/>
          <w:sz w:val="21"/>
          <w:szCs w:val="21"/>
          <w:shd w:val="clear" w:color="auto" w:fill="FFFFFF"/>
          <w:rPrChange w:id="3548" w:author="Alain Komin" w:date="2022-10-26T10:56:00Z">
            <w:rPr>
              <w:ins w:id="3549" w:author="Sebastian Gonzalez" w:date="2022-05-18T12:31:00Z"/>
              <w:del w:id="3550" w:author="Alain Komin" w:date="2022-08-29T15:43:00Z"/>
              <w:b/>
              <w:bCs/>
              <w:i/>
              <w:iCs/>
              <w:lang w:val="en-US"/>
            </w:rPr>
          </w:rPrChange>
        </w:rPr>
      </w:pPr>
      <w:ins w:id="3551" w:author="Sebastian Gonzalez" w:date="2022-05-18T12:05:00Z">
        <w:del w:id="3552" w:author="Alain Komin" w:date="2022-08-29T15:43:00Z">
          <w:r w:rsidRPr="00121930" w:rsidDel="009E59C4">
            <w:rPr>
              <w:rFonts w:cs="Arial"/>
              <w:sz w:val="21"/>
              <w:szCs w:val="21"/>
              <w:shd w:val="clear" w:color="auto" w:fill="FFFFFF"/>
              <w:rPrChange w:id="3553" w:author="Alain Komin" w:date="2022-10-26T10:56:00Z">
                <w:rPr>
                  <w:b/>
                  <w:bCs/>
                  <w:i/>
                  <w:iCs/>
                  <w:lang w:val="en-US"/>
                </w:rPr>
              </w:rPrChange>
            </w:rPr>
            <w:delText xml:space="preserve">[This section is optional as </w:delText>
          </w:r>
        </w:del>
      </w:ins>
      <w:ins w:id="3554" w:author="Sebastian Gonzalez" w:date="2022-05-18T12:06:00Z">
        <w:del w:id="3555" w:author="Alain Komin" w:date="2022-08-29T15:43:00Z">
          <w:r w:rsidRPr="00121930" w:rsidDel="009E59C4">
            <w:rPr>
              <w:rFonts w:cs="Arial"/>
              <w:sz w:val="21"/>
              <w:szCs w:val="21"/>
              <w:shd w:val="clear" w:color="auto" w:fill="FFFFFF"/>
              <w:rPrChange w:id="3556" w:author="Alain Komin" w:date="2022-10-26T10:56:00Z">
                <w:rPr>
                  <w:b/>
                  <w:bCs/>
                  <w:i/>
                  <w:iCs/>
                  <w:lang w:val="en-US"/>
                </w:rPr>
              </w:rPrChange>
            </w:rPr>
            <w:delText xml:space="preserve">final </w:delText>
          </w:r>
        </w:del>
      </w:ins>
      <w:ins w:id="3557" w:author="Sebastian Gonzalez" w:date="2022-05-18T12:05:00Z">
        <w:del w:id="3558" w:author="Alain Komin" w:date="2022-08-29T15:43:00Z">
          <w:r w:rsidRPr="00121930" w:rsidDel="009E59C4">
            <w:rPr>
              <w:rFonts w:cs="Arial"/>
              <w:sz w:val="21"/>
              <w:szCs w:val="21"/>
              <w:shd w:val="clear" w:color="auto" w:fill="FFFFFF"/>
              <w:rPrChange w:id="3559" w:author="Alain Komin" w:date="2022-10-26T10:56:00Z">
                <w:rPr>
                  <w:b/>
                  <w:bCs/>
                  <w:i/>
                  <w:iCs/>
                  <w:lang w:val="en-US"/>
                </w:rPr>
              </w:rPrChange>
            </w:rPr>
            <w:delText>output</w:delText>
          </w:r>
        </w:del>
      </w:ins>
      <w:ins w:id="3560" w:author="Sebastian Gonzalez" w:date="2022-05-18T12:06:00Z">
        <w:del w:id="3561" w:author="Alain Komin" w:date="2022-08-29T15:43:00Z">
          <w:r w:rsidRPr="00121930" w:rsidDel="009E59C4">
            <w:rPr>
              <w:rFonts w:cs="Arial"/>
              <w:sz w:val="21"/>
              <w:szCs w:val="21"/>
              <w:shd w:val="clear" w:color="auto" w:fill="FFFFFF"/>
              <w:rPrChange w:id="3562" w:author="Alain Komin" w:date="2022-10-26T10:56:00Z">
                <w:rPr>
                  <w:b/>
                  <w:bCs/>
                  <w:i/>
                  <w:iCs/>
                  <w:lang w:val="en-US"/>
                </w:rPr>
              </w:rPrChange>
            </w:rPr>
            <w:delText xml:space="preserve"> on the document</w:delText>
          </w:r>
        </w:del>
      </w:ins>
      <w:ins w:id="3563" w:author="Sebastian Gonzalez" w:date="2022-05-18T12:05:00Z">
        <w:del w:id="3564" w:author="Alain Komin" w:date="2022-08-29T15:43:00Z">
          <w:r w:rsidRPr="00121930" w:rsidDel="009E59C4">
            <w:rPr>
              <w:rFonts w:cs="Arial"/>
              <w:sz w:val="21"/>
              <w:szCs w:val="21"/>
              <w:shd w:val="clear" w:color="auto" w:fill="FFFFFF"/>
              <w:rPrChange w:id="3565" w:author="Alain Komin" w:date="2022-10-26T10:56:00Z">
                <w:rPr>
                  <w:b/>
                  <w:bCs/>
                  <w:i/>
                  <w:iCs/>
                  <w:lang w:val="en-US"/>
                </w:rPr>
              </w:rPrChange>
            </w:rPr>
            <w:delText xml:space="preserve">. </w:delText>
          </w:r>
        </w:del>
      </w:ins>
      <w:ins w:id="3566" w:author="Sebastian Gonzalez" w:date="2022-05-18T12:06:00Z">
        <w:del w:id="3567" w:author="Alain Komin" w:date="2022-08-29T15:43:00Z">
          <w:r w:rsidRPr="00121930" w:rsidDel="009E59C4">
            <w:rPr>
              <w:rFonts w:cs="Arial"/>
              <w:sz w:val="21"/>
              <w:szCs w:val="21"/>
              <w:shd w:val="clear" w:color="auto" w:fill="FFFFFF"/>
              <w:rPrChange w:id="3568" w:author="Alain Komin" w:date="2022-10-26T10:56:00Z">
                <w:rPr>
                  <w:b/>
                  <w:bCs/>
                  <w:i/>
                  <w:iCs/>
                  <w:lang w:val="en-US"/>
                </w:rPr>
              </w:rPrChange>
            </w:rPr>
            <w:delText xml:space="preserve">The contents of this section will depend on if a </w:delText>
          </w:r>
        </w:del>
      </w:ins>
      <w:ins w:id="3569" w:author="Sebastian Gonzalez" w:date="2022-05-18T12:07:00Z">
        <w:del w:id="3570" w:author="Alain Komin" w:date="2022-08-29T15:43:00Z">
          <w:r w:rsidRPr="00121930" w:rsidDel="009E59C4">
            <w:rPr>
              <w:rFonts w:cs="Arial"/>
              <w:sz w:val="21"/>
              <w:szCs w:val="21"/>
              <w:shd w:val="clear" w:color="auto" w:fill="FFFFFF"/>
              <w:rPrChange w:id="3571" w:author="Alain Komin" w:date="2022-10-26T10:56:00Z">
                <w:rPr>
                  <w:b/>
                  <w:bCs/>
                  <w:i/>
                  <w:iCs/>
                  <w:lang w:val="en-US"/>
                </w:rPr>
              </w:rPrChange>
            </w:rPr>
            <w:delText>prerequisite</w:delText>
          </w:r>
        </w:del>
      </w:ins>
      <w:ins w:id="3572" w:author="Sebastian Gonzalez" w:date="2022-05-18T12:06:00Z">
        <w:del w:id="3573" w:author="Alain Komin" w:date="2022-08-29T15:43:00Z">
          <w:r w:rsidRPr="00121930" w:rsidDel="009E59C4">
            <w:rPr>
              <w:rFonts w:cs="Arial"/>
              <w:sz w:val="21"/>
              <w:szCs w:val="21"/>
              <w:shd w:val="clear" w:color="auto" w:fill="FFFFFF"/>
              <w:rPrChange w:id="3574" w:author="Alain Komin" w:date="2022-10-26T10:56:00Z">
                <w:rPr>
                  <w:b/>
                  <w:bCs/>
                  <w:i/>
                  <w:iCs/>
                  <w:lang w:val="en-US"/>
                </w:rPr>
              </w:rPrChange>
            </w:rPr>
            <w:delText xml:space="preserve"> exists or not. Although the section is optional it must </w:delText>
          </w:r>
        </w:del>
      </w:ins>
      <w:ins w:id="3575" w:author="Sebastian Gonzalez" w:date="2022-05-18T12:07:00Z">
        <w:del w:id="3576" w:author="Alain Komin" w:date="2022-08-29T15:43:00Z">
          <w:r w:rsidRPr="00121930" w:rsidDel="009E59C4">
            <w:rPr>
              <w:rFonts w:cs="Arial"/>
              <w:sz w:val="21"/>
              <w:szCs w:val="21"/>
              <w:shd w:val="clear" w:color="auto" w:fill="FFFFFF"/>
              <w:rPrChange w:id="3577" w:author="Alain Komin" w:date="2022-10-26T10:56:00Z">
                <w:rPr>
                  <w:b/>
                  <w:bCs/>
                  <w:i/>
                  <w:iCs/>
                  <w:lang w:val="en-US"/>
                </w:rPr>
              </w:rPrChange>
            </w:rPr>
            <w:delText>be part of the analysis process to determine if it is needed or not.</w:delText>
          </w:r>
        </w:del>
      </w:ins>
      <w:ins w:id="3578" w:author="Sebastian Gonzalez" w:date="2022-05-18T12:06:00Z">
        <w:del w:id="3579" w:author="Alain Komin" w:date="2022-08-29T15:43:00Z">
          <w:r w:rsidRPr="00121930" w:rsidDel="009E59C4">
            <w:rPr>
              <w:rFonts w:cs="Arial"/>
              <w:sz w:val="21"/>
              <w:szCs w:val="21"/>
              <w:shd w:val="clear" w:color="auto" w:fill="FFFFFF"/>
              <w:rPrChange w:id="3580" w:author="Alain Komin" w:date="2022-10-26T10:56:00Z">
                <w:rPr>
                  <w:b/>
                  <w:bCs/>
                  <w:i/>
                  <w:iCs/>
                  <w:lang w:val="en-US"/>
                </w:rPr>
              </w:rPrChange>
            </w:rPr>
            <w:delText>]</w:delText>
          </w:r>
        </w:del>
      </w:ins>
    </w:p>
    <w:p w14:paraId="7B9073A6" w14:textId="0D07885F" w:rsidR="00DF1214" w:rsidRPr="00121930" w:rsidDel="009E59C4" w:rsidRDefault="00DF1214" w:rsidP="00582DF6">
      <w:pPr>
        <w:rPr>
          <w:ins w:id="3581" w:author="Sebastian Gonzalez" w:date="2022-05-18T12:05:00Z"/>
          <w:del w:id="3582" w:author="Alain Komin" w:date="2022-08-29T15:43:00Z"/>
          <w:rFonts w:cs="Arial"/>
          <w:sz w:val="21"/>
          <w:szCs w:val="21"/>
          <w:shd w:val="clear" w:color="auto" w:fill="FFFFFF"/>
          <w:rPrChange w:id="3583" w:author="Alain Komin" w:date="2022-10-26T10:56:00Z">
            <w:rPr>
              <w:ins w:id="3584" w:author="Sebastian Gonzalez" w:date="2022-05-18T12:05:00Z"/>
              <w:del w:id="3585" w:author="Alain Komin" w:date="2022-08-29T15:43:00Z"/>
              <w:b/>
              <w:bCs/>
              <w:i/>
              <w:iCs/>
              <w:lang w:val="en-US"/>
            </w:rPr>
          </w:rPrChange>
        </w:rPr>
      </w:pPr>
      <w:ins w:id="3586" w:author="Sebastian Gonzalez" w:date="2022-05-18T12:31:00Z">
        <w:del w:id="3587" w:author="Alain Komin" w:date="2022-08-29T15:43:00Z">
          <w:r w:rsidRPr="00121930" w:rsidDel="009E59C4">
            <w:rPr>
              <w:rFonts w:cs="Arial"/>
              <w:sz w:val="21"/>
              <w:szCs w:val="21"/>
              <w:shd w:val="clear" w:color="auto" w:fill="FFFFFF"/>
              <w:rPrChange w:id="3588" w:author="Alain Komin" w:date="2022-10-26T10:56:00Z">
                <w:rPr>
                  <w:b/>
                  <w:bCs/>
                  <w:i/>
                  <w:iCs/>
                  <w:lang w:val="en-US"/>
                </w:rPr>
              </w:rPrChange>
            </w:rPr>
            <w:delText>For example:</w:delText>
          </w:r>
        </w:del>
      </w:ins>
    </w:p>
    <w:p w14:paraId="0AA4BED7" w14:textId="36E3E9C8" w:rsidR="00582DF6" w:rsidRPr="00121930" w:rsidDel="009E59C4" w:rsidRDefault="00582DF6" w:rsidP="00582DF6">
      <w:pPr>
        <w:pStyle w:val="ListParagraph"/>
        <w:numPr>
          <w:ilvl w:val="0"/>
          <w:numId w:val="13"/>
        </w:numPr>
        <w:rPr>
          <w:ins w:id="3589" w:author="Sebastian Gonzalez" w:date="2022-05-18T12:07:00Z"/>
          <w:del w:id="3590" w:author="Alain Komin" w:date="2022-08-29T15:43:00Z"/>
          <w:rFonts w:cs="Arial"/>
          <w:sz w:val="21"/>
          <w:szCs w:val="21"/>
          <w:shd w:val="clear" w:color="auto" w:fill="FFFFFF"/>
          <w:rPrChange w:id="3591" w:author="Alain Komin" w:date="2022-10-26T10:56:00Z">
            <w:rPr>
              <w:ins w:id="3592" w:author="Sebastian Gonzalez" w:date="2022-05-18T12:07:00Z"/>
              <w:del w:id="3593" w:author="Alain Komin" w:date="2022-08-29T15:43:00Z"/>
              <w:rFonts w:cs="Arial"/>
              <w:i/>
              <w:iCs/>
              <w:sz w:val="21"/>
              <w:szCs w:val="21"/>
              <w:shd w:val="clear" w:color="auto" w:fill="FFFFFF"/>
            </w:rPr>
          </w:rPrChange>
        </w:rPr>
      </w:pPr>
      <w:ins w:id="3594" w:author="Sebastian Gonzalez" w:date="2022-05-18T12:07:00Z">
        <w:del w:id="3595" w:author="Alain Komin" w:date="2022-08-29T15:43:00Z">
          <w:r w:rsidRPr="00121930" w:rsidDel="009E59C4">
            <w:rPr>
              <w:rFonts w:cs="Arial"/>
              <w:sz w:val="21"/>
              <w:szCs w:val="21"/>
              <w:shd w:val="clear" w:color="auto" w:fill="FFFFFF"/>
              <w:rPrChange w:id="3596" w:author="Alain Komin" w:date="2022-10-26T10:56:00Z">
                <w:rPr>
                  <w:rFonts w:cs="Arial"/>
                  <w:i/>
                  <w:iCs/>
                  <w:sz w:val="21"/>
                  <w:szCs w:val="21"/>
                  <w:shd w:val="clear" w:color="auto" w:fill="FFFFFF"/>
                </w:rPr>
              </w:rPrChange>
            </w:rPr>
            <w:delText>The Payment Instruments feature must be enabled.</w:delText>
          </w:r>
        </w:del>
      </w:ins>
    </w:p>
    <w:p w14:paraId="6977299F" w14:textId="041C7F7D" w:rsidR="00582DF6" w:rsidRPr="00121930" w:rsidDel="009E59C4" w:rsidRDefault="00582DF6" w:rsidP="00582DF6">
      <w:pPr>
        <w:pStyle w:val="ListParagraph"/>
        <w:numPr>
          <w:ilvl w:val="0"/>
          <w:numId w:val="13"/>
        </w:numPr>
        <w:rPr>
          <w:ins w:id="3597" w:author="Sebastian Gonzalez" w:date="2022-05-18T12:28:00Z"/>
          <w:del w:id="3598" w:author="Alain Komin" w:date="2022-08-29T15:43:00Z"/>
          <w:rFonts w:cs="Arial"/>
          <w:sz w:val="21"/>
          <w:szCs w:val="21"/>
          <w:shd w:val="clear" w:color="auto" w:fill="FFFFFF"/>
          <w:rPrChange w:id="3599" w:author="Alain Komin" w:date="2022-10-26T10:56:00Z">
            <w:rPr>
              <w:ins w:id="3600" w:author="Sebastian Gonzalez" w:date="2022-05-18T12:28:00Z"/>
              <w:del w:id="3601" w:author="Alain Komin" w:date="2022-08-29T15:43:00Z"/>
              <w:rFonts w:cs="Arial"/>
              <w:i/>
              <w:iCs/>
              <w:sz w:val="21"/>
              <w:szCs w:val="21"/>
              <w:shd w:val="clear" w:color="auto" w:fill="FFFFFF"/>
            </w:rPr>
          </w:rPrChange>
        </w:rPr>
      </w:pPr>
      <w:ins w:id="3602" w:author="Sebastian Gonzalez" w:date="2022-05-18T12:08:00Z">
        <w:del w:id="3603" w:author="Alain Komin" w:date="2022-08-29T15:43:00Z">
          <w:r w:rsidRPr="00121930" w:rsidDel="009E59C4">
            <w:rPr>
              <w:rFonts w:cs="Arial"/>
              <w:sz w:val="21"/>
              <w:szCs w:val="21"/>
              <w:shd w:val="clear" w:color="auto" w:fill="FFFFFF"/>
              <w:rPrChange w:id="3604" w:author="Alain Komin" w:date="2022-10-26T10:56:00Z">
                <w:rPr>
                  <w:rFonts w:cs="Arial"/>
                  <w:i/>
                  <w:iCs/>
                  <w:sz w:val="21"/>
                  <w:szCs w:val="21"/>
                  <w:shd w:val="clear" w:color="auto" w:fill="FFFFFF"/>
                </w:rPr>
              </w:rPrChange>
            </w:rPr>
            <w:delText>The payment gateway has been configured.</w:delText>
          </w:r>
        </w:del>
      </w:ins>
    </w:p>
    <w:p w14:paraId="7A838130" w14:textId="2794662B" w:rsidR="00DF1214" w:rsidRPr="00121930" w:rsidDel="009E59C4" w:rsidRDefault="00DF1214">
      <w:pPr>
        <w:pStyle w:val="ListParagraph"/>
        <w:numPr>
          <w:ilvl w:val="0"/>
          <w:numId w:val="13"/>
        </w:numPr>
        <w:rPr>
          <w:ins w:id="3605" w:author="Sebastian Gonzalez" w:date="2022-05-18T12:05:00Z"/>
          <w:del w:id="3606" w:author="Alain Komin" w:date="2022-08-29T15:43:00Z"/>
          <w:rFonts w:cs="Arial"/>
          <w:sz w:val="21"/>
          <w:szCs w:val="21"/>
          <w:shd w:val="clear" w:color="auto" w:fill="FFFFFF"/>
          <w:rPrChange w:id="3607" w:author="Alain Komin" w:date="2022-10-26T10:56:00Z">
            <w:rPr>
              <w:ins w:id="3608" w:author="Sebastian Gonzalez" w:date="2022-05-18T12:05:00Z"/>
              <w:del w:id="3609" w:author="Alain Komin" w:date="2022-08-29T15:43:00Z"/>
              <w:shd w:val="clear" w:color="auto" w:fill="FFFFFF"/>
            </w:rPr>
          </w:rPrChange>
        </w:rPr>
        <w:pPrChange w:id="3610" w:author="Sebastian Gonzalez" w:date="2022-05-18T12:07:00Z">
          <w:pPr/>
        </w:pPrChange>
      </w:pPr>
      <w:ins w:id="3611" w:author="Sebastian Gonzalez" w:date="2022-05-18T12:28:00Z">
        <w:del w:id="3612" w:author="Alain Komin" w:date="2022-08-29T15:43:00Z">
          <w:r w:rsidRPr="00121930" w:rsidDel="009E59C4">
            <w:rPr>
              <w:rFonts w:cs="Arial"/>
              <w:sz w:val="21"/>
              <w:szCs w:val="21"/>
              <w:shd w:val="clear" w:color="auto" w:fill="FFFFFF"/>
              <w:rPrChange w:id="3613" w:author="Alain Komin" w:date="2022-10-26T10:56:00Z">
                <w:rPr>
                  <w:rFonts w:cs="Arial"/>
                  <w:i/>
                  <w:iCs/>
                  <w:sz w:val="21"/>
                  <w:szCs w:val="21"/>
                  <w:shd w:val="clear" w:color="auto" w:fill="FFFFFF"/>
                </w:rPr>
              </w:rPrChange>
            </w:rPr>
            <w:delText>Etc.</w:delText>
          </w:r>
        </w:del>
      </w:ins>
    </w:p>
    <w:p w14:paraId="0212186D" w14:textId="5ADD30AE" w:rsidR="009D54F5" w:rsidRPr="00121930" w:rsidDel="009E59C4" w:rsidRDefault="00582DF6">
      <w:pPr>
        <w:rPr>
          <w:ins w:id="3614" w:author="Villaverde, Alfredo" w:date="2022-03-10T13:15:00Z"/>
          <w:del w:id="3615" w:author="Alain Komin" w:date="2022-08-29T15:43:00Z"/>
          <w:sz w:val="21"/>
          <w:szCs w:val="21"/>
          <w:shd w:val="clear" w:color="auto" w:fill="FFFFFF"/>
          <w:rPrChange w:id="3616" w:author="Alain Komin" w:date="2022-10-26T10:56:00Z">
            <w:rPr>
              <w:ins w:id="3617" w:author="Villaverde, Alfredo" w:date="2022-03-10T13:15:00Z"/>
              <w:del w:id="3618" w:author="Alain Komin" w:date="2022-08-29T15:43:00Z"/>
            </w:rPr>
          </w:rPrChange>
        </w:rPr>
        <w:pPrChange w:id="3619" w:author="Sebastian Gonzalez" w:date="2022-05-18T12:05:00Z">
          <w:pPr>
            <w:pStyle w:val="Heading1"/>
          </w:pPr>
        </w:pPrChange>
      </w:pPr>
      <w:ins w:id="3620" w:author="Sebastian Gonzalez" w:date="2022-05-18T12:05:00Z">
        <w:del w:id="3621" w:author="Alain Komin" w:date="2022-08-29T15:43:00Z">
          <w:r w:rsidRPr="00121930" w:rsidDel="009E59C4">
            <w:rPr>
              <w:rFonts w:cs="Arial"/>
              <w:sz w:val="21"/>
              <w:szCs w:val="21"/>
              <w:shd w:val="clear" w:color="auto" w:fill="FFFFFF"/>
              <w:rPrChange w:id="3622" w:author="Alain Komin" w:date="2022-10-26T10:56:00Z">
                <w:rPr>
                  <w:b/>
                  <w:bCs/>
                  <w:color w:val="0070C0"/>
                </w:rPr>
              </w:rPrChange>
            </w:rPr>
            <w:delText>(DELETE TEXT ABOVE ONCE THIS SECTION IS COMPLETED)</w:delText>
          </w:r>
        </w:del>
      </w:ins>
    </w:p>
    <w:p w14:paraId="27DE4A0D" w14:textId="16DDD64B" w:rsidR="00F44063" w:rsidRPr="00121930" w:rsidDel="00F006BD" w:rsidRDefault="00F44063">
      <w:pPr>
        <w:pStyle w:val="Heading1"/>
        <w:rPr>
          <w:ins w:id="3623" w:author="Villaverde, Alfredo" w:date="2022-03-10T14:32:00Z"/>
          <w:del w:id="3624" w:author="Alain Komin" w:date="2022-08-29T15:47:00Z"/>
          <w:color w:val="auto"/>
          <w:sz w:val="21"/>
          <w:szCs w:val="21"/>
          <w:shd w:val="clear" w:color="auto" w:fill="FFFFFF"/>
          <w:rPrChange w:id="3625" w:author="Alain Komin" w:date="2022-10-26T10:56:00Z">
            <w:rPr>
              <w:ins w:id="3626" w:author="Villaverde, Alfredo" w:date="2022-03-10T14:32:00Z"/>
              <w:del w:id="3627" w:author="Alain Komin" w:date="2022-08-29T15:47:00Z"/>
            </w:rPr>
          </w:rPrChange>
        </w:rPr>
      </w:pPr>
      <w:ins w:id="3628" w:author="Villaverde, Alfredo" w:date="2022-03-10T13:15:00Z">
        <w:del w:id="3629" w:author="Alain Komin" w:date="2022-08-29T15:47:00Z">
          <w:r w:rsidRPr="00121930" w:rsidDel="00F006BD">
            <w:rPr>
              <w:color w:val="auto"/>
              <w:sz w:val="21"/>
              <w:szCs w:val="21"/>
              <w:shd w:val="clear" w:color="auto" w:fill="FFFFFF"/>
              <w:rPrChange w:id="3630" w:author="Alain Komin" w:date="2022-10-26T10:56:00Z">
                <w:rPr/>
              </w:rPrChange>
            </w:rPr>
            <w:delText>Assumptions</w:delText>
          </w:r>
        </w:del>
      </w:ins>
    </w:p>
    <w:p w14:paraId="6CEE249C" w14:textId="5CE893B5" w:rsidR="00DF1214" w:rsidRPr="00121930" w:rsidDel="00F006BD" w:rsidRDefault="00DF1214">
      <w:pPr>
        <w:pStyle w:val="Heading1"/>
        <w:rPr>
          <w:ins w:id="3631" w:author="Sebastian Gonzalez" w:date="2022-05-18T12:28:00Z"/>
          <w:del w:id="3632" w:author="Alain Komin" w:date="2022-08-29T15:47:00Z"/>
          <w:color w:val="auto"/>
          <w:sz w:val="21"/>
          <w:szCs w:val="21"/>
          <w:shd w:val="clear" w:color="auto" w:fill="FFFFFF"/>
          <w:rPrChange w:id="3633" w:author="Alain Komin" w:date="2022-10-26T10:56:00Z">
            <w:rPr>
              <w:ins w:id="3634" w:author="Sebastian Gonzalez" w:date="2022-05-18T12:28:00Z"/>
              <w:del w:id="3635" w:author="Alain Komin" w:date="2022-08-29T15:47:00Z"/>
            </w:rPr>
          </w:rPrChange>
        </w:rPr>
        <w:pPrChange w:id="3636" w:author="Alain Komin" w:date="2022-08-29T15:47:00Z">
          <w:pPr/>
        </w:pPrChange>
      </w:pPr>
    </w:p>
    <w:p w14:paraId="06FF7225" w14:textId="0A2485B0" w:rsidR="00DF1214" w:rsidRPr="00121930" w:rsidDel="00C85F49" w:rsidRDefault="00DF1214" w:rsidP="00DF1214">
      <w:pPr>
        <w:rPr>
          <w:ins w:id="3637" w:author="Sebastian Gonzalez" w:date="2022-05-18T12:35:00Z"/>
          <w:del w:id="3638" w:author="Alain Komin" w:date="2022-09-05T11:22:00Z"/>
          <w:rFonts w:cs="Arial"/>
          <w:sz w:val="21"/>
          <w:szCs w:val="21"/>
          <w:shd w:val="clear" w:color="auto" w:fill="FFFFFF"/>
          <w:rPrChange w:id="3639" w:author="Alain Komin" w:date="2022-10-26T10:56:00Z">
            <w:rPr>
              <w:ins w:id="3640" w:author="Sebastian Gonzalez" w:date="2022-05-18T12:35:00Z"/>
              <w:del w:id="3641" w:author="Alain Komin" w:date="2022-09-05T11:22:00Z"/>
              <w:b/>
              <w:bCs/>
              <w:color w:val="0070C0"/>
              <w:lang w:val="en-US"/>
            </w:rPr>
          </w:rPrChange>
        </w:rPr>
      </w:pPr>
      <w:ins w:id="3642" w:author="Sebastian Gonzalez" w:date="2022-05-18T12:28:00Z">
        <w:del w:id="3643" w:author="Alain Komin" w:date="2022-09-05T11:22:00Z">
          <w:r w:rsidRPr="00121930" w:rsidDel="00C85F49">
            <w:rPr>
              <w:rFonts w:cs="Arial"/>
              <w:sz w:val="21"/>
              <w:szCs w:val="21"/>
              <w:shd w:val="clear" w:color="auto" w:fill="FFFFFF"/>
              <w:rPrChange w:id="3644" w:author="Alain Komin" w:date="2022-10-26T10:56:00Z">
                <w:rPr>
                  <w:b/>
                  <w:bCs/>
                  <w:color w:val="0070C0"/>
                  <w:lang w:val="en-US"/>
                </w:rPr>
              </w:rPrChange>
            </w:rPr>
            <w:delText>GUIDELINE FOR THIS SECTION (DELETE TEXT BELOW ONCE THIS SECTION IS COMPLETED)</w:delText>
          </w:r>
        </w:del>
      </w:ins>
    </w:p>
    <w:p w14:paraId="70485805" w14:textId="4AAC7F5E" w:rsidR="008E78C5" w:rsidRPr="00121930" w:rsidDel="00C85F49" w:rsidRDefault="008E78C5" w:rsidP="00DF1214">
      <w:pPr>
        <w:rPr>
          <w:ins w:id="3645" w:author="Sebastian Gonzalez" w:date="2022-05-18T12:28:00Z"/>
          <w:del w:id="3646" w:author="Alain Komin" w:date="2022-09-05T11:22:00Z"/>
          <w:rFonts w:cs="Arial"/>
          <w:sz w:val="21"/>
          <w:szCs w:val="21"/>
          <w:shd w:val="clear" w:color="auto" w:fill="FFFFFF"/>
          <w:rPrChange w:id="3647" w:author="Alain Komin" w:date="2022-10-26T10:56:00Z">
            <w:rPr>
              <w:ins w:id="3648" w:author="Sebastian Gonzalez" w:date="2022-05-18T12:28:00Z"/>
              <w:del w:id="3649" w:author="Alain Komin" w:date="2022-09-05T11:22:00Z"/>
              <w:b/>
              <w:bCs/>
              <w:color w:val="0070C0"/>
              <w:lang w:val="en-US"/>
            </w:rPr>
          </w:rPrChange>
        </w:rPr>
      </w:pPr>
      <w:ins w:id="3650" w:author="Sebastian Gonzalez" w:date="2022-05-18T12:35:00Z">
        <w:del w:id="3651" w:author="Alain Komin" w:date="2022-09-05T11:22:00Z">
          <w:r w:rsidRPr="00121930" w:rsidDel="00C85F49">
            <w:rPr>
              <w:rFonts w:cs="Arial"/>
              <w:sz w:val="21"/>
              <w:szCs w:val="21"/>
              <w:shd w:val="clear" w:color="auto" w:fill="FFFFFF"/>
              <w:rPrChange w:id="3652" w:author="Alain Komin" w:date="2022-10-26T10:56:00Z">
                <w:rPr>
                  <w:lang w:val="en-US"/>
                </w:rPr>
              </w:rPrChange>
            </w:rPr>
            <w:delText xml:space="preserve">This section should list all the things that can be assumed will/are happening </w:delText>
          </w:r>
          <w:r w:rsidRPr="00121930" w:rsidDel="00C85F49">
            <w:rPr>
              <w:rFonts w:cs="Arial"/>
              <w:sz w:val="21"/>
              <w:szCs w:val="21"/>
              <w:shd w:val="clear" w:color="auto" w:fill="FFFFFF"/>
              <w:rPrChange w:id="3653" w:author="Alain Komin" w:date="2022-10-26T10:56:00Z">
                <w:rPr>
                  <w:u w:val="single"/>
                  <w:lang w:val="en-US"/>
                </w:rPr>
              </w:rPrChange>
            </w:rPr>
            <w:delText>without</w:delText>
          </w:r>
          <w:r w:rsidRPr="00121930" w:rsidDel="00C85F49">
            <w:rPr>
              <w:rFonts w:cs="Arial"/>
              <w:sz w:val="21"/>
              <w:szCs w:val="21"/>
              <w:shd w:val="clear" w:color="auto" w:fill="FFFFFF"/>
              <w:rPrChange w:id="3654" w:author="Alain Komin" w:date="2022-10-26T10:56:00Z">
                <w:rPr>
                  <w:lang w:val="en-US"/>
                </w:rPr>
              </w:rPrChange>
            </w:rPr>
            <w:delText xml:space="preserve"> any customization. It should not contain behaviors that will be only achieved after the customization has been put in place, an assumption is not a desired result.</w:delText>
          </w:r>
        </w:del>
      </w:ins>
    </w:p>
    <w:p w14:paraId="10CA9BE2" w14:textId="250928FC" w:rsidR="00DF1214" w:rsidRPr="00121930" w:rsidDel="00C85F49" w:rsidRDefault="00DF1214" w:rsidP="00DF1214">
      <w:pPr>
        <w:rPr>
          <w:ins w:id="3655" w:author="Sebastian Gonzalez" w:date="2022-05-18T12:31:00Z"/>
          <w:del w:id="3656" w:author="Alain Komin" w:date="2022-09-05T11:22:00Z"/>
          <w:rFonts w:cs="Arial"/>
          <w:sz w:val="21"/>
          <w:szCs w:val="21"/>
          <w:shd w:val="clear" w:color="auto" w:fill="FFFFFF"/>
          <w:rPrChange w:id="3657" w:author="Alain Komin" w:date="2022-10-26T10:56:00Z">
            <w:rPr>
              <w:ins w:id="3658" w:author="Sebastian Gonzalez" w:date="2022-05-18T12:31:00Z"/>
              <w:del w:id="3659" w:author="Alain Komin" w:date="2022-09-05T11:22:00Z"/>
              <w:b/>
              <w:bCs/>
              <w:i/>
              <w:iCs/>
              <w:lang w:val="en-US"/>
            </w:rPr>
          </w:rPrChange>
        </w:rPr>
      </w:pPr>
      <w:ins w:id="3660" w:author="Sebastian Gonzalez" w:date="2022-05-18T12:28:00Z">
        <w:del w:id="3661" w:author="Alain Komin" w:date="2022-09-05T11:22:00Z">
          <w:r w:rsidRPr="00121930" w:rsidDel="00C85F49">
            <w:rPr>
              <w:rFonts w:cs="Arial"/>
              <w:sz w:val="21"/>
              <w:szCs w:val="21"/>
              <w:shd w:val="clear" w:color="auto" w:fill="FFFFFF"/>
              <w:rPrChange w:id="3662" w:author="Alain Komin" w:date="2022-10-26T10:56:00Z">
                <w:rPr>
                  <w:b/>
                  <w:bCs/>
                  <w:i/>
                  <w:iCs/>
                  <w:lang w:val="en-US"/>
                </w:rPr>
              </w:rPrChange>
            </w:rPr>
            <w:delText xml:space="preserve">[This section is optional as final output on the document. The contents of this section will depend on if </w:delText>
          </w:r>
        </w:del>
      </w:ins>
      <w:ins w:id="3663" w:author="Sebastian Gonzalez" w:date="2022-05-18T12:30:00Z">
        <w:del w:id="3664" w:author="Alain Komin" w:date="2022-09-05T11:22:00Z">
          <w:r w:rsidRPr="00121930" w:rsidDel="00C85F49">
            <w:rPr>
              <w:rFonts w:cs="Arial"/>
              <w:sz w:val="21"/>
              <w:szCs w:val="21"/>
              <w:shd w:val="clear" w:color="auto" w:fill="FFFFFF"/>
              <w:rPrChange w:id="3665" w:author="Alain Komin" w:date="2022-10-26T10:56:00Z">
                <w:rPr>
                  <w:b/>
                  <w:bCs/>
                  <w:i/>
                  <w:iCs/>
                  <w:lang w:val="en-US"/>
                </w:rPr>
              </w:rPrChange>
            </w:rPr>
            <w:delText>assumptions</w:delText>
          </w:r>
        </w:del>
      </w:ins>
      <w:ins w:id="3666" w:author="Sebastian Gonzalez" w:date="2022-05-18T12:28:00Z">
        <w:del w:id="3667" w:author="Alain Komin" w:date="2022-09-05T11:22:00Z">
          <w:r w:rsidRPr="00121930" w:rsidDel="00C85F49">
            <w:rPr>
              <w:rFonts w:cs="Arial"/>
              <w:sz w:val="21"/>
              <w:szCs w:val="21"/>
              <w:shd w:val="clear" w:color="auto" w:fill="FFFFFF"/>
              <w:rPrChange w:id="3668" w:author="Alain Komin" w:date="2022-10-26T10:56:00Z">
                <w:rPr>
                  <w:b/>
                  <w:bCs/>
                  <w:i/>
                  <w:iCs/>
                  <w:lang w:val="en-US"/>
                </w:rPr>
              </w:rPrChange>
            </w:rPr>
            <w:delText xml:space="preserve"> exists or not. Although the section is optional it must be part of the analysis process to determine if it is needed or not.]</w:delText>
          </w:r>
        </w:del>
      </w:ins>
    </w:p>
    <w:p w14:paraId="31B072B5" w14:textId="50E4599F" w:rsidR="00DF1214" w:rsidRPr="00121930" w:rsidDel="00C85F49" w:rsidRDefault="00DF1214" w:rsidP="00DF1214">
      <w:pPr>
        <w:rPr>
          <w:ins w:id="3669" w:author="Sebastian Gonzalez" w:date="2022-05-18T12:28:00Z"/>
          <w:del w:id="3670" w:author="Alain Komin" w:date="2022-09-05T11:23:00Z"/>
          <w:rFonts w:cs="Arial"/>
          <w:sz w:val="21"/>
          <w:szCs w:val="21"/>
          <w:shd w:val="clear" w:color="auto" w:fill="FFFFFF"/>
          <w:rPrChange w:id="3671" w:author="Alain Komin" w:date="2022-10-26T10:56:00Z">
            <w:rPr>
              <w:ins w:id="3672" w:author="Sebastian Gonzalez" w:date="2022-05-18T12:28:00Z"/>
              <w:del w:id="3673" w:author="Alain Komin" w:date="2022-09-05T11:23:00Z"/>
              <w:b/>
              <w:bCs/>
              <w:i/>
              <w:iCs/>
              <w:lang w:val="en-US"/>
            </w:rPr>
          </w:rPrChange>
        </w:rPr>
      </w:pPr>
      <w:ins w:id="3674" w:author="Sebastian Gonzalez" w:date="2022-05-18T12:31:00Z">
        <w:del w:id="3675" w:author="Alain Komin" w:date="2022-09-05T11:23:00Z">
          <w:r w:rsidRPr="00121930" w:rsidDel="00C85F49">
            <w:rPr>
              <w:rFonts w:cs="Arial"/>
              <w:sz w:val="21"/>
              <w:szCs w:val="21"/>
              <w:shd w:val="clear" w:color="auto" w:fill="FFFFFF"/>
              <w:rPrChange w:id="3676" w:author="Alain Komin" w:date="2022-10-26T10:56:00Z">
                <w:rPr>
                  <w:b/>
                  <w:bCs/>
                  <w:i/>
                  <w:iCs/>
                  <w:lang w:val="en-US"/>
                </w:rPr>
              </w:rPrChange>
            </w:rPr>
            <w:delText>For example:</w:delText>
          </w:r>
        </w:del>
      </w:ins>
    </w:p>
    <w:p w14:paraId="7DEC9CE8" w14:textId="7EE2935B" w:rsidR="00DF1214" w:rsidRPr="00121930" w:rsidDel="00C85F49" w:rsidRDefault="00DF1214" w:rsidP="00DF1214">
      <w:pPr>
        <w:pStyle w:val="ListParagraph"/>
        <w:numPr>
          <w:ilvl w:val="0"/>
          <w:numId w:val="13"/>
        </w:numPr>
        <w:rPr>
          <w:ins w:id="3677" w:author="Sebastian Gonzalez" w:date="2022-05-18T12:32:00Z"/>
          <w:del w:id="3678" w:author="Alain Komin" w:date="2022-09-05T11:22:00Z"/>
          <w:rFonts w:cs="Arial"/>
          <w:sz w:val="21"/>
          <w:szCs w:val="21"/>
          <w:shd w:val="clear" w:color="auto" w:fill="FFFFFF"/>
          <w:rPrChange w:id="3679" w:author="Alain Komin" w:date="2022-10-26T10:56:00Z">
            <w:rPr>
              <w:ins w:id="3680" w:author="Sebastian Gonzalez" w:date="2022-05-18T12:32:00Z"/>
              <w:del w:id="3681" w:author="Alain Komin" w:date="2022-09-05T11:22:00Z"/>
              <w:rFonts w:cs="Arial"/>
              <w:i/>
              <w:iCs/>
              <w:sz w:val="21"/>
              <w:szCs w:val="21"/>
              <w:shd w:val="clear" w:color="auto" w:fill="FFFFFF"/>
            </w:rPr>
          </w:rPrChange>
        </w:rPr>
      </w:pPr>
      <w:ins w:id="3682" w:author="Sebastian Gonzalez" w:date="2022-05-18T12:31:00Z">
        <w:del w:id="3683" w:author="Alain Komin" w:date="2022-09-05T11:22:00Z">
          <w:r w:rsidRPr="00121930" w:rsidDel="00C85F49">
            <w:rPr>
              <w:rFonts w:cs="Arial"/>
              <w:sz w:val="21"/>
              <w:szCs w:val="21"/>
              <w:shd w:val="clear" w:color="auto" w:fill="FFFFFF"/>
              <w:rPrChange w:id="3684" w:author="Alain Komin" w:date="2022-10-26T10:56:00Z">
                <w:rPr>
                  <w:rFonts w:cs="Arial"/>
                  <w:i/>
                  <w:iCs/>
                  <w:sz w:val="21"/>
                  <w:szCs w:val="21"/>
                  <w:shd w:val="clear" w:color="auto" w:fill="FFFFFF"/>
                </w:rPr>
              </w:rPrChange>
            </w:rPr>
            <w:delText>The contacts information is already in NetSuite, no contacts will be migrated from any legacy system</w:delText>
          </w:r>
        </w:del>
      </w:ins>
      <w:ins w:id="3685" w:author="Sebastian Gonzalez" w:date="2022-05-18T12:28:00Z">
        <w:del w:id="3686" w:author="Alain Komin" w:date="2022-09-05T11:22:00Z">
          <w:r w:rsidRPr="00121930" w:rsidDel="00C85F49">
            <w:rPr>
              <w:rFonts w:cs="Arial"/>
              <w:sz w:val="21"/>
              <w:szCs w:val="21"/>
              <w:shd w:val="clear" w:color="auto" w:fill="FFFFFF"/>
              <w:rPrChange w:id="3687" w:author="Alain Komin" w:date="2022-10-26T10:56:00Z">
                <w:rPr>
                  <w:rFonts w:cs="Arial"/>
                  <w:i/>
                  <w:iCs/>
                  <w:sz w:val="21"/>
                  <w:szCs w:val="21"/>
                  <w:shd w:val="clear" w:color="auto" w:fill="FFFFFF"/>
                </w:rPr>
              </w:rPrChange>
            </w:rPr>
            <w:delText>.</w:delText>
          </w:r>
        </w:del>
      </w:ins>
    </w:p>
    <w:p w14:paraId="4BBEF114" w14:textId="02AF0696" w:rsidR="00DF1214" w:rsidRPr="00121930" w:rsidDel="00C85F49" w:rsidRDefault="008E78C5" w:rsidP="00DF1214">
      <w:pPr>
        <w:pStyle w:val="ListParagraph"/>
        <w:numPr>
          <w:ilvl w:val="0"/>
          <w:numId w:val="13"/>
        </w:numPr>
        <w:rPr>
          <w:ins w:id="3688" w:author="Sebastian Gonzalez" w:date="2022-05-18T12:35:00Z"/>
          <w:del w:id="3689" w:author="Alain Komin" w:date="2022-09-05T11:22:00Z"/>
          <w:rFonts w:cs="Arial"/>
          <w:sz w:val="21"/>
          <w:szCs w:val="21"/>
          <w:shd w:val="clear" w:color="auto" w:fill="FFFFFF"/>
          <w:rPrChange w:id="3690" w:author="Alain Komin" w:date="2022-10-26T10:56:00Z">
            <w:rPr>
              <w:ins w:id="3691" w:author="Sebastian Gonzalez" w:date="2022-05-18T12:35:00Z"/>
              <w:del w:id="3692" w:author="Alain Komin" w:date="2022-09-05T11:22:00Z"/>
              <w:rFonts w:cs="Arial"/>
              <w:i/>
              <w:iCs/>
              <w:sz w:val="21"/>
              <w:szCs w:val="21"/>
              <w:shd w:val="clear" w:color="auto" w:fill="FFFFFF"/>
            </w:rPr>
          </w:rPrChange>
        </w:rPr>
      </w:pPr>
      <w:ins w:id="3693" w:author="Sebastian Gonzalez" w:date="2022-05-18T12:32:00Z">
        <w:del w:id="3694" w:author="Alain Komin" w:date="2022-09-05T11:22:00Z">
          <w:r w:rsidRPr="00121930" w:rsidDel="00C85F49">
            <w:rPr>
              <w:rFonts w:cs="Arial"/>
              <w:sz w:val="21"/>
              <w:szCs w:val="21"/>
              <w:shd w:val="clear" w:color="auto" w:fill="FFFFFF"/>
              <w:rPrChange w:id="3695" w:author="Alain Komin" w:date="2022-10-26T10:56:00Z">
                <w:rPr>
                  <w:rFonts w:cs="Arial"/>
                  <w:i/>
                  <w:iCs/>
                  <w:sz w:val="21"/>
                  <w:szCs w:val="21"/>
                  <w:shd w:val="clear" w:color="auto" w:fill="FFFFFF"/>
                </w:rPr>
              </w:rPrChange>
            </w:rPr>
            <w:delText>The customer will have a manual process to maintain/delete inconsistent records.</w:delText>
          </w:r>
        </w:del>
      </w:ins>
    </w:p>
    <w:p w14:paraId="764B2F96" w14:textId="77777777" w:rsidR="00121930" w:rsidRDefault="008E78C5">
      <w:pPr>
        <w:pStyle w:val="ListParagraph"/>
        <w:numPr>
          <w:ilvl w:val="0"/>
          <w:numId w:val="13"/>
        </w:numPr>
        <w:rPr>
          <w:ins w:id="3696" w:author="Alain Komin" w:date="2022-10-26T10:56:00Z"/>
          <w:rFonts w:cs="Arial"/>
          <w:sz w:val="21"/>
          <w:szCs w:val="21"/>
          <w:shd w:val="clear" w:color="auto" w:fill="FFFFFF"/>
        </w:rPr>
      </w:pPr>
      <w:ins w:id="3697" w:author="Sebastian Gonzalez" w:date="2022-05-18T12:35:00Z">
        <w:del w:id="3698" w:author="Alain Komin" w:date="2022-09-05T11:22:00Z">
          <w:r w:rsidRPr="00121930" w:rsidDel="00C85F49">
            <w:rPr>
              <w:rFonts w:cs="Arial"/>
              <w:sz w:val="21"/>
              <w:szCs w:val="21"/>
              <w:shd w:val="clear" w:color="auto" w:fill="FFFFFF"/>
              <w:rPrChange w:id="3699" w:author="Alain Komin" w:date="2022-10-26T10:56:00Z">
                <w:rPr>
                  <w:rFonts w:cs="Arial"/>
                  <w:i/>
                  <w:iCs/>
                  <w:sz w:val="21"/>
                  <w:szCs w:val="21"/>
                  <w:shd w:val="clear" w:color="auto" w:fill="FFFFFF"/>
                </w:rPr>
              </w:rPrChange>
            </w:rPr>
            <w:delText>Etc.</w:delText>
          </w:r>
        </w:del>
      </w:ins>
      <w:ins w:id="3700" w:author="Alain Komin" w:date="2022-09-05T11:22:00Z">
        <w:r w:rsidR="00C85F49" w:rsidRPr="00121930">
          <w:rPr>
            <w:rFonts w:cs="Arial"/>
            <w:sz w:val="21"/>
            <w:szCs w:val="21"/>
            <w:shd w:val="clear" w:color="auto" w:fill="FFFFFF"/>
            <w:rPrChange w:id="3701" w:author="Alain Komin" w:date="2022-10-26T10:56:00Z">
              <w:rPr>
                <w:rFonts w:cs="Arial"/>
                <w:i/>
                <w:iCs/>
                <w:sz w:val="21"/>
                <w:szCs w:val="21"/>
                <w:shd w:val="clear" w:color="auto" w:fill="FFFFFF"/>
              </w:rPr>
            </w:rPrChange>
          </w:rPr>
          <w:t xml:space="preserve">All </w:t>
        </w:r>
      </w:ins>
      <w:ins w:id="3702" w:author="Alain Komin" w:date="2022-10-26T10:55:00Z">
        <w:r w:rsidR="00121930" w:rsidRPr="00121930">
          <w:rPr>
            <w:rFonts w:cs="Arial"/>
            <w:sz w:val="21"/>
            <w:szCs w:val="21"/>
            <w:shd w:val="clear" w:color="auto" w:fill="FFFFFF"/>
            <w:rPrChange w:id="3703" w:author="Alain Komin" w:date="2022-10-26T10:56:00Z">
              <w:rPr>
                <w:rFonts w:cs="Arial"/>
                <w:color w:val="FF0000"/>
                <w:sz w:val="21"/>
                <w:szCs w:val="21"/>
                <w:shd w:val="clear" w:color="auto" w:fill="FFFFFF"/>
              </w:rPr>
            </w:rPrChange>
          </w:rPr>
          <w:t xml:space="preserve">Sales Reps are Customer Records and </w:t>
        </w:r>
      </w:ins>
      <w:ins w:id="3704" w:author="Alain Komin" w:date="2022-10-18T11:14:00Z">
        <w:r w:rsidR="00A149D7" w:rsidRPr="00121930">
          <w:rPr>
            <w:rFonts w:cs="Arial"/>
            <w:sz w:val="21"/>
            <w:szCs w:val="21"/>
            <w:shd w:val="clear" w:color="auto" w:fill="FFFFFF"/>
            <w:rPrChange w:id="3705" w:author="Alain Komin" w:date="2022-10-26T10:56:00Z">
              <w:rPr>
                <w:rFonts w:cs="Arial"/>
                <w:sz w:val="21"/>
                <w:szCs w:val="21"/>
                <w:shd w:val="clear" w:color="auto" w:fill="FFFFFF"/>
              </w:rPr>
            </w:rPrChange>
          </w:rPr>
          <w:t xml:space="preserve">have access </w:t>
        </w:r>
        <w:r w:rsidR="003E42F9" w:rsidRPr="00121930">
          <w:rPr>
            <w:rFonts w:cs="Arial"/>
            <w:sz w:val="21"/>
            <w:szCs w:val="21"/>
            <w:shd w:val="clear" w:color="auto" w:fill="FFFFFF"/>
            <w:rPrChange w:id="3706" w:author="Alain Komin" w:date="2022-10-26T10:56:00Z">
              <w:rPr>
                <w:rFonts w:cs="Arial"/>
                <w:sz w:val="21"/>
                <w:szCs w:val="21"/>
                <w:shd w:val="clear" w:color="auto" w:fill="FFFFFF"/>
              </w:rPr>
            </w:rPrChange>
          </w:rPr>
          <w:t xml:space="preserve">to the store </w:t>
        </w:r>
      </w:ins>
    </w:p>
    <w:p w14:paraId="2A87369D" w14:textId="27BFDD36" w:rsidR="00C85F49" w:rsidRPr="00121930" w:rsidRDefault="00121930">
      <w:pPr>
        <w:pStyle w:val="ListParagraph"/>
        <w:numPr>
          <w:ilvl w:val="0"/>
          <w:numId w:val="13"/>
        </w:numPr>
        <w:rPr>
          <w:ins w:id="3707" w:author="Alain Komin" w:date="2022-09-27T14:53:00Z"/>
          <w:rFonts w:cs="Arial"/>
          <w:sz w:val="21"/>
          <w:szCs w:val="21"/>
          <w:shd w:val="clear" w:color="auto" w:fill="FFFFFF"/>
          <w:rPrChange w:id="3708" w:author="Alain Komin" w:date="2022-10-26T10:56:00Z">
            <w:rPr>
              <w:ins w:id="3709" w:author="Alain Komin" w:date="2022-09-27T14:53:00Z"/>
              <w:rFonts w:cs="Arial"/>
              <w:sz w:val="21"/>
              <w:szCs w:val="21"/>
              <w:shd w:val="clear" w:color="auto" w:fill="FFFFFF"/>
            </w:rPr>
          </w:rPrChange>
        </w:rPr>
      </w:pPr>
      <w:ins w:id="3710" w:author="Alain Komin" w:date="2022-10-26T10:56:00Z">
        <w:r>
          <w:rPr>
            <w:rFonts w:cs="Arial"/>
            <w:sz w:val="21"/>
            <w:szCs w:val="21"/>
            <w:shd w:val="clear" w:color="auto" w:fill="FFFFFF"/>
          </w:rPr>
          <w:t xml:space="preserve">The </w:t>
        </w:r>
      </w:ins>
      <w:ins w:id="3711" w:author="Alain Komin" w:date="2022-10-18T11:14:00Z">
        <w:r w:rsidR="00A149D7" w:rsidRPr="00121930">
          <w:rPr>
            <w:rFonts w:cs="Arial"/>
            <w:sz w:val="21"/>
            <w:szCs w:val="21"/>
            <w:shd w:val="clear" w:color="auto" w:fill="FFFFFF"/>
            <w:rPrChange w:id="3712" w:author="Alain Komin" w:date="2022-10-26T10:56:00Z">
              <w:rPr>
                <w:rFonts w:cs="Arial"/>
                <w:sz w:val="21"/>
                <w:szCs w:val="21"/>
                <w:shd w:val="clear" w:color="auto" w:fill="FFFFFF"/>
              </w:rPr>
            </w:rPrChange>
          </w:rPr>
          <w:t xml:space="preserve">email and password </w:t>
        </w:r>
      </w:ins>
      <w:ins w:id="3713" w:author="Alain Komin" w:date="2022-10-26T10:56:00Z">
        <w:r>
          <w:rPr>
            <w:rFonts w:cs="Arial"/>
            <w:sz w:val="21"/>
            <w:szCs w:val="21"/>
            <w:shd w:val="clear" w:color="auto" w:fill="FFFFFF"/>
          </w:rPr>
          <w:t xml:space="preserve">for each </w:t>
        </w:r>
        <w:r w:rsidRPr="00460EF4">
          <w:rPr>
            <w:rFonts w:cs="Arial"/>
            <w:sz w:val="21"/>
            <w:szCs w:val="21"/>
            <w:shd w:val="clear" w:color="auto" w:fill="FFFFFF"/>
          </w:rPr>
          <w:t xml:space="preserve">Sales Reps </w:t>
        </w:r>
      </w:ins>
      <w:ins w:id="3714" w:author="Alain Komin" w:date="2022-10-18T11:14:00Z">
        <w:r w:rsidR="003E42F9" w:rsidRPr="00121930">
          <w:rPr>
            <w:rFonts w:cs="Arial"/>
            <w:sz w:val="21"/>
            <w:szCs w:val="21"/>
            <w:shd w:val="clear" w:color="auto" w:fill="FFFFFF"/>
            <w:rPrChange w:id="3715" w:author="Alain Komin" w:date="2022-10-26T10:56:00Z">
              <w:rPr>
                <w:rFonts w:cs="Arial"/>
                <w:sz w:val="21"/>
                <w:szCs w:val="21"/>
                <w:shd w:val="clear" w:color="auto" w:fill="FFFFFF"/>
              </w:rPr>
            </w:rPrChange>
          </w:rPr>
          <w:t xml:space="preserve">was </w:t>
        </w:r>
        <w:r w:rsidR="00A149D7" w:rsidRPr="00121930">
          <w:rPr>
            <w:rFonts w:cs="Arial"/>
            <w:sz w:val="21"/>
            <w:szCs w:val="21"/>
            <w:shd w:val="clear" w:color="auto" w:fill="FFFFFF"/>
            <w:rPrChange w:id="3716" w:author="Alain Komin" w:date="2022-10-26T10:56:00Z">
              <w:rPr>
                <w:rFonts w:cs="Arial"/>
                <w:sz w:val="21"/>
                <w:szCs w:val="21"/>
                <w:shd w:val="clear" w:color="auto" w:fill="FFFFFF"/>
              </w:rPr>
            </w:rPrChange>
          </w:rPr>
          <w:t>set</w:t>
        </w:r>
      </w:ins>
      <w:ins w:id="3717" w:author="Alain Komin" w:date="2022-09-05T11:22:00Z">
        <w:r w:rsidR="00C85F49" w:rsidRPr="00121930">
          <w:rPr>
            <w:rFonts w:cs="Arial"/>
            <w:sz w:val="21"/>
            <w:szCs w:val="21"/>
            <w:shd w:val="clear" w:color="auto" w:fill="FFFFFF"/>
            <w:rPrChange w:id="3718" w:author="Alain Komin" w:date="2022-10-26T10:56:00Z">
              <w:rPr>
                <w:rFonts w:cs="Arial"/>
                <w:i/>
                <w:iCs/>
                <w:sz w:val="21"/>
                <w:szCs w:val="21"/>
                <w:shd w:val="clear" w:color="auto" w:fill="FFFFFF"/>
              </w:rPr>
            </w:rPrChange>
          </w:rPr>
          <w:t xml:space="preserve"> by Intermex</w:t>
        </w:r>
      </w:ins>
      <w:ins w:id="3719" w:author="Alain Komin" w:date="2022-09-28T10:29:00Z">
        <w:r w:rsidR="00816970" w:rsidRPr="00121930">
          <w:rPr>
            <w:rFonts w:cs="Arial"/>
            <w:sz w:val="21"/>
            <w:szCs w:val="21"/>
            <w:shd w:val="clear" w:color="auto" w:fill="FFFFFF"/>
            <w:rPrChange w:id="3720" w:author="Alain Komin" w:date="2022-10-26T10:56:00Z">
              <w:rPr>
                <w:rFonts w:cs="Arial"/>
                <w:sz w:val="21"/>
                <w:szCs w:val="21"/>
                <w:shd w:val="clear" w:color="auto" w:fill="FFFFFF"/>
              </w:rPr>
            </w:rPrChange>
          </w:rPr>
          <w:t xml:space="preserve"> NS administrator</w:t>
        </w:r>
      </w:ins>
    </w:p>
    <w:p w14:paraId="5F6DBF89" w14:textId="7619DFB4" w:rsidR="00A149D7" w:rsidRDefault="00A149D7" w:rsidP="00A149D7">
      <w:pPr>
        <w:pStyle w:val="ListParagraph"/>
        <w:numPr>
          <w:ilvl w:val="0"/>
          <w:numId w:val="13"/>
        </w:numPr>
        <w:rPr>
          <w:ins w:id="3721" w:author="Alain Komin" w:date="2022-10-18T11:14:00Z"/>
          <w:rFonts w:cs="Arial"/>
          <w:sz w:val="21"/>
          <w:szCs w:val="21"/>
          <w:shd w:val="clear" w:color="auto" w:fill="FFFFFF"/>
        </w:rPr>
      </w:pPr>
      <w:ins w:id="3722" w:author="Alain Komin" w:date="2022-10-18T11:14:00Z">
        <w:r w:rsidRPr="006577CE">
          <w:rPr>
            <w:rFonts w:cs="Arial"/>
            <w:sz w:val="21"/>
            <w:szCs w:val="21"/>
            <w:shd w:val="clear" w:color="auto" w:fill="FFFFFF"/>
          </w:rPr>
          <w:t xml:space="preserve">All necessary </w:t>
        </w:r>
        <w:r>
          <w:rPr>
            <w:rFonts w:cs="Arial"/>
            <w:sz w:val="21"/>
            <w:szCs w:val="21"/>
            <w:shd w:val="clear" w:color="auto" w:fill="FFFFFF"/>
          </w:rPr>
          <w:t>Items</w:t>
        </w:r>
        <w:r w:rsidRPr="006577CE">
          <w:rPr>
            <w:rFonts w:cs="Arial"/>
            <w:sz w:val="21"/>
            <w:szCs w:val="21"/>
            <w:shd w:val="clear" w:color="auto" w:fill="FFFFFF"/>
          </w:rPr>
          <w:t xml:space="preserve"> </w:t>
        </w:r>
      </w:ins>
      <w:ins w:id="3723" w:author="Alain Komin" w:date="2022-10-18T11:15:00Z">
        <w:r w:rsidR="003E42F9">
          <w:rPr>
            <w:rFonts w:cs="Arial"/>
            <w:sz w:val="21"/>
            <w:szCs w:val="21"/>
            <w:shd w:val="clear" w:color="auto" w:fill="FFFFFF"/>
          </w:rPr>
          <w:t>were</w:t>
        </w:r>
      </w:ins>
      <w:ins w:id="3724" w:author="Alain Komin" w:date="2022-10-18T11:14:00Z">
        <w:r w:rsidRPr="006577CE">
          <w:rPr>
            <w:rFonts w:cs="Arial"/>
            <w:sz w:val="21"/>
            <w:szCs w:val="21"/>
            <w:shd w:val="clear" w:color="auto" w:fill="FFFFFF"/>
          </w:rPr>
          <w:t xml:space="preserve"> created by Intermex</w:t>
        </w:r>
        <w:r>
          <w:rPr>
            <w:rFonts w:cs="Arial"/>
            <w:sz w:val="21"/>
            <w:szCs w:val="21"/>
            <w:shd w:val="clear" w:color="auto" w:fill="FFFFFF"/>
          </w:rPr>
          <w:t xml:space="preserve"> NS administrator</w:t>
        </w:r>
      </w:ins>
    </w:p>
    <w:p w14:paraId="52D7C8AB" w14:textId="23E0498F" w:rsidR="00FF521D" w:rsidRDefault="00FF521D" w:rsidP="00FF521D">
      <w:pPr>
        <w:pStyle w:val="ListParagraph"/>
        <w:numPr>
          <w:ilvl w:val="0"/>
          <w:numId w:val="13"/>
        </w:numPr>
        <w:rPr>
          <w:ins w:id="3725" w:author="Alain Komin" w:date="2022-09-27T14:53:00Z"/>
          <w:rFonts w:cs="Arial"/>
          <w:sz w:val="21"/>
          <w:szCs w:val="21"/>
          <w:shd w:val="clear" w:color="auto" w:fill="FFFFFF"/>
        </w:rPr>
      </w:pPr>
      <w:ins w:id="3726" w:author="Alain Komin" w:date="2022-09-27T14:53:00Z">
        <w:r w:rsidRPr="00FF4282">
          <w:rPr>
            <w:rFonts w:cs="Arial"/>
            <w:sz w:val="21"/>
            <w:szCs w:val="21"/>
            <w:shd w:val="clear" w:color="auto" w:fill="FFFFFF"/>
          </w:rPr>
          <w:t xml:space="preserve">All necessary </w:t>
        </w:r>
        <w:r>
          <w:rPr>
            <w:rFonts w:cs="Arial"/>
            <w:sz w:val="21"/>
            <w:szCs w:val="21"/>
            <w:shd w:val="clear" w:color="auto" w:fill="FFFFFF"/>
          </w:rPr>
          <w:t>Items</w:t>
        </w:r>
        <w:r w:rsidRPr="00FF4282">
          <w:rPr>
            <w:rFonts w:cs="Arial"/>
            <w:sz w:val="21"/>
            <w:szCs w:val="21"/>
            <w:shd w:val="clear" w:color="auto" w:fill="FFFFFF"/>
          </w:rPr>
          <w:t xml:space="preserve"> </w:t>
        </w:r>
      </w:ins>
      <w:ins w:id="3727" w:author="Alain Komin" w:date="2022-10-18T11:15:00Z">
        <w:r w:rsidR="003E42F9">
          <w:rPr>
            <w:rFonts w:cs="Arial"/>
            <w:sz w:val="21"/>
            <w:szCs w:val="21"/>
            <w:shd w:val="clear" w:color="auto" w:fill="FFFFFF"/>
          </w:rPr>
          <w:t>were</w:t>
        </w:r>
      </w:ins>
      <w:ins w:id="3728" w:author="Alain Komin" w:date="2022-09-27T14:53:00Z">
        <w:r w:rsidRPr="00FF4282">
          <w:rPr>
            <w:rFonts w:cs="Arial"/>
            <w:sz w:val="21"/>
            <w:szCs w:val="21"/>
            <w:shd w:val="clear" w:color="auto" w:fill="FFFFFF"/>
          </w:rPr>
          <w:t xml:space="preserve"> </w:t>
        </w:r>
        <w:r>
          <w:rPr>
            <w:rFonts w:cs="Arial"/>
            <w:sz w:val="21"/>
            <w:szCs w:val="21"/>
            <w:shd w:val="clear" w:color="auto" w:fill="FFFFFF"/>
          </w:rPr>
          <w:t>set as Marketing or Equipment</w:t>
        </w:r>
        <w:r w:rsidRPr="00FF4282">
          <w:rPr>
            <w:rFonts w:cs="Arial"/>
            <w:sz w:val="21"/>
            <w:szCs w:val="21"/>
            <w:shd w:val="clear" w:color="auto" w:fill="FFFFFF"/>
          </w:rPr>
          <w:t xml:space="preserve"> by Intermex</w:t>
        </w:r>
      </w:ins>
      <w:ins w:id="3729" w:author="Alain Komin" w:date="2022-09-28T10:29:00Z">
        <w:r w:rsidR="00816970">
          <w:rPr>
            <w:rFonts w:cs="Arial"/>
            <w:sz w:val="21"/>
            <w:szCs w:val="21"/>
            <w:shd w:val="clear" w:color="auto" w:fill="FFFFFF"/>
          </w:rPr>
          <w:t xml:space="preserve"> NS administrator</w:t>
        </w:r>
      </w:ins>
    </w:p>
    <w:p w14:paraId="3D12581B" w14:textId="3FFCEE8B" w:rsidR="00B4463E" w:rsidRPr="00FF4282" w:rsidRDefault="00B4463E" w:rsidP="00B4463E">
      <w:pPr>
        <w:pStyle w:val="ListParagraph"/>
        <w:numPr>
          <w:ilvl w:val="0"/>
          <w:numId w:val="13"/>
        </w:numPr>
        <w:rPr>
          <w:ins w:id="3730" w:author="Alain Komin" w:date="2022-09-27T11:18:00Z"/>
          <w:rFonts w:cs="Arial"/>
          <w:sz w:val="21"/>
          <w:szCs w:val="21"/>
          <w:shd w:val="clear" w:color="auto" w:fill="FFFFFF"/>
        </w:rPr>
      </w:pPr>
      <w:ins w:id="3731" w:author="Alain Komin" w:date="2022-09-27T11:18:00Z">
        <w:r w:rsidRPr="00FF4282">
          <w:rPr>
            <w:rFonts w:cs="Arial"/>
            <w:sz w:val="21"/>
            <w:szCs w:val="21"/>
            <w:shd w:val="clear" w:color="auto" w:fill="FFFFFF"/>
          </w:rPr>
          <w:t xml:space="preserve">All necessary </w:t>
        </w:r>
        <w:r>
          <w:rPr>
            <w:rFonts w:cs="Arial"/>
            <w:sz w:val="21"/>
            <w:szCs w:val="21"/>
            <w:shd w:val="clear" w:color="auto" w:fill="FFFFFF"/>
          </w:rPr>
          <w:t>Categories</w:t>
        </w:r>
        <w:r w:rsidRPr="00FF4282">
          <w:rPr>
            <w:rFonts w:cs="Arial"/>
            <w:sz w:val="21"/>
            <w:szCs w:val="21"/>
            <w:shd w:val="clear" w:color="auto" w:fill="FFFFFF"/>
          </w:rPr>
          <w:t xml:space="preserve"> </w:t>
        </w:r>
      </w:ins>
      <w:ins w:id="3732" w:author="Alain Komin" w:date="2022-10-18T11:15:00Z">
        <w:r w:rsidR="003E42F9">
          <w:rPr>
            <w:rFonts w:cs="Arial"/>
            <w:sz w:val="21"/>
            <w:szCs w:val="21"/>
            <w:shd w:val="clear" w:color="auto" w:fill="FFFFFF"/>
          </w:rPr>
          <w:t>were</w:t>
        </w:r>
      </w:ins>
      <w:ins w:id="3733" w:author="Alain Komin" w:date="2022-09-27T11:18:00Z">
        <w:r w:rsidRPr="00FF4282">
          <w:rPr>
            <w:rFonts w:cs="Arial"/>
            <w:sz w:val="21"/>
            <w:szCs w:val="21"/>
            <w:shd w:val="clear" w:color="auto" w:fill="FFFFFF"/>
          </w:rPr>
          <w:t xml:space="preserve"> created by Intermex</w:t>
        </w:r>
      </w:ins>
      <w:ins w:id="3734" w:author="Alain Komin" w:date="2022-09-28T10:29:00Z">
        <w:r w:rsidR="00816970">
          <w:rPr>
            <w:rFonts w:cs="Arial"/>
            <w:sz w:val="21"/>
            <w:szCs w:val="21"/>
            <w:shd w:val="clear" w:color="auto" w:fill="FFFFFF"/>
          </w:rPr>
          <w:t xml:space="preserve"> NS administrator</w:t>
        </w:r>
      </w:ins>
    </w:p>
    <w:p w14:paraId="299FAD41" w14:textId="03CCAE05" w:rsidR="00C85F49" w:rsidRPr="00C85F49" w:rsidRDefault="00C85F49" w:rsidP="00C85F49">
      <w:pPr>
        <w:pStyle w:val="ListParagraph"/>
        <w:numPr>
          <w:ilvl w:val="0"/>
          <w:numId w:val="13"/>
        </w:numPr>
        <w:rPr>
          <w:ins w:id="3735" w:author="Alain Komin" w:date="2022-09-05T11:22:00Z"/>
          <w:rFonts w:cs="Arial"/>
          <w:sz w:val="21"/>
          <w:szCs w:val="21"/>
          <w:shd w:val="clear" w:color="auto" w:fill="FFFFFF"/>
          <w:rPrChange w:id="3736" w:author="Alain Komin" w:date="2022-09-05T11:23:00Z">
            <w:rPr>
              <w:ins w:id="3737" w:author="Alain Komin" w:date="2022-09-05T11:22:00Z"/>
              <w:rFonts w:cs="Arial"/>
              <w:i/>
              <w:iCs/>
              <w:sz w:val="21"/>
              <w:szCs w:val="21"/>
              <w:shd w:val="clear" w:color="auto" w:fill="FFFFFF"/>
            </w:rPr>
          </w:rPrChange>
        </w:rPr>
      </w:pPr>
      <w:ins w:id="3738" w:author="Alain Komin" w:date="2022-09-05T11:22:00Z">
        <w:r w:rsidRPr="00C85F49">
          <w:rPr>
            <w:rFonts w:cs="Arial"/>
            <w:sz w:val="21"/>
            <w:szCs w:val="21"/>
            <w:shd w:val="clear" w:color="auto" w:fill="FFFFFF"/>
            <w:rPrChange w:id="3739" w:author="Alain Komin" w:date="2022-09-05T11:23:00Z">
              <w:rPr>
                <w:rFonts w:cs="Arial"/>
                <w:i/>
                <w:iCs/>
                <w:sz w:val="21"/>
                <w:szCs w:val="21"/>
                <w:shd w:val="clear" w:color="auto" w:fill="FFFFFF"/>
              </w:rPr>
            </w:rPrChange>
          </w:rPr>
          <w:t xml:space="preserve">All necessary Transaction Body Fields </w:t>
        </w:r>
      </w:ins>
      <w:ins w:id="3740" w:author="Alain Komin" w:date="2022-10-18T11:15:00Z">
        <w:r w:rsidR="003E42F9">
          <w:rPr>
            <w:rFonts w:cs="Arial"/>
            <w:sz w:val="21"/>
            <w:szCs w:val="21"/>
            <w:shd w:val="clear" w:color="auto" w:fill="FFFFFF"/>
          </w:rPr>
          <w:t>were</w:t>
        </w:r>
        <w:r w:rsidR="003E42F9" w:rsidRPr="006577CE">
          <w:rPr>
            <w:rFonts w:cs="Arial"/>
            <w:sz w:val="21"/>
            <w:szCs w:val="21"/>
            <w:shd w:val="clear" w:color="auto" w:fill="FFFFFF"/>
          </w:rPr>
          <w:t xml:space="preserve"> </w:t>
        </w:r>
      </w:ins>
      <w:ins w:id="3741" w:author="Alain Komin" w:date="2022-09-05T11:22:00Z">
        <w:r w:rsidRPr="00C85F49">
          <w:rPr>
            <w:rFonts w:cs="Arial"/>
            <w:sz w:val="21"/>
            <w:szCs w:val="21"/>
            <w:shd w:val="clear" w:color="auto" w:fill="FFFFFF"/>
            <w:rPrChange w:id="3742" w:author="Alain Komin" w:date="2022-09-05T11:23:00Z">
              <w:rPr>
                <w:rFonts w:cs="Arial"/>
                <w:i/>
                <w:iCs/>
                <w:sz w:val="21"/>
                <w:szCs w:val="21"/>
                <w:shd w:val="clear" w:color="auto" w:fill="FFFFFF"/>
              </w:rPr>
            </w:rPrChange>
          </w:rPr>
          <w:t>created by Intermex</w:t>
        </w:r>
      </w:ins>
      <w:ins w:id="3743" w:author="Alain Komin" w:date="2022-09-28T10:29:00Z">
        <w:r w:rsidR="00816970">
          <w:rPr>
            <w:rFonts w:cs="Arial"/>
            <w:sz w:val="21"/>
            <w:szCs w:val="21"/>
            <w:shd w:val="clear" w:color="auto" w:fill="FFFFFF"/>
          </w:rPr>
          <w:t xml:space="preserve"> NS administrator</w:t>
        </w:r>
      </w:ins>
    </w:p>
    <w:p w14:paraId="062D84B3" w14:textId="562C4B74" w:rsidR="00B4463E" w:rsidRDefault="00B4463E" w:rsidP="00B4463E">
      <w:pPr>
        <w:pStyle w:val="ListParagraph"/>
        <w:numPr>
          <w:ilvl w:val="0"/>
          <w:numId w:val="13"/>
        </w:numPr>
        <w:rPr>
          <w:ins w:id="3744" w:author="Alain Komin" w:date="2022-09-27T14:54:00Z"/>
          <w:rFonts w:cs="Arial"/>
          <w:sz w:val="21"/>
          <w:szCs w:val="21"/>
          <w:shd w:val="clear" w:color="auto" w:fill="FFFFFF"/>
        </w:rPr>
      </w:pPr>
      <w:ins w:id="3745" w:author="Alain Komin" w:date="2022-09-27T11:17:00Z">
        <w:r w:rsidRPr="00FF4282">
          <w:rPr>
            <w:rFonts w:cs="Arial"/>
            <w:sz w:val="21"/>
            <w:szCs w:val="21"/>
            <w:shd w:val="clear" w:color="auto" w:fill="FFFFFF"/>
          </w:rPr>
          <w:t xml:space="preserve">All necessary Lists </w:t>
        </w:r>
      </w:ins>
      <w:ins w:id="3746" w:author="Alain Komin" w:date="2022-10-18T11:15:00Z">
        <w:r w:rsidR="003E42F9">
          <w:rPr>
            <w:rFonts w:cs="Arial"/>
            <w:sz w:val="21"/>
            <w:szCs w:val="21"/>
            <w:shd w:val="clear" w:color="auto" w:fill="FFFFFF"/>
          </w:rPr>
          <w:t>were</w:t>
        </w:r>
        <w:r w:rsidR="003E42F9" w:rsidRPr="006577CE">
          <w:rPr>
            <w:rFonts w:cs="Arial"/>
            <w:sz w:val="21"/>
            <w:szCs w:val="21"/>
            <w:shd w:val="clear" w:color="auto" w:fill="FFFFFF"/>
          </w:rPr>
          <w:t xml:space="preserve"> </w:t>
        </w:r>
      </w:ins>
      <w:ins w:id="3747" w:author="Alain Komin" w:date="2022-09-27T11:17:00Z">
        <w:r w:rsidRPr="00FF4282">
          <w:rPr>
            <w:rFonts w:cs="Arial"/>
            <w:sz w:val="21"/>
            <w:szCs w:val="21"/>
            <w:shd w:val="clear" w:color="auto" w:fill="FFFFFF"/>
          </w:rPr>
          <w:t>created by Intermex</w:t>
        </w:r>
      </w:ins>
      <w:ins w:id="3748" w:author="Alain Komin" w:date="2022-09-28T10:29:00Z">
        <w:r w:rsidR="00816970">
          <w:rPr>
            <w:rFonts w:cs="Arial"/>
            <w:sz w:val="21"/>
            <w:szCs w:val="21"/>
            <w:shd w:val="clear" w:color="auto" w:fill="FFFFFF"/>
          </w:rPr>
          <w:t xml:space="preserve"> NS administrator</w:t>
        </w:r>
      </w:ins>
    </w:p>
    <w:p w14:paraId="04B6AD5F" w14:textId="462F1D29" w:rsidR="00FF521D" w:rsidRPr="00FF4282" w:rsidRDefault="00FF521D" w:rsidP="00FF521D">
      <w:pPr>
        <w:pStyle w:val="ListParagraph"/>
        <w:numPr>
          <w:ilvl w:val="0"/>
          <w:numId w:val="13"/>
        </w:numPr>
        <w:rPr>
          <w:ins w:id="3749" w:author="Alain Komin" w:date="2022-09-27T14:54:00Z"/>
          <w:rFonts w:cs="Arial"/>
          <w:sz w:val="21"/>
          <w:szCs w:val="21"/>
          <w:shd w:val="clear" w:color="auto" w:fill="FFFFFF"/>
        </w:rPr>
      </w:pPr>
      <w:ins w:id="3750" w:author="Alain Komin" w:date="2022-09-27T14:54:00Z">
        <w:r w:rsidRPr="00FF4282">
          <w:rPr>
            <w:rFonts w:cs="Arial"/>
            <w:sz w:val="21"/>
            <w:szCs w:val="21"/>
            <w:shd w:val="clear" w:color="auto" w:fill="FFFFFF"/>
          </w:rPr>
          <w:t xml:space="preserve">All necessary </w:t>
        </w:r>
        <w:r>
          <w:rPr>
            <w:rFonts w:cs="Arial"/>
            <w:sz w:val="21"/>
            <w:szCs w:val="21"/>
            <w:shd w:val="clear" w:color="auto" w:fill="FFFFFF"/>
          </w:rPr>
          <w:t>item options</w:t>
        </w:r>
        <w:r w:rsidRPr="00FF4282">
          <w:rPr>
            <w:rFonts w:cs="Arial"/>
            <w:sz w:val="21"/>
            <w:szCs w:val="21"/>
            <w:shd w:val="clear" w:color="auto" w:fill="FFFFFF"/>
          </w:rPr>
          <w:t xml:space="preserve"> </w:t>
        </w:r>
      </w:ins>
      <w:ins w:id="3751" w:author="Alain Komin" w:date="2022-10-18T11:15:00Z">
        <w:r w:rsidR="003E42F9">
          <w:rPr>
            <w:rFonts w:cs="Arial"/>
            <w:sz w:val="21"/>
            <w:szCs w:val="21"/>
            <w:shd w:val="clear" w:color="auto" w:fill="FFFFFF"/>
          </w:rPr>
          <w:t>were</w:t>
        </w:r>
        <w:r w:rsidR="003E42F9" w:rsidRPr="006577CE">
          <w:rPr>
            <w:rFonts w:cs="Arial"/>
            <w:sz w:val="21"/>
            <w:szCs w:val="21"/>
            <w:shd w:val="clear" w:color="auto" w:fill="FFFFFF"/>
          </w:rPr>
          <w:t xml:space="preserve"> </w:t>
        </w:r>
      </w:ins>
      <w:ins w:id="3752" w:author="Alain Komin" w:date="2022-09-27T14:54:00Z">
        <w:r w:rsidRPr="00FF4282">
          <w:rPr>
            <w:rFonts w:cs="Arial"/>
            <w:sz w:val="21"/>
            <w:szCs w:val="21"/>
            <w:shd w:val="clear" w:color="auto" w:fill="FFFFFF"/>
          </w:rPr>
          <w:t>created</w:t>
        </w:r>
        <w:r>
          <w:rPr>
            <w:rFonts w:cs="Arial"/>
            <w:sz w:val="21"/>
            <w:szCs w:val="21"/>
            <w:shd w:val="clear" w:color="auto" w:fill="FFFFFF"/>
          </w:rPr>
          <w:t xml:space="preserve"> and added to items </w:t>
        </w:r>
        <w:r w:rsidRPr="00FF4282">
          <w:rPr>
            <w:rFonts w:cs="Arial"/>
            <w:sz w:val="21"/>
            <w:szCs w:val="21"/>
            <w:shd w:val="clear" w:color="auto" w:fill="FFFFFF"/>
          </w:rPr>
          <w:t>by Intermex</w:t>
        </w:r>
      </w:ins>
      <w:ins w:id="3753" w:author="Alain Komin" w:date="2022-09-28T10:29:00Z">
        <w:r w:rsidR="00816970">
          <w:rPr>
            <w:rFonts w:cs="Arial"/>
            <w:sz w:val="21"/>
            <w:szCs w:val="21"/>
            <w:shd w:val="clear" w:color="auto" w:fill="FFFFFF"/>
          </w:rPr>
          <w:t xml:space="preserve"> NS administrator</w:t>
        </w:r>
      </w:ins>
    </w:p>
    <w:p w14:paraId="527D7DCC" w14:textId="5CA5593F" w:rsidR="00816970" w:rsidRPr="00816970" w:rsidRDefault="00816970">
      <w:pPr>
        <w:pStyle w:val="ListParagraph"/>
        <w:numPr>
          <w:ilvl w:val="0"/>
          <w:numId w:val="13"/>
        </w:numPr>
        <w:rPr>
          <w:ins w:id="3754" w:author="Alain Komin" w:date="2022-09-28T10:31:00Z"/>
          <w:rFonts w:cs="Arial"/>
          <w:i/>
          <w:iCs/>
          <w:sz w:val="21"/>
          <w:szCs w:val="21"/>
          <w:shd w:val="clear" w:color="auto" w:fill="FFFFFF"/>
          <w:rPrChange w:id="3755" w:author="Alain Komin" w:date="2022-09-28T10:31:00Z">
            <w:rPr>
              <w:ins w:id="3756" w:author="Alain Komin" w:date="2022-09-28T10:31:00Z"/>
              <w:rFonts w:cs="Arial"/>
              <w:sz w:val="21"/>
              <w:szCs w:val="21"/>
              <w:shd w:val="clear" w:color="auto" w:fill="FFFFFF"/>
            </w:rPr>
          </w:rPrChange>
        </w:rPr>
      </w:pPr>
      <w:ins w:id="3757" w:author="Alain Komin" w:date="2022-09-28T10:30:00Z">
        <w:r>
          <w:rPr>
            <w:rFonts w:cs="Arial"/>
            <w:sz w:val="21"/>
            <w:szCs w:val="21"/>
            <w:shd w:val="clear" w:color="auto" w:fill="FFFFFF"/>
          </w:rPr>
          <w:t xml:space="preserve">All necessary fields </w:t>
        </w:r>
      </w:ins>
      <w:ins w:id="3758" w:author="Alain Komin" w:date="2022-09-28T10:31:00Z">
        <w:r>
          <w:rPr>
            <w:rFonts w:cs="Arial"/>
            <w:sz w:val="21"/>
            <w:szCs w:val="21"/>
            <w:shd w:val="clear" w:color="auto" w:fill="FFFFFF"/>
          </w:rPr>
          <w:t xml:space="preserve">to be displayed at checkout </w:t>
        </w:r>
      </w:ins>
      <w:ins w:id="3759" w:author="Alain Komin" w:date="2022-10-18T11:16:00Z">
        <w:r w:rsidR="003E42F9">
          <w:rPr>
            <w:rFonts w:cs="Arial"/>
            <w:sz w:val="21"/>
            <w:szCs w:val="21"/>
            <w:shd w:val="clear" w:color="auto" w:fill="FFFFFF"/>
          </w:rPr>
          <w:t>were</w:t>
        </w:r>
        <w:r w:rsidR="003E42F9" w:rsidRPr="006577CE">
          <w:rPr>
            <w:rFonts w:cs="Arial"/>
            <w:sz w:val="21"/>
            <w:szCs w:val="21"/>
            <w:shd w:val="clear" w:color="auto" w:fill="FFFFFF"/>
          </w:rPr>
          <w:t xml:space="preserve"> </w:t>
        </w:r>
      </w:ins>
      <w:ins w:id="3760" w:author="Alain Komin" w:date="2022-09-28T10:30:00Z">
        <w:r>
          <w:rPr>
            <w:rFonts w:cs="Arial"/>
            <w:sz w:val="21"/>
            <w:szCs w:val="21"/>
            <w:shd w:val="clear" w:color="auto" w:fill="FFFFFF"/>
          </w:rPr>
          <w:t xml:space="preserve">added to the new page of the configuration </w:t>
        </w:r>
      </w:ins>
      <w:ins w:id="3761" w:author="Alain Komin" w:date="2022-09-28T10:31:00Z">
        <w:r>
          <w:rPr>
            <w:rFonts w:cs="Arial"/>
            <w:sz w:val="21"/>
            <w:szCs w:val="21"/>
            <w:shd w:val="clear" w:color="auto" w:fill="FFFFFF"/>
          </w:rPr>
          <w:t xml:space="preserve">record by </w:t>
        </w:r>
        <w:r w:rsidRPr="00F44C18">
          <w:rPr>
            <w:rFonts w:cs="Arial"/>
            <w:sz w:val="21"/>
            <w:szCs w:val="21"/>
            <w:shd w:val="clear" w:color="auto" w:fill="FFFFFF"/>
          </w:rPr>
          <w:t>Intermex</w:t>
        </w:r>
        <w:r>
          <w:rPr>
            <w:rFonts w:cs="Arial"/>
            <w:sz w:val="21"/>
            <w:szCs w:val="21"/>
            <w:shd w:val="clear" w:color="auto" w:fill="FFFFFF"/>
          </w:rPr>
          <w:t xml:space="preserve"> NS administrator</w:t>
        </w:r>
      </w:ins>
    </w:p>
    <w:p w14:paraId="2E862BDC" w14:textId="72550C90" w:rsidR="00816970" w:rsidRPr="00C85F49" w:rsidRDefault="00816970">
      <w:pPr>
        <w:pStyle w:val="ListParagraph"/>
        <w:numPr>
          <w:ilvl w:val="0"/>
          <w:numId w:val="13"/>
        </w:numPr>
        <w:rPr>
          <w:ins w:id="3762" w:author="Alain Komin" w:date="2022-09-05T11:24:00Z"/>
          <w:rFonts w:cs="Arial"/>
          <w:i/>
          <w:iCs/>
          <w:sz w:val="21"/>
          <w:szCs w:val="21"/>
          <w:shd w:val="clear" w:color="auto" w:fill="FFFFFF"/>
          <w:rPrChange w:id="3763" w:author="Alain Komin" w:date="2022-09-05T11:24:00Z">
            <w:rPr>
              <w:ins w:id="3764" w:author="Alain Komin" w:date="2022-09-05T11:24:00Z"/>
              <w:rFonts w:cs="Arial"/>
              <w:sz w:val="21"/>
              <w:szCs w:val="21"/>
              <w:shd w:val="clear" w:color="auto" w:fill="FFFFFF"/>
            </w:rPr>
          </w:rPrChange>
        </w:rPr>
      </w:pPr>
      <w:ins w:id="3765" w:author="Alain Komin" w:date="2022-09-28T10:31:00Z">
        <w:r>
          <w:rPr>
            <w:rFonts w:cs="Arial"/>
            <w:sz w:val="21"/>
            <w:szCs w:val="21"/>
            <w:shd w:val="clear" w:color="auto" w:fill="FFFFFF"/>
          </w:rPr>
          <w:t>The items will be added to the Cart from the native shopping pages and not fr</w:t>
        </w:r>
      </w:ins>
      <w:ins w:id="3766" w:author="Alain Komin" w:date="2022-09-28T10:32:00Z">
        <w:r>
          <w:rPr>
            <w:rFonts w:cs="Arial"/>
            <w:sz w:val="21"/>
            <w:szCs w:val="21"/>
            <w:shd w:val="clear" w:color="auto" w:fill="FFFFFF"/>
          </w:rPr>
          <w:t>o</w:t>
        </w:r>
      </w:ins>
      <w:ins w:id="3767" w:author="Alain Komin" w:date="2022-09-28T10:31:00Z">
        <w:r>
          <w:rPr>
            <w:rFonts w:cs="Arial"/>
            <w:sz w:val="21"/>
            <w:szCs w:val="21"/>
            <w:shd w:val="clear" w:color="auto" w:fill="FFFFFF"/>
          </w:rPr>
          <w:t>m the chec</w:t>
        </w:r>
      </w:ins>
      <w:ins w:id="3768" w:author="Alain Komin" w:date="2022-09-28T10:32:00Z">
        <w:r>
          <w:rPr>
            <w:rFonts w:cs="Arial"/>
            <w:sz w:val="21"/>
            <w:szCs w:val="21"/>
            <w:shd w:val="clear" w:color="auto" w:fill="FFFFFF"/>
          </w:rPr>
          <w:t>kout page</w:t>
        </w:r>
      </w:ins>
      <w:ins w:id="3769" w:author="Alain Komin" w:date="2022-10-18T11:16:00Z">
        <w:r w:rsidR="003E42F9">
          <w:rPr>
            <w:rFonts w:cs="Arial"/>
            <w:sz w:val="21"/>
            <w:szCs w:val="21"/>
            <w:shd w:val="clear" w:color="auto" w:fill="FFFFFF"/>
          </w:rPr>
          <w:t xml:space="preserve"> as on </w:t>
        </w:r>
      </w:ins>
      <w:ins w:id="3770" w:author="Alain Komin" w:date="2022-10-26T10:57:00Z">
        <w:r w:rsidR="00121930">
          <w:rPr>
            <w:rFonts w:cs="Arial"/>
            <w:sz w:val="21"/>
            <w:szCs w:val="21"/>
            <w:shd w:val="clear" w:color="auto" w:fill="FFFFFF"/>
          </w:rPr>
          <w:t>SharePoint</w:t>
        </w:r>
      </w:ins>
    </w:p>
    <w:p w14:paraId="6B97C67C" w14:textId="64BD7B59" w:rsidR="00C85F49" w:rsidRPr="00816970" w:rsidRDefault="00816970">
      <w:pPr>
        <w:pStyle w:val="ListParagraph"/>
        <w:numPr>
          <w:ilvl w:val="0"/>
          <w:numId w:val="13"/>
        </w:numPr>
        <w:rPr>
          <w:ins w:id="3771" w:author="Sebastian Gonzalez" w:date="2022-05-18T12:35:00Z"/>
          <w:rFonts w:cs="Arial"/>
          <w:sz w:val="21"/>
          <w:szCs w:val="21"/>
          <w:shd w:val="clear" w:color="auto" w:fill="FFFFFF"/>
          <w:rPrChange w:id="3772" w:author="Alain Komin" w:date="2022-09-28T10:30:00Z">
            <w:rPr>
              <w:ins w:id="3773" w:author="Sebastian Gonzalez" w:date="2022-05-18T12:35:00Z"/>
              <w:lang w:val="en-US"/>
            </w:rPr>
          </w:rPrChange>
        </w:rPr>
        <w:pPrChange w:id="3774" w:author="Sebastian Gonzalez" w:date="2022-05-18T12:35:00Z">
          <w:pPr/>
        </w:pPrChange>
      </w:pPr>
      <w:ins w:id="3775" w:author="Alain Komin" w:date="2022-09-28T10:30:00Z">
        <w:r w:rsidRPr="00816970">
          <w:rPr>
            <w:rFonts w:cs="Arial"/>
            <w:sz w:val="21"/>
            <w:szCs w:val="21"/>
            <w:shd w:val="clear" w:color="auto" w:fill="FFFFFF"/>
            <w:rPrChange w:id="3776" w:author="Alain Komin" w:date="2022-09-28T10:30:00Z">
              <w:rPr>
                <w:rFonts w:cs="Arial"/>
                <w:i/>
                <w:iCs/>
                <w:sz w:val="21"/>
                <w:szCs w:val="21"/>
                <w:shd w:val="clear" w:color="auto" w:fill="FFFFFF"/>
              </w:rPr>
            </w:rPrChange>
          </w:rPr>
          <w:t xml:space="preserve">The checkout page will display one </w:t>
        </w:r>
      </w:ins>
      <w:ins w:id="3777" w:author="Alain Komin" w:date="2022-10-18T11:16:00Z">
        <w:r w:rsidR="003E42F9">
          <w:rPr>
            <w:rFonts w:cs="Arial"/>
            <w:sz w:val="21"/>
            <w:szCs w:val="21"/>
            <w:shd w:val="clear" w:color="auto" w:fill="FFFFFF"/>
          </w:rPr>
          <w:t xml:space="preserve">custom </w:t>
        </w:r>
      </w:ins>
      <w:ins w:id="3778" w:author="Alain Komin" w:date="2022-09-28T10:30:00Z">
        <w:r w:rsidRPr="00816970">
          <w:rPr>
            <w:rFonts w:cs="Arial"/>
            <w:sz w:val="21"/>
            <w:szCs w:val="21"/>
            <w:shd w:val="clear" w:color="auto" w:fill="FFFFFF"/>
            <w:rPrChange w:id="3779" w:author="Alain Komin" w:date="2022-09-28T10:30:00Z">
              <w:rPr>
                <w:rFonts w:cs="Arial"/>
                <w:i/>
                <w:iCs/>
                <w:sz w:val="21"/>
                <w:szCs w:val="21"/>
                <w:shd w:val="clear" w:color="auto" w:fill="FFFFFF"/>
              </w:rPr>
            </w:rPrChange>
          </w:rPr>
          <w:t>field per row</w:t>
        </w:r>
      </w:ins>
      <w:ins w:id="3780" w:author="Alain Komin" w:date="2022-10-18T11:17:00Z">
        <w:r w:rsidR="003E42F9">
          <w:rPr>
            <w:rFonts w:cs="Arial"/>
            <w:sz w:val="21"/>
            <w:szCs w:val="21"/>
            <w:shd w:val="clear" w:color="auto" w:fill="FFFFFF"/>
          </w:rPr>
          <w:t xml:space="preserve">. There will be no </w:t>
        </w:r>
      </w:ins>
      <w:ins w:id="3781" w:author="Alain Komin" w:date="2022-10-26T10:57:00Z">
        <w:r w:rsidR="00121930">
          <w:rPr>
            <w:rFonts w:cs="Arial"/>
            <w:sz w:val="21"/>
            <w:szCs w:val="21"/>
            <w:shd w:val="clear" w:color="auto" w:fill="FFFFFF"/>
          </w:rPr>
          <w:t>option</w:t>
        </w:r>
      </w:ins>
      <w:ins w:id="3782" w:author="Alain Komin" w:date="2022-10-18T11:17:00Z">
        <w:r w:rsidR="003E42F9">
          <w:rPr>
            <w:rFonts w:cs="Arial"/>
            <w:sz w:val="21"/>
            <w:szCs w:val="21"/>
            <w:shd w:val="clear" w:color="auto" w:fill="FFFFFF"/>
          </w:rPr>
          <w:t xml:space="preserve"> to display one field next to the other on the same row</w:t>
        </w:r>
      </w:ins>
    </w:p>
    <w:p w14:paraId="794C6158" w14:textId="66314991" w:rsidR="00DF1214" w:rsidRPr="000978BD" w:rsidDel="00C85F49" w:rsidRDefault="00DF1214" w:rsidP="00DF1214">
      <w:pPr>
        <w:rPr>
          <w:ins w:id="3783" w:author="Sebastian Gonzalez" w:date="2022-05-18T12:28:00Z"/>
          <w:del w:id="3784" w:author="Alain Komin" w:date="2022-09-05T11:24:00Z"/>
          <w:lang w:val="en-US"/>
        </w:rPr>
      </w:pPr>
      <w:ins w:id="3785" w:author="Sebastian Gonzalez" w:date="2022-05-18T12:28:00Z">
        <w:del w:id="3786" w:author="Alain Komin" w:date="2022-09-05T11:24:00Z">
          <w:r w:rsidRPr="00CC5B34" w:rsidDel="00C85F49">
            <w:rPr>
              <w:b/>
              <w:bCs/>
              <w:color w:val="0070C0"/>
              <w:lang w:val="en-US"/>
            </w:rPr>
            <w:delText>(DELETE TEXT ABOVE ONCE THIS SECTION IS COMPLETED)</w:delText>
          </w:r>
        </w:del>
      </w:ins>
    </w:p>
    <w:p w14:paraId="275CAB52" w14:textId="77777777" w:rsidR="0071121C" w:rsidRPr="00DF1214" w:rsidRDefault="0071121C">
      <w:pPr>
        <w:rPr>
          <w:ins w:id="3787" w:author="Villaverde, Alfredo" w:date="2022-03-10T13:15:00Z"/>
        </w:rPr>
        <w:pPrChange w:id="3788" w:author="Villaverde, Alfredo" w:date="2022-03-10T14:32:00Z">
          <w:pPr>
            <w:pStyle w:val="Heading1"/>
          </w:pPr>
        </w:pPrChange>
      </w:pPr>
    </w:p>
    <w:p w14:paraId="22EC2605" w14:textId="0EF122C8" w:rsidR="00F44063" w:rsidRDefault="00F44063" w:rsidP="00F44063">
      <w:pPr>
        <w:pStyle w:val="Heading1"/>
        <w:rPr>
          <w:ins w:id="3789" w:author="Villaverde, Alfredo" w:date="2022-03-10T14:32:00Z"/>
        </w:rPr>
      </w:pPr>
      <w:bookmarkStart w:id="3790" w:name="_Toc115252368"/>
      <w:ins w:id="3791" w:author="Villaverde, Alfredo" w:date="2022-03-10T13:15:00Z">
        <w:r>
          <w:t>Constraints and limitations</w:t>
        </w:r>
      </w:ins>
      <w:bookmarkEnd w:id="3790"/>
    </w:p>
    <w:p w14:paraId="5BFF5AC2" w14:textId="77777777" w:rsidR="00396076" w:rsidRDefault="00396076" w:rsidP="00396076">
      <w:pPr>
        <w:rPr>
          <w:ins w:id="3792" w:author="Sebastian Gonzalez" w:date="2022-05-18T12:38:00Z"/>
          <w:b/>
          <w:bCs/>
          <w:color w:val="0070C0"/>
          <w:lang w:val="en-US"/>
        </w:rPr>
      </w:pPr>
      <w:ins w:id="3793" w:author="Sebastian Gonzalez" w:date="2022-05-18T12:38:00Z">
        <w:r w:rsidRPr="00CC5B34">
          <w:rPr>
            <w:b/>
            <w:bCs/>
            <w:color w:val="0070C0"/>
            <w:lang w:val="en-US"/>
          </w:rPr>
          <w:t>GUIDELINE FOR THIS SECTION (DELETE TEXT BELOW ONCE THIS SECTION IS COMPLETED)</w:t>
        </w:r>
      </w:ins>
    </w:p>
    <w:p w14:paraId="6E49BA90" w14:textId="436F5A44" w:rsidR="00396076" w:rsidRDefault="00396076" w:rsidP="00396076">
      <w:pPr>
        <w:rPr>
          <w:ins w:id="3794" w:author="Sebastian Gonzalez" w:date="2022-05-18T12:38:00Z"/>
          <w:b/>
          <w:bCs/>
          <w:color w:val="0070C0"/>
          <w:lang w:val="en-US"/>
        </w:rPr>
      </w:pPr>
      <w:ins w:id="3795" w:author="Sebastian Gonzalez" w:date="2022-05-18T12:42:00Z">
        <w:r>
          <w:rPr>
            <w:lang w:val="en-US"/>
          </w:rPr>
          <w:t>This section should list all the constraints and limitations known until the date</w:t>
        </w:r>
      </w:ins>
      <w:ins w:id="3796" w:author="Sebastian Gonzalez" w:date="2022-05-18T12:38:00Z">
        <w:r>
          <w:rPr>
            <w:lang w:val="en-US"/>
          </w:rPr>
          <w:t>.</w:t>
        </w:r>
      </w:ins>
    </w:p>
    <w:p w14:paraId="1D870A58" w14:textId="436E3970" w:rsidR="00396076" w:rsidRDefault="00396076" w:rsidP="00396076">
      <w:pPr>
        <w:rPr>
          <w:ins w:id="3797" w:author="Sebastian Gonzalez" w:date="2022-05-18T12:38:00Z"/>
          <w:b/>
          <w:bCs/>
          <w:i/>
          <w:iCs/>
          <w:lang w:val="en-US"/>
        </w:rPr>
      </w:pPr>
      <w:ins w:id="3798" w:author="Sebastian Gonzalez" w:date="2022-05-18T12:38:00Z">
        <w:r w:rsidRPr="000978BD">
          <w:rPr>
            <w:b/>
            <w:bCs/>
            <w:i/>
            <w:iCs/>
            <w:lang w:val="en-US"/>
          </w:rPr>
          <w:t xml:space="preserve">[This section is </w:t>
        </w:r>
        <w:r>
          <w:rPr>
            <w:b/>
            <w:bCs/>
            <w:i/>
            <w:iCs/>
            <w:lang w:val="en-US"/>
          </w:rPr>
          <w:t xml:space="preserve">optional as final output on the document. The contents of this section will depend on if </w:t>
        </w:r>
      </w:ins>
      <w:ins w:id="3799" w:author="Sebastian Gonzalez" w:date="2022-05-18T12:42:00Z">
        <w:r w:rsidR="009C6D07">
          <w:rPr>
            <w:b/>
            <w:bCs/>
            <w:i/>
            <w:iCs/>
            <w:lang w:val="en-US"/>
          </w:rPr>
          <w:t>limitations</w:t>
        </w:r>
      </w:ins>
      <w:ins w:id="3800" w:author="Sebastian Gonzalez" w:date="2022-05-18T12:38:00Z">
        <w:r>
          <w:rPr>
            <w:b/>
            <w:bCs/>
            <w:i/>
            <w:iCs/>
            <w:lang w:val="en-US"/>
          </w:rPr>
          <w:t xml:space="preserve"> exists or not. Although the section is optional it must be part of the analysis process to determine if it is needed or not.]</w:t>
        </w:r>
      </w:ins>
    </w:p>
    <w:p w14:paraId="60A49853" w14:textId="77777777" w:rsidR="00396076" w:rsidRPr="000978BD" w:rsidRDefault="00396076" w:rsidP="00396076">
      <w:pPr>
        <w:rPr>
          <w:ins w:id="3801" w:author="Sebastian Gonzalez" w:date="2022-05-18T12:38:00Z"/>
          <w:lang w:val="en-US"/>
        </w:rPr>
      </w:pPr>
      <w:ins w:id="3802" w:author="Sebastian Gonzalez" w:date="2022-05-18T12:38:00Z">
        <w:r w:rsidRPr="000978BD">
          <w:rPr>
            <w:lang w:val="en-US"/>
          </w:rPr>
          <w:t>For example:</w:t>
        </w:r>
      </w:ins>
    </w:p>
    <w:p w14:paraId="55B9D9EC" w14:textId="44BABC01" w:rsidR="00396076" w:rsidRDefault="009C6D07" w:rsidP="00396076">
      <w:pPr>
        <w:pStyle w:val="ListParagraph"/>
        <w:numPr>
          <w:ilvl w:val="0"/>
          <w:numId w:val="13"/>
        </w:numPr>
        <w:rPr>
          <w:ins w:id="3803" w:author="Sebastian Gonzalez" w:date="2022-05-18T12:42:00Z"/>
          <w:rFonts w:cs="Arial"/>
          <w:i/>
          <w:iCs/>
          <w:sz w:val="21"/>
          <w:szCs w:val="21"/>
          <w:shd w:val="clear" w:color="auto" w:fill="FFFFFF"/>
        </w:rPr>
      </w:pPr>
      <w:ins w:id="3804" w:author="Sebastian Gonzalez" w:date="2022-05-18T12:43:00Z">
        <w:r>
          <w:rPr>
            <w:rFonts w:cs="Arial"/>
            <w:i/>
            <w:iCs/>
            <w:sz w:val="21"/>
            <w:szCs w:val="21"/>
            <w:shd w:val="clear" w:color="auto" w:fill="FFFFFF"/>
          </w:rPr>
          <w:t>BOPIS</w:t>
        </w:r>
      </w:ins>
      <w:ins w:id="3805" w:author="Sebastian Gonzalez" w:date="2022-05-18T12:42:00Z">
        <w:r>
          <w:rPr>
            <w:rFonts w:cs="Arial"/>
            <w:i/>
            <w:iCs/>
            <w:sz w:val="21"/>
            <w:szCs w:val="21"/>
            <w:shd w:val="clear" w:color="auto" w:fill="FFFFFF"/>
          </w:rPr>
          <w:t xml:space="preserve"> is not compatible with scriptable cart.</w:t>
        </w:r>
      </w:ins>
    </w:p>
    <w:p w14:paraId="1FAFF1DE" w14:textId="11E1D666" w:rsidR="009C6D07" w:rsidRDefault="009C6D07" w:rsidP="00396076">
      <w:pPr>
        <w:pStyle w:val="ListParagraph"/>
        <w:numPr>
          <w:ilvl w:val="0"/>
          <w:numId w:val="13"/>
        </w:numPr>
        <w:rPr>
          <w:ins w:id="3806" w:author="Sebastian Gonzalez" w:date="2022-05-18T12:43:00Z"/>
          <w:rFonts w:cs="Arial"/>
          <w:i/>
          <w:iCs/>
          <w:sz w:val="21"/>
          <w:szCs w:val="21"/>
          <w:shd w:val="clear" w:color="auto" w:fill="FFFFFF"/>
        </w:rPr>
      </w:pPr>
      <w:ins w:id="3807" w:author="Sebastian Gonzalez" w:date="2022-05-18T12:42:00Z">
        <w:r>
          <w:rPr>
            <w:rFonts w:cs="Arial"/>
            <w:i/>
            <w:iCs/>
            <w:sz w:val="21"/>
            <w:szCs w:val="21"/>
            <w:shd w:val="clear" w:color="auto" w:fill="FFFFFF"/>
          </w:rPr>
          <w:t>Customer Item pr</w:t>
        </w:r>
      </w:ins>
      <w:ins w:id="3808" w:author="Sebastian Gonzalez" w:date="2022-05-18T12:43:00Z">
        <w:r>
          <w:rPr>
            <w:rFonts w:cs="Arial"/>
            <w:i/>
            <w:iCs/>
            <w:sz w:val="21"/>
            <w:szCs w:val="21"/>
            <w:shd w:val="clear" w:color="auto" w:fill="FFFFFF"/>
          </w:rPr>
          <w:t>icing is limited to 10.000 records.</w:t>
        </w:r>
      </w:ins>
    </w:p>
    <w:p w14:paraId="1FEABAFB" w14:textId="71E3EC9D" w:rsidR="009C6D07" w:rsidRPr="000978BD" w:rsidRDefault="009C6D07" w:rsidP="00396076">
      <w:pPr>
        <w:pStyle w:val="ListParagraph"/>
        <w:numPr>
          <w:ilvl w:val="0"/>
          <w:numId w:val="13"/>
        </w:numPr>
        <w:rPr>
          <w:ins w:id="3809" w:author="Sebastian Gonzalez" w:date="2022-05-18T12:38:00Z"/>
          <w:rFonts w:cs="Arial"/>
          <w:i/>
          <w:iCs/>
          <w:sz w:val="21"/>
          <w:szCs w:val="21"/>
          <w:shd w:val="clear" w:color="auto" w:fill="FFFFFF"/>
        </w:rPr>
      </w:pPr>
      <w:ins w:id="3810" w:author="Sebastian Gonzalez" w:date="2022-05-18T12:43:00Z">
        <w:r>
          <w:rPr>
            <w:rFonts w:cs="Arial"/>
            <w:i/>
            <w:iCs/>
            <w:sz w:val="21"/>
            <w:szCs w:val="21"/>
            <w:shd w:val="clear" w:color="auto" w:fill="FFFFFF"/>
          </w:rPr>
          <w:t>Etc.</w:t>
        </w:r>
      </w:ins>
    </w:p>
    <w:p w14:paraId="13F5DD9F" w14:textId="55EA1FC1" w:rsidR="0071121C" w:rsidRPr="00517DC5" w:rsidRDefault="00396076">
      <w:pPr>
        <w:rPr>
          <w:ins w:id="3811" w:author="Villaverde, Alfredo" w:date="2022-03-10T13:15:00Z"/>
        </w:rPr>
        <w:pPrChange w:id="3812" w:author="Villaverde, Alfredo" w:date="2022-03-10T14:32:00Z">
          <w:pPr>
            <w:pStyle w:val="Heading1"/>
          </w:pPr>
        </w:pPrChange>
      </w:pPr>
      <w:ins w:id="3813" w:author="Sebastian Gonzalez" w:date="2022-05-18T12:38:00Z">
        <w:r w:rsidRPr="00CC5B34">
          <w:rPr>
            <w:b/>
            <w:bCs/>
            <w:color w:val="0070C0"/>
            <w:lang w:val="en-US"/>
          </w:rPr>
          <w:t>(DELETE TEXT ABOVE ONCE THIS SECTION IS COMPLETED)</w:t>
        </w:r>
      </w:ins>
    </w:p>
    <w:p w14:paraId="4AB2E1E3" w14:textId="5A43E30B" w:rsidR="00F44063" w:rsidRDefault="00F44063" w:rsidP="00F44063">
      <w:pPr>
        <w:pStyle w:val="Heading1"/>
        <w:rPr>
          <w:ins w:id="3814" w:author="Villaverde, Alfredo" w:date="2022-03-10T14:32:00Z"/>
        </w:rPr>
      </w:pPr>
      <w:bookmarkStart w:id="3815" w:name="_Toc115252369"/>
      <w:ins w:id="3816" w:author="Villaverde, Alfredo" w:date="2022-03-10T13:15:00Z">
        <w:r>
          <w:t>Risks</w:t>
        </w:r>
      </w:ins>
      <w:bookmarkEnd w:id="3815"/>
    </w:p>
    <w:p w14:paraId="227606A5" w14:textId="77777777" w:rsidR="009C6D07" w:rsidRDefault="009C6D07" w:rsidP="009C6D07">
      <w:pPr>
        <w:rPr>
          <w:ins w:id="3817" w:author="Sebastian Gonzalez" w:date="2022-05-18T12:43:00Z"/>
          <w:b/>
          <w:bCs/>
          <w:color w:val="0070C0"/>
          <w:lang w:val="en-US"/>
        </w:rPr>
      </w:pPr>
      <w:ins w:id="3818" w:author="Sebastian Gonzalez" w:date="2022-05-18T12:43:00Z">
        <w:r w:rsidRPr="00CC5B34">
          <w:rPr>
            <w:b/>
            <w:bCs/>
            <w:color w:val="0070C0"/>
            <w:lang w:val="en-US"/>
          </w:rPr>
          <w:t>GUIDELINE FOR THIS SECTION (DELETE TEXT BELOW ONCE THIS SECTION IS COMPLETED)</w:t>
        </w:r>
      </w:ins>
    </w:p>
    <w:p w14:paraId="24E9ABAE" w14:textId="61C1DFF1" w:rsidR="009C6D07" w:rsidRDefault="009C6D07" w:rsidP="009C6D07">
      <w:pPr>
        <w:rPr>
          <w:ins w:id="3819" w:author="Sebastian Gonzalez" w:date="2022-05-18T12:43:00Z"/>
          <w:b/>
          <w:bCs/>
          <w:color w:val="0070C0"/>
          <w:lang w:val="en-US"/>
        </w:rPr>
      </w:pPr>
      <w:ins w:id="3820" w:author="Sebastian Gonzalez" w:date="2022-05-18T12:43:00Z">
        <w:r>
          <w:rPr>
            <w:lang w:val="en-US"/>
          </w:rPr>
          <w:t>This section should list all the risks that this solution may face or introd</w:t>
        </w:r>
      </w:ins>
      <w:ins w:id="3821" w:author="Sebastian Gonzalez" w:date="2022-05-18T12:44:00Z">
        <w:r>
          <w:rPr>
            <w:lang w:val="en-US"/>
          </w:rPr>
          <w:t>uce to the system.</w:t>
        </w:r>
      </w:ins>
    </w:p>
    <w:p w14:paraId="336C047C" w14:textId="6FA13946" w:rsidR="009C6D07" w:rsidRDefault="009C6D07" w:rsidP="009C6D07">
      <w:pPr>
        <w:rPr>
          <w:ins w:id="3822" w:author="Sebastian Gonzalez" w:date="2022-05-18T12:43:00Z"/>
          <w:b/>
          <w:bCs/>
          <w:i/>
          <w:iCs/>
          <w:lang w:val="en-US"/>
        </w:rPr>
      </w:pPr>
      <w:ins w:id="3823" w:author="Sebastian Gonzalez" w:date="2022-05-18T12:43:00Z">
        <w:r w:rsidRPr="000978BD">
          <w:rPr>
            <w:b/>
            <w:bCs/>
            <w:i/>
            <w:iCs/>
            <w:lang w:val="en-US"/>
          </w:rPr>
          <w:t xml:space="preserve">[This section is </w:t>
        </w:r>
        <w:r>
          <w:rPr>
            <w:b/>
            <w:bCs/>
            <w:i/>
            <w:iCs/>
            <w:lang w:val="en-US"/>
          </w:rPr>
          <w:t xml:space="preserve">optional as final output on the document. The contents of this section will depend on if </w:t>
        </w:r>
      </w:ins>
      <w:ins w:id="3824" w:author="Sebastian Gonzalez" w:date="2022-05-18T12:44:00Z">
        <w:r>
          <w:rPr>
            <w:b/>
            <w:bCs/>
            <w:i/>
            <w:iCs/>
            <w:lang w:val="en-US"/>
          </w:rPr>
          <w:t>risks</w:t>
        </w:r>
      </w:ins>
      <w:ins w:id="3825" w:author="Sebastian Gonzalez" w:date="2022-05-18T12:43:00Z">
        <w:r>
          <w:rPr>
            <w:b/>
            <w:bCs/>
            <w:i/>
            <w:iCs/>
            <w:lang w:val="en-US"/>
          </w:rPr>
          <w:t xml:space="preserve"> exists or not. Although the section is optional it must be part of the analysis process to determine if it is needed or not.]</w:t>
        </w:r>
      </w:ins>
    </w:p>
    <w:p w14:paraId="51F4CD75" w14:textId="77777777" w:rsidR="009C6D07" w:rsidRPr="000978BD" w:rsidRDefault="009C6D07" w:rsidP="009C6D07">
      <w:pPr>
        <w:rPr>
          <w:ins w:id="3826" w:author="Sebastian Gonzalez" w:date="2022-05-18T12:43:00Z"/>
          <w:lang w:val="en-US"/>
        </w:rPr>
      </w:pPr>
      <w:ins w:id="3827" w:author="Sebastian Gonzalez" w:date="2022-05-18T12:43:00Z">
        <w:r w:rsidRPr="000978BD">
          <w:rPr>
            <w:lang w:val="en-US"/>
          </w:rPr>
          <w:lastRenderedPageBreak/>
          <w:t>For example:</w:t>
        </w:r>
      </w:ins>
    </w:p>
    <w:p w14:paraId="370E680B" w14:textId="2B917DE2" w:rsidR="009C6D07" w:rsidRDefault="009C6D07" w:rsidP="009C6D07">
      <w:pPr>
        <w:pStyle w:val="ListParagraph"/>
        <w:numPr>
          <w:ilvl w:val="0"/>
          <w:numId w:val="13"/>
        </w:numPr>
        <w:rPr>
          <w:ins w:id="3828" w:author="Sebastian Gonzalez" w:date="2022-05-18T12:44:00Z"/>
          <w:rFonts w:cs="Arial"/>
          <w:i/>
          <w:iCs/>
          <w:sz w:val="21"/>
          <w:szCs w:val="21"/>
          <w:shd w:val="clear" w:color="auto" w:fill="FFFFFF"/>
        </w:rPr>
      </w:pPr>
      <w:ins w:id="3829" w:author="Sebastian Gonzalez" w:date="2022-05-18T12:44:00Z">
        <w:r>
          <w:rPr>
            <w:rFonts w:cs="Arial"/>
            <w:i/>
            <w:iCs/>
            <w:sz w:val="21"/>
            <w:szCs w:val="21"/>
            <w:shd w:val="clear" w:color="auto" w:fill="FFFFFF"/>
          </w:rPr>
          <w:t xml:space="preserve">If a </w:t>
        </w:r>
        <w:proofErr w:type="gramStart"/>
        <w:r>
          <w:rPr>
            <w:rFonts w:cs="Arial"/>
            <w:i/>
            <w:iCs/>
            <w:sz w:val="21"/>
            <w:szCs w:val="21"/>
            <w:shd w:val="clear" w:color="auto" w:fill="FFFFFF"/>
          </w:rPr>
          <w:t>third party</w:t>
        </w:r>
        <w:proofErr w:type="gramEnd"/>
        <w:r>
          <w:rPr>
            <w:rFonts w:cs="Arial"/>
            <w:i/>
            <w:iCs/>
            <w:sz w:val="21"/>
            <w:szCs w:val="21"/>
            <w:shd w:val="clear" w:color="auto" w:fill="FFFFFF"/>
          </w:rPr>
          <w:t xml:space="preserve"> integration is needed then there is a risk that the third party could break eventually and impact the site. </w:t>
        </w:r>
      </w:ins>
    </w:p>
    <w:p w14:paraId="0797236B" w14:textId="4A076191" w:rsidR="009C6D07" w:rsidRDefault="009C6D07" w:rsidP="009C6D07">
      <w:pPr>
        <w:pStyle w:val="ListParagraph"/>
        <w:numPr>
          <w:ilvl w:val="0"/>
          <w:numId w:val="13"/>
        </w:numPr>
        <w:rPr>
          <w:ins w:id="3830" w:author="Sebastian Gonzalez" w:date="2022-05-18T12:46:00Z"/>
          <w:rFonts w:cs="Arial"/>
          <w:i/>
          <w:iCs/>
          <w:sz w:val="21"/>
          <w:szCs w:val="21"/>
          <w:shd w:val="clear" w:color="auto" w:fill="FFFFFF"/>
        </w:rPr>
      </w:pPr>
      <w:ins w:id="3831" w:author="Sebastian Gonzalez" w:date="2022-05-18T12:45:00Z">
        <w:r>
          <w:rPr>
            <w:rFonts w:cs="Arial"/>
            <w:i/>
            <w:iCs/>
            <w:sz w:val="21"/>
            <w:szCs w:val="21"/>
            <w:shd w:val="clear" w:color="auto" w:fill="FFFFFF"/>
          </w:rPr>
          <w:t xml:space="preserve">If working with SCS and CSS rules are being used to achieve certain </w:t>
        </w:r>
        <w:proofErr w:type="gramStart"/>
        <w:r>
          <w:rPr>
            <w:rFonts w:cs="Arial"/>
            <w:i/>
            <w:iCs/>
            <w:sz w:val="21"/>
            <w:szCs w:val="21"/>
            <w:shd w:val="clear" w:color="auto" w:fill="FFFFFF"/>
          </w:rPr>
          <w:t>behavior</w:t>
        </w:r>
        <w:proofErr w:type="gramEnd"/>
        <w:r>
          <w:rPr>
            <w:rFonts w:cs="Arial"/>
            <w:i/>
            <w:iCs/>
            <w:sz w:val="21"/>
            <w:szCs w:val="21"/>
            <w:shd w:val="clear" w:color="auto" w:fill="FFFFFF"/>
          </w:rPr>
          <w:t xml:space="preserve"> then the theme could be updated in the future and the CSS rules </w:t>
        </w:r>
      </w:ins>
      <w:ins w:id="3832" w:author="Sebastian Gonzalez" w:date="2022-05-18T12:46:00Z">
        <w:r>
          <w:rPr>
            <w:rFonts w:cs="Arial"/>
            <w:i/>
            <w:iCs/>
            <w:sz w:val="21"/>
            <w:szCs w:val="21"/>
            <w:shd w:val="clear" w:color="auto" w:fill="FFFFFF"/>
          </w:rPr>
          <w:t>might</w:t>
        </w:r>
      </w:ins>
      <w:ins w:id="3833" w:author="Sebastian Gonzalez" w:date="2022-05-18T12:45:00Z">
        <w:r>
          <w:rPr>
            <w:rFonts w:cs="Arial"/>
            <w:i/>
            <w:iCs/>
            <w:sz w:val="21"/>
            <w:szCs w:val="21"/>
            <w:shd w:val="clear" w:color="auto" w:fill="FFFFFF"/>
          </w:rPr>
          <w:t xml:space="preserve"> no longer work (although this is highly improbable the ri</w:t>
        </w:r>
      </w:ins>
      <w:ins w:id="3834" w:author="Sebastian Gonzalez" w:date="2022-05-18T12:46:00Z">
        <w:r>
          <w:rPr>
            <w:rFonts w:cs="Arial"/>
            <w:i/>
            <w:iCs/>
            <w:sz w:val="21"/>
            <w:szCs w:val="21"/>
            <w:shd w:val="clear" w:color="auto" w:fill="FFFFFF"/>
          </w:rPr>
          <w:t>sk exists).</w:t>
        </w:r>
      </w:ins>
    </w:p>
    <w:p w14:paraId="6C5F600E" w14:textId="0CBB4DF3" w:rsidR="009C6D07" w:rsidRPr="000978BD" w:rsidRDefault="009C6D07" w:rsidP="009C6D07">
      <w:pPr>
        <w:pStyle w:val="ListParagraph"/>
        <w:numPr>
          <w:ilvl w:val="0"/>
          <w:numId w:val="13"/>
        </w:numPr>
        <w:rPr>
          <w:ins w:id="3835" w:author="Sebastian Gonzalez" w:date="2022-05-18T12:43:00Z"/>
          <w:rFonts w:cs="Arial"/>
          <w:i/>
          <w:iCs/>
          <w:sz w:val="21"/>
          <w:szCs w:val="21"/>
          <w:shd w:val="clear" w:color="auto" w:fill="FFFFFF"/>
        </w:rPr>
      </w:pPr>
      <w:ins w:id="3836" w:author="Sebastian Gonzalez" w:date="2022-05-18T12:46:00Z">
        <w:r>
          <w:rPr>
            <w:rFonts w:cs="Arial"/>
            <w:i/>
            <w:iCs/>
            <w:sz w:val="21"/>
            <w:szCs w:val="21"/>
            <w:shd w:val="clear" w:color="auto" w:fill="FFFFFF"/>
          </w:rPr>
          <w:t>Etc.</w:t>
        </w:r>
      </w:ins>
    </w:p>
    <w:p w14:paraId="3EBA43A4" w14:textId="77777777" w:rsidR="009C6D07" w:rsidRPr="00517DC5" w:rsidRDefault="009C6D07" w:rsidP="009C6D07">
      <w:pPr>
        <w:rPr>
          <w:ins w:id="3837" w:author="Sebastian Gonzalez" w:date="2022-05-18T12:43:00Z"/>
        </w:rPr>
      </w:pPr>
      <w:ins w:id="3838" w:author="Sebastian Gonzalez" w:date="2022-05-18T12:43:00Z">
        <w:r w:rsidRPr="00CC5B34">
          <w:rPr>
            <w:b/>
            <w:bCs/>
            <w:color w:val="0070C0"/>
            <w:lang w:val="en-US"/>
          </w:rPr>
          <w:t>(DELETE TEXT ABOVE ONCE THIS SECTION IS COMPLETED)</w:t>
        </w:r>
      </w:ins>
    </w:p>
    <w:p w14:paraId="5400E719" w14:textId="77777777" w:rsidR="00A6451E" w:rsidRDefault="00A6451E">
      <w:pPr>
        <w:rPr>
          <w:ins w:id="3839" w:author="Alain Komin" w:date="2022-08-29T15:17:00Z"/>
          <w:lang w:val="en-US"/>
        </w:rPr>
      </w:pPr>
    </w:p>
    <w:p w14:paraId="5418167C" w14:textId="593FD95F" w:rsidR="00A6451E" w:rsidRDefault="007313B0" w:rsidP="00A6451E">
      <w:pPr>
        <w:pStyle w:val="Heading1"/>
        <w:rPr>
          <w:ins w:id="3840" w:author="Alain Komin" w:date="2022-08-29T15:17:00Z"/>
        </w:rPr>
      </w:pPr>
      <w:bookmarkStart w:id="3841" w:name="_Toc115252370"/>
      <w:ins w:id="3842" w:author="Alain Komin" w:date="2022-09-07T14:02:00Z">
        <w:r>
          <w:t xml:space="preserve">Current </w:t>
        </w:r>
      </w:ins>
      <w:ins w:id="3843" w:author="Alain Komin" w:date="2022-09-28T10:32:00Z">
        <w:r w:rsidR="00816970">
          <w:t xml:space="preserve">SharePoint </w:t>
        </w:r>
      </w:ins>
      <w:ins w:id="3844" w:author="Alain Komin" w:date="2022-09-07T14:02:00Z">
        <w:r>
          <w:t>site look</w:t>
        </w:r>
      </w:ins>
      <w:ins w:id="3845" w:author="Alain Komin" w:date="2022-09-07T14:22:00Z">
        <w:r w:rsidR="00B36B42">
          <w:t xml:space="preserve"> and functionality</w:t>
        </w:r>
      </w:ins>
      <w:bookmarkEnd w:id="3841"/>
    </w:p>
    <w:p w14:paraId="58853E8A" w14:textId="0640C105" w:rsidR="007313B0" w:rsidRDefault="007313B0" w:rsidP="00A6451E">
      <w:pPr>
        <w:rPr>
          <w:ins w:id="3846" w:author="Alain Komin" w:date="2022-09-07T14:03:00Z"/>
        </w:rPr>
      </w:pPr>
      <w:ins w:id="3847" w:author="Alain Komin" w:date="2022-09-07T14:03:00Z">
        <w:r>
          <w:t>Homepage has 2 options on the right, for Marketing and Equipment orders.</w:t>
        </w:r>
      </w:ins>
    </w:p>
    <w:p w14:paraId="5938162B" w14:textId="7D39A2CC" w:rsidR="00A6451E" w:rsidRDefault="00990551" w:rsidP="00A6451E">
      <w:pPr>
        <w:rPr>
          <w:ins w:id="3848" w:author="Alain Komin" w:date="2022-09-07T14:03:00Z"/>
        </w:rPr>
      </w:pPr>
      <w:ins w:id="3849" w:author="Alain Komin" w:date="2022-09-07T13:39:00Z">
        <w:r>
          <w:rPr>
            <w:noProof/>
          </w:rPr>
          <w:drawing>
            <wp:inline distT="0" distB="0" distL="0" distR="0" wp14:anchorId="2964A5BE" wp14:editId="10835A37">
              <wp:extent cx="6583680" cy="3447415"/>
              <wp:effectExtent l="19050" t="19050" r="26670" b="196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83680" cy="3447415"/>
                      </a:xfrm>
                      <a:prstGeom prst="rect">
                        <a:avLst/>
                      </a:prstGeom>
                      <a:ln>
                        <a:solidFill>
                          <a:schemeClr val="accent1"/>
                        </a:solidFill>
                      </a:ln>
                    </pic:spPr>
                  </pic:pic>
                </a:graphicData>
              </a:graphic>
            </wp:inline>
          </w:drawing>
        </w:r>
      </w:ins>
    </w:p>
    <w:p w14:paraId="27275EFA" w14:textId="2AF171B1" w:rsidR="007313B0" w:rsidRDefault="007313B0" w:rsidP="00A6451E">
      <w:pPr>
        <w:rPr>
          <w:ins w:id="3850" w:author="Alain Komin" w:date="2022-09-07T13:39:00Z"/>
        </w:rPr>
      </w:pPr>
      <w:ins w:id="3851" w:author="Alain Komin" w:date="2022-09-07T14:03:00Z">
        <w:r>
          <w:t>Each link tak</w:t>
        </w:r>
      </w:ins>
      <w:ins w:id="3852" w:author="Alain Komin" w:date="2022-09-07T14:04:00Z">
        <w:r>
          <w:t>e</w:t>
        </w:r>
      </w:ins>
      <w:ins w:id="3853" w:author="Alain Komin" w:date="2022-09-07T14:03:00Z">
        <w:r>
          <w:t xml:space="preserve">s the </w:t>
        </w:r>
      </w:ins>
      <w:ins w:id="3854" w:author="Alain Komin" w:date="2022-09-28T10:34:00Z">
        <w:r w:rsidR="001B2F13">
          <w:t>Sales Rep</w:t>
        </w:r>
      </w:ins>
      <w:ins w:id="3855" w:author="Alain Komin" w:date="2022-09-07T14:03:00Z">
        <w:r>
          <w:t xml:space="preserve"> to </w:t>
        </w:r>
      </w:ins>
      <w:ins w:id="3856" w:author="Alain Komin" w:date="2022-09-07T14:04:00Z">
        <w:r>
          <w:t xml:space="preserve">the list of those </w:t>
        </w:r>
      </w:ins>
      <w:ins w:id="3857" w:author="Alain Komin" w:date="2022-09-07T14:05:00Z">
        <w:r>
          <w:t>type of</w:t>
        </w:r>
      </w:ins>
      <w:ins w:id="3858" w:author="Alain Komin" w:date="2022-09-07T14:04:00Z">
        <w:r>
          <w:t xml:space="preserve"> orders.</w:t>
        </w:r>
      </w:ins>
    </w:p>
    <w:p w14:paraId="34E32499" w14:textId="42373274" w:rsidR="00990551" w:rsidRDefault="00990551" w:rsidP="00A6451E">
      <w:pPr>
        <w:rPr>
          <w:ins w:id="3859" w:author="Alain Komin" w:date="2022-09-07T14:04:00Z"/>
        </w:rPr>
      </w:pPr>
      <w:ins w:id="3860" w:author="Alain Komin" w:date="2022-09-07T13:39:00Z">
        <w:r>
          <w:rPr>
            <w:noProof/>
          </w:rPr>
          <w:lastRenderedPageBreak/>
          <w:drawing>
            <wp:inline distT="0" distB="0" distL="0" distR="0" wp14:anchorId="26034EC4" wp14:editId="223666A5">
              <wp:extent cx="6583680" cy="2742565"/>
              <wp:effectExtent l="19050" t="19050" r="26670" b="196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83680" cy="2742565"/>
                      </a:xfrm>
                      <a:prstGeom prst="rect">
                        <a:avLst/>
                      </a:prstGeom>
                      <a:ln>
                        <a:solidFill>
                          <a:schemeClr val="accent1"/>
                        </a:solidFill>
                      </a:ln>
                    </pic:spPr>
                  </pic:pic>
                </a:graphicData>
              </a:graphic>
            </wp:inline>
          </w:drawing>
        </w:r>
      </w:ins>
    </w:p>
    <w:p w14:paraId="6446BFFE" w14:textId="77777777" w:rsidR="00A8145D" w:rsidRDefault="00A8145D" w:rsidP="00A6451E">
      <w:pPr>
        <w:rPr>
          <w:ins w:id="3861" w:author="Alain Komin" w:date="2022-09-27T13:03:00Z"/>
        </w:rPr>
      </w:pPr>
    </w:p>
    <w:p w14:paraId="048A4FD0" w14:textId="77777777" w:rsidR="00A8145D" w:rsidRDefault="00A8145D" w:rsidP="00A6451E">
      <w:pPr>
        <w:rPr>
          <w:ins w:id="3862" w:author="Alain Komin" w:date="2022-09-27T13:03:00Z"/>
        </w:rPr>
      </w:pPr>
    </w:p>
    <w:p w14:paraId="1A4B6396" w14:textId="2F317B37" w:rsidR="00A8145D" w:rsidRPr="001B2F13" w:rsidRDefault="00A8145D" w:rsidP="00A6451E">
      <w:pPr>
        <w:rPr>
          <w:ins w:id="3863" w:author="Alain Komin" w:date="2022-09-27T13:03:00Z"/>
          <w:i/>
          <w:iCs/>
          <w:rPrChange w:id="3864" w:author="Alain Komin" w:date="2022-09-28T10:34:00Z">
            <w:rPr>
              <w:ins w:id="3865" w:author="Alain Komin" w:date="2022-09-27T13:03:00Z"/>
            </w:rPr>
          </w:rPrChange>
        </w:rPr>
      </w:pPr>
      <w:ins w:id="3866" w:author="Alain Komin" w:date="2022-09-27T13:03:00Z">
        <w:r w:rsidRPr="001B2F13">
          <w:rPr>
            <w:i/>
            <w:iCs/>
            <w:rPrChange w:id="3867" w:author="Alain Komin" w:date="2022-09-28T10:34:00Z">
              <w:rPr/>
            </w:rPrChange>
          </w:rPr>
          <w:t>This new column will be added through Configuration Record.</w:t>
        </w:r>
      </w:ins>
    </w:p>
    <w:p w14:paraId="5A975738" w14:textId="49248D3E" w:rsidR="007313B0" w:rsidRDefault="007313B0" w:rsidP="00A6451E">
      <w:pPr>
        <w:rPr>
          <w:ins w:id="3868" w:author="Alain Komin" w:date="2022-09-07T14:05:00Z"/>
        </w:rPr>
      </w:pPr>
      <w:ins w:id="3869" w:author="Alain Komin" w:date="2022-09-07T14:04:00Z">
        <w:r>
          <w:rPr>
            <w:noProof/>
          </w:rPr>
          <w:drawing>
            <wp:inline distT="0" distB="0" distL="0" distR="0" wp14:anchorId="5E13717C" wp14:editId="3F13D91C">
              <wp:extent cx="6583680" cy="2802890"/>
              <wp:effectExtent l="19050" t="19050" r="26670" b="1651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83680" cy="2802890"/>
                      </a:xfrm>
                      <a:prstGeom prst="rect">
                        <a:avLst/>
                      </a:prstGeom>
                      <a:ln>
                        <a:solidFill>
                          <a:schemeClr val="accent1"/>
                        </a:solidFill>
                      </a:ln>
                    </pic:spPr>
                  </pic:pic>
                </a:graphicData>
              </a:graphic>
            </wp:inline>
          </w:drawing>
        </w:r>
      </w:ins>
    </w:p>
    <w:p w14:paraId="2CB370FD" w14:textId="63D4D004" w:rsidR="007313B0" w:rsidRDefault="007313B0" w:rsidP="00A6451E">
      <w:pPr>
        <w:rPr>
          <w:ins w:id="3870" w:author="Alain Komin" w:date="2022-09-07T13:39:00Z"/>
        </w:rPr>
      </w:pPr>
      <w:ins w:id="3871" w:author="Alain Komin" w:date="2022-09-07T14:05:00Z">
        <w:r>
          <w:t xml:space="preserve">Add document link takes the </w:t>
        </w:r>
      </w:ins>
      <w:ins w:id="3872" w:author="Alain Komin" w:date="2022-09-28T10:34:00Z">
        <w:r w:rsidR="001B2F13">
          <w:t>Sales Rep</w:t>
        </w:r>
      </w:ins>
      <w:ins w:id="3873" w:author="Alain Komin" w:date="2022-09-07T14:05:00Z">
        <w:r>
          <w:t xml:space="preserve"> to the order page.</w:t>
        </w:r>
      </w:ins>
    </w:p>
    <w:p w14:paraId="1F389006" w14:textId="0484D9E2" w:rsidR="00990551" w:rsidRDefault="00990551" w:rsidP="00A6451E">
      <w:pPr>
        <w:rPr>
          <w:ins w:id="3874" w:author="Alain Komin" w:date="2022-09-07T13:39:00Z"/>
        </w:rPr>
      </w:pPr>
      <w:ins w:id="3875" w:author="Alain Komin" w:date="2022-09-07T13:39:00Z">
        <w:r>
          <w:rPr>
            <w:noProof/>
          </w:rPr>
          <w:lastRenderedPageBreak/>
          <w:drawing>
            <wp:inline distT="0" distB="0" distL="0" distR="0" wp14:anchorId="47D0E2F2" wp14:editId="2A9ED33A">
              <wp:extent cx="6583680" cy="2946400"/>
              <wp:effectExtent l="19050" t="19050" r="26670" b="254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83680" cy="2946400"/>
                      </a:xfrm>
                      <a:prstGeom prst="rect">
                        <a:avLst/>
                      </a:prstGeom>
                      <a:ln>
                        <a:solidFill>
                          <a:schemeClr val="accent1"/>
                        </a:solidFill>
                      </a:ln>
                    </pic:spPr>
                  </pic:pic>
                </a:graphicData>
              </a:graphic>
            </wp:inline>
          </w:drawing>
        </w:r>
      </w:ins>
    </w:p>
    <w:p w14:paraId="231AA62C" w14:textId="77777777" w:rsidR="007313B0" w:rsidRDefault="007313B0" w:rsidP="00A6451E">
      <w:pPr>
        <w:rPr>
          <w:ins w:id="3876" w:author="Alain Komin" w:date="2022-09-07T14:05:00Z"/>
        </w:rPr>
      </w:pPr>
    </w:p>
    <w:p w14:paraId="24BC208F" w14:textId="77777777" w:rsidR="007313B0" w:rsidRDefault="007313B0">
      <w:pPr>
        <w:rPr>
          <w:ins w:id="3877" w:author="Alain Komin" w:date="2022-09-07T14:06:00Z"/>
        </w:rPr>
      </w:pPr>
      <w:ins w:id="3878" w:author="Alain Komin" w:date="2022-09-07T14:06:00Z">
        <w:r>
          <w:br w:type="page"/>
        </w:r>
      </w:ins>
    </w:p>
    <w:p w14:paraId="1487DE0B" w14:textId="0C1F758D" w:rsidR="007313B0" w:rsidRDefault="007313B0">
      <w:pPr>
        <w:pStyle w:val="Heading2"/>
        <w:rPr>
          <w:ins w:id="3879" w:author="Alain Komin" w:date="2022-09-07T14:06:00Z"/>
        </w:rPr>
        <w:pPrChange w:id="3880" w:author="Alain Komin" w:date="2022-09-07T14:21:00Z">
          <w:pPr/>
        </w:pPrChange>
      </w:pPr>
      <w:bookmarkStart w:id="3881" w:name="_Toc115252371"/>
      <w:ins w:id="3882" w:author="Alain Komin" w:date="2022-09-07T14:06:00Z">
        <w:r>
          <w:lastRenderedPageBreak/>
          <w:t>Equipment order page</w:t>
        </w:r>
        <w:bookmarkEnd w:id="3881"/>
      </w:ins>
    </w:p>
    <w:p w14:paraId="77A7776F" w14:textId="7CD24CA0" w:rsidR="00990551" w:rsidRDefault="00990551" w:rsidP="00A6451E">
      <w:pPr>
        <w:rPr>
          <w:ins w:id="3883" w:author="Alain Komin" w:date="2022-09-07T14:06:00Z"/>
        </w:rPr>
      </w:pPr>
      <w:ins w:id="3884" w:author="Alain Komin" w:date="2022-09-07T13:39:00Z">
        <w:r>
          <w:rPr>
            <w:noProof/>
          </w:rPr>
          <w:drawing>
            <wp:inline distT="0" distB="0" distL="0" distR="0" wp14:anchorId="1A7DAA82" wp14:editId="493BD1DA">
              <wp:extent cx="5562886" cy="4775445"/>
              <wp:effectExtent l="19050" t="19050" r="19050" b="254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62886" cy="4775445"/>
                      </a:xfrm>
                      <a:prstGeom prst="rect">
                        <a:avLst/>
                      </a:prstGeom>
                      <a:ln>
                        <a:solidFill>
                          <a:schemeClr val="accent1"/>
                        </a:solidFill>
                      </a:ln>
                    </pic:spPr>
                  </pic:pic>
                </a:graphicData>
              </a:graphic>
            </wp:inline>
          </w:drawing>
        </w:r>
      </w:ins>
    </w:p>
    <w:p w14:paraId="2AD28D43" w14:textId="52BD690A" w:rsidR="007313B0" w:rsidRDefault="007313B0">
      <w:pPr>
        <w:rPr>
          <w:ins w:id="3885" w:author="Alain Komin" w:date="2022-09-07T14:06:00Z"/>
        </w:rPr>
      </w:pPr>
      <w:ins w:id="3886" w:author="Alain Komin" w:date="2022-09-07T14:06:00Z">
        <w:r>
          <w:br w:type="page"/>
        </w:r>
      </w:ins>
    </w:p>
    <w:p w14:paraId="1B924BCD" w14:textId="555F593A" w:rsidR="007313B0" w:rsidRPr="001B2F13" w:rsidRDefault="007313B0" w:rsidP="00A6451E">
      <w:pPr>
        <w:rPr>
          <w:ins w:id="3887" w:author="Alain Komin" w:date="2022-09-07T13:39:00Z"/>
        </w:rPr>
      </w:pPr>
      <w:ins w:id="3888" w:author="Alain Komin" w:date="2022-09-07T14:06:00Z">
        <w:r w:rsidRPr="00A9625D">
          <w:lastRenderedPageBreak/>
          <w:t xml:space="preserve">Dist. Manager Stock checked </w:t>
        </w:r>
      </w:ins>
      <w:ins w:id="3889" w:author="Alain Komin" w:date="2022-09-07T14:07:00Z">
        <w:r w:rsidRPr="00A9625D">
          <w:t xml:space="preserve">disables the Agency </w:t>
        </w:r>
      </w:ins>
      <w:proofErr w:type="gramStart"/>
      <w:ins w:id="3890" w:author="Alain Komin" w:date="2022-09-07T14:12:00Z">
        <w:r w:rsidR="006332EA" w:rsidRPr="001B2F13">
          <w:t>text-</w:t>
        </w:r>
      </w:ins>
      <w:ins w:id="3891" w:author="Alain Komin" w:date="2022-09-07T14:11:00Z">
        <w:r w:rsidR="006332EA" w:rsidRPr="001B2F13">
          <w:t>box</w:t>
        </w:r>
      </w:ins>
      <w:proofErr w:type="gramEnd"/>
      <w:ins w:id="3892" w:author="Alain Komin" w:date="2022-09-07T14:07:00Z">
        <w:r w:rsidRPr="001B2F13">
          <w:t xml:space="preserve"> and auto selects the Order Type to District Manager Stock.</w:t>
        </w:r>
      </w:ins>
      <w:ins w:id="3893" w:author="Alain Komin" w:date="2022-09-07T14:12:00Z">
        <w:r w:rsidR="006332EA" w:rsidRPr="001B2F13">
          <w:t xml:space="preserve"> It also shows </w:t>
        </w:r>
      </w:ins>
      <w:ins w:id="3894" w:author="Alain Komin" w:date="2022-09-07T14:13:00Z">
        <w:r w:rsidR="006332EA" w:rsidRPr="001B2F13">
          <w:t>a Ship equipment to DM! label.</w:t>
        </w:r>
      </w:ins>
    </w:p>
    <w:p w14:paraId="62AC6AC3" w14:textId="45EEE634" w:rsidR="00990551" w:rsidRDefault="00990551" w:rsidP="00A6451E">
      <w:pPr>
        <w:rPr>
          <w:ins w:id="3895" w:author="Alain Komin" w:date="2022-09-07T14:13:00Z"/>
        </w:rPr>
      </w:pPr>
      <w:ins w:id="3896" w:author="Alain Komin" w:date="2022-09-07T13:39:00Z">
        <w:r>
          <w:rPr>
            <w:noProof/>
          </w:rPr>
          <w:drawing>
            <wp:inline distT="0" distB="0" distL="0" distR="0" wp14:anchorId="6F8BD13A" wp14:editId="550C8FC4">
              <wp:extent cx="5735372" cy="3155577"/>
              <wp:effectExtent l="19050" t="19050" r="17780" b="260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46687" cy="3161803"/>
                      </a:xfrm>
                      <a:prstGeom prst="rect">
                        <a:avLst/>
                      </a:prstGeom>
                      <a:ln>
                        <a:solidFill>
                          <a:schemeClr val="accent1"/>
                        </a:solidFill>
                      </a:ln>
                    </pic:spPr>
                  </pic:pic>
                </a:graphicData>
              </a:graphic>
            </wp:inline>
          </w:drawing>
        </w:r>
      </w:ins>
    </w:p>
    <w:p w14:paraId="79023473" w14:textId="64A31EA1" w:rsidR="006332EA" w:rsidRDefault="006332EA">
      <w:pPr>
        <w:rPr>
          <w:ins w:id="3897" w:author="Alain Komin" w:date="2022-09-07T14:13:00Z"/>
        </w:rPr>
      </w:pPr>
      <w:ins w:id="3898" w:author="Alain Komin" w:date="2022-09-07T14:13:00Z">
        <w:r>
          <w:br w:type="page"/>
        </w:r>
      </w:ins>
    </w:p>
    <w:p w14:paraId="60DAF442" w14:textId="326D90C2" w:rsidR="006332EA" w:rsidRDefault="006332EA" w:rsidP="00A6451E">
      <w:pPr>
        <w:rPr>
          <w:ins w:id="3899" w:author="Alain Komin" w:date="2022-09-07T14:15:00Z"/>
          <w:color w:val="FF0000"/>
        </w:rPr>
      </w:pPr>
      <w:ins w:id="3900" w:author="Alain Komin" w:date="2022-09-07T14:13:00Z">
        <w:r>
          <w:lastRenderedPageBreak/>
          <w:t>If Ship to Interm</w:t>
        </w:r>
      </w:ins>
      <w:ins w:id="3901" w:author="Alain Komin" w:date="2022-09-07T14:14:00Z">
        <w:r>
          <w:t>e</w:t>
        </w:r>
      </w:ins>
      <w:ins w:id="3902" w:author="Alain Komin" w:date="2022-09-07T14:13:00Z">
        <w:r>
          <w:t xml:space="preserve">x Representative is checked, </w:t>
        </w:r>
      </w:ins>
      <w:ins w:id="3903" w:author="Alain Komin" w:date="2022-09-07T14:14:00Z">
        <w:r w:rsidRPr="006332EA">
          <w:rPr>
            <w:color w:val="FF0000"/>
            <w:rPrChange w:id="3904" w:author="Alain Komin" w:date="2022-09-07T14:14:00Z">
              <w:rPr/>
            </w:rPrChange>
          </w:rPr>
          <w:t>what happens here?</w:t>
        </w:r>
      </w:ins>
    </w:p>
    <w:p w14:paraId="1697CB70" w14:textId="00F3CBA7" w:rsidR="00990551" w:rsidRDefault="00990551" w:rsidP="00A6451E">
      <w:pPr>
        <w:rPr>
          <w:ins w:id="3905" w:author="Alain Komin" w:date="2022-09-07T14:16:00Z"/>
        </w:rPr>
      </w:pPr>
      <w:ins w:id="3906" w:author="Alain Komin" w:date="2022-09-07T13:40:00Z">
        <w:r>
          <w:rPr>
            <w:noProof/>
          </w:rPr>
          <w:drawing>
            <wp:inline distT="0" distB="0" distL="0" distR="0" wp14:anchorId="4D772820" wp14:editId="7F4405E2">
              <wp:extent cx="5997388" cy="4467019"/>
              <wp:effectExtent l="19050" t="19050" r="22860" b="1016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28422" cy="4490134"/>
                      </a:xfrm>
                      <a:prstGeom prst="rect">
                        <a:avLst/>
                      </a:prstGeom>
                      <a:ln>
                        <a:solidFill>
                          <a:schemeClr val="accent1"/>
                        </a:solidFill>
                      </a:ln>
                    </pic:spPr>
                  </pic:pic>
                </a:graphicData>
              </a:graphic>
            </wp:inline>
          </w:drawing>
        </w:r>
      </w:ins>
    </w:p>
    <w:p w14:paraId="23D87074" w14:textId="415EE11E" w:rsidR="006332EA" w:rsidRDefault="006332EA">
      <w:pPr>
        <w:rPr>
          <w:ins w:id="3907" w:author="Alain Komin" w:date="2022-09-07T14:16:00Z"/>
        </w:rPr>
      </w:pPr>
      <w:ins w:id="3908" w:author="Alain Komin" w:date="2022-09-07T14:16:00Z">
        <w:r>
          <w:br w:type="page"/>
        </w:r>
      </w:ins>
    </w:p>
    <w:p w14:paraId="6FEF0C1B" w14:textId="23787EE8" w:rsidR="006332EA" w:rsidRDefault="006332EA" w:rsidP="00A6451E">
      <w:pPr>
        <w:rPr>
          <w:ins w:id="3909" w:author="Alain Komin" w:date="2022-09-07T13:40:00Z"/>
        </w:rPr>
      </w:pPr>
      <w:ins w:id="3910" w:author="Alain Komin" w:date="2022-09-07T14:16:00Z">
        <w:r>
          <w:lastRenderedPageBreak/>
          <w:t>Order Complete Computer set checkbox automatically add all parts of the computer. Qty selector has limit</w:t>
        </w:r>
      </w:ins>
      <w:ins w:id="3911" w:author="Alain Komin" w:date="2022-09-07T14:17:00Z">
        <w:r>
          <w:t>ed options: 0 and 1.</w:t>
        </w:r>
      </w:ins>
    </w:p>
    <w:p w14:paraId="32898E2C" w14:textId="5B0CBA7F" w:rsidR="00990551" w:rsidRDefault="00990551" w:rsidP="00A6451E">
      <w:pPr>
        <w:rPr>
          <w:ins w:id="3912" w:author="Alain Komin" w:date="2022-09-07T13:40:00Z"/>
        </w:rPr>
      </w:pPr>
      <w:ins w:id="3913" w:author="Alain Komin" w:date="2022-09-07T13:40:00Z">
        <w:r>
          <w:rPr>
            <w:noProof/>
          </w:rPr>
          <w:drawing>
            <wp:inline distT="0" distB="0" distL="0" distR="0" wp14:anchorId="7445ED8F" wp14:editId="4EF297AB">
              <wp:extent cx="5782235" cy="5526165"/>
              <wp:effectExtent l="19050" t="19050" r="28575" b="177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88158" cy="5531825"/>
                      </a:xfrm>
                      <a:prstGeom prst="rect">
                        <a:avLst/>
                      </a:prstGeom>
                      <a:ln>
                        <a:solidFill>
                          <a:schemeClr val="accent1"/>
                        </a:solidFill>
                      </a:ln>
                    </pic:spPr>
                  </pic:pic>
                </a:graphicData>
              </a:graphic>
            </wp:inline>
          </w:drawing>
        </w:r>
      </w:ins>
    </w:p>
    <w:p w14:paraId="125B848A" w14:textId="60A94639" w:rsidR="00990551" w:rsidRDefault="00990551" w:rsidP="00A6451E">
      <w:pPr>
        <w:rPr>
          <w:ins w:id="3914" w:author="Alain Komin" w:date="2022-09-07T14:17:00Z"/>
        </w:rPr>
      </w:pPr>
      <w:ins w:id="3915" w:author="Alain Komin" w:date="2022-09-07T13:40:00Z">
        <w:r>
          <w:rPr>
            <w:noProof/>
          </w:rPr>
          <w:lastRenderedPageBreak/>
          <w:drawing>
            <wp:inline distT="0" distB="0" distL="0" distR="0" wp14:anchorId="277547CE" wp14:editId="6EEC9DD4">
              <wp:extent cx="6067765" cy="3917577"/>
              <wp:effectExtent l="19050" t="19050" r="9525" b="260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82528" cy="3927109"/>
                      </a:xfrm>
                      <a:prstGeom prst="rect">
                        <a:avLst/>
                      </a:prstGeom>
                      <a:ln>
                        <a:solidFill>
                          <a:schemeClr val="accent1"/>
                        </a:solidFill>
                      </a:ln>
                    </pic:spPr>
                  </pic:pic>
                </a:graphicData>
              </a:graphic>
            </wp:inline>
          </w:drawing>
        </w:r>
      </w:ins>
    </w:p>
    <w:p w14:paraId="58F7DE89" w14:textId="2DCE3789" w:rsidR="006332EA" w:rsidRDefault="006332EA" w:rsidP="00A6451E">
      <w:pPr>
        <w:rPr>
          <w:ins w:id="3916" w:author="Alain Komin" w:date="2022-09-07T13:46:00Z"/>
        </w:rPr>
      </w:pPr>
      <w:ins w:id="3917" w:author="Alain Komin" w:date="2022-09-07T14:17:00Z">
        <w:r>
          <w:t xml:space="preserve">If the item the </w:t>
        </w:r>
      </w:ins>
      <w:ins w:id="3918" w:author="Alain Komin" w:date="2022-09-29T12:46:00Z">
        <w:r w:rsidR="005A733B">
          <w:t>Sales Rep</w:t>
        </w:r>
      </w:ins>
      <w:ins w:id="3919" w:author="Alain Komin" w:date="2022-09-07T14:17:00Z">
        <w:r>
          <w:t xml:space="preserve"> is looking for is not in the list, they select Supplies and adds a mandatory text </w:t>
        </w:r>
      </w:ins>
      <w:ins w:id="3920" w:author="Alain Komin" w:date="2022-09-07T14:18:00Z">
        <w:r>
          <w:t>with the item needed.</w:t>
        </w:r>
      </w:ins>
    </w:p>
    <w:p w14:paraId="3A3828D7" w14:textId="7813C65E" w:rsidR="00B54C52" w:rsidRDefault="00B54C52" w:rsidP="00A6451E">
      <w:pPr>
        <w:rPr>
          <w:ins w:id="3921" w:author="Alain Komin" w:date="2022-09-07T14:18:00Z"/>
        </w:rPr>
      </w:pPr>
      <w:ins w:id="3922" w:author="Alain Komin" w:date="2022-09-07T13:46:00Z">
        <w:r>
          <w:rPr>
            <w:noProof/>
          </w:rPr>
          <w:drawing>
            <wp:inline distT="0" distB="0" distL="0" distR="0" wp14:anchorId="40CFC463" wp14:editId="06A975BD">
              <wp:extent cx="6583680" cy="3132455"/>
              <wp:effectExtent l="19050" t="19050" r="26670" b="1079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3680" cy="3132455"/>
                      </a:xfrm>
                      <a:prstGeom prst="rect">
                        <a:avLst/>
                      </a:prstGeom>
                      <a:noFill/>
                      <a:ln>
                        <a:solidFill>
                          <a:schemeClr val="accent1"/>
                        </a:solidFill>
                      </a:ln>
                    </pic:spPr>
                  </pic:pic>
                </a:graphicData>
              </a:graphic>
            </wp:inline>
          </w:drawing>
        </w:r>
      </w:ins>
    </w:p>
    <w:p w14:paraId="29ADEDE0" w14:textId="108B693E" w:rsidR="006332EA" w:rsidRDefault="006332EA">
      <w:pPr>
        <w:rPr>
          <w:ins w:id="3923" w:author="Alain Komin" w:date="2022-09-07T14:18:00Z"/>
        </w:rPr>
      </w:pPr>
      <w:ins w:id="3924" w:author="Alain Komin" w:date="2022-09-07T14:18:00Z">
        <w:r>
          <w:br w:type="page"/>
        </w:r>
      </w:ins>
    </w:p>
    <w:p w14:paraId="4F513236" w14:textId="409D2BAE" w:rsidR="006332EA" w:rsidRDefault="006332EA" w:rsidP="00A6451E">
      <w:pPr>
        <w:rPr>
          <w:ins w:id="3925" w:author="Alain Komin" w:date="2022-09-07T13:40:00Z"/>
        </w:rPr>
      </w:pPr>
      <w:ins w:id="3926" w:author="Alain Komin" w:date="2022-09-07T14:18:00Z">
        <w:r>
          <w:lastRenderedPageBreak/>
          <w:t>Help icon shows a modal with information.</w:t>
        </w:r>
      </w:ins>
      <w:ins w:id="3927" w:author="Alain Komin" w:date="2022-09-27T11:41:00Z">
        <w:r w:rsidR="004F7B0D">
          <w:t xml:space="preserve"> </w:t>
        </w:r>
        <w:r w:rsidR="004F7B0D" w:rsidRPr="004F7B0D">
          <w:rPr>
            <w:color w:val="FF0000"/>
            <w:rPrChange w:id="3928" w:author="Alain Komin" w:date="2022-09-27T11:41:00Z">
              <w:rPr/>
            </w:rPrChange>
          </w:rPr>
          <w:t xml:space="preserve">This will be </w:t>
        </w:r>
      </w:ins>
      <w:ins w:id="3929" w:author="Alain Komin" w:date="2022-09-27T13:02:00Z">
        <w:r w:rsidR="00F941CA">
          <w:rPr>
            <w:color w:val="FF0000"/>
          </w:rPr>
          <w:t xml:space="preserve">the </w:t>
        </w:r>
      </w:ins>
      <w:ins w:id="3930" w:author="Alain Komin" w:date="2022-09-27T11:41:00Z">
        <w:r w:rsidR="004F7B0D" w:rsidRPr="004F7B0D">
          <w:rPr>
            <w:color w:val="FF0000"/>
            <w:rPrChange w:id="3931" w:author="Alain Komin" w:date="2022-09-27T11:41:00Z">
              <w:rPr/>
            </w:rPrChange>
          </w:rPr>
          <w:t>Kit Item</w:t>
        </w:r>
      </w:ins>
      <w:ins w:id="3932" w:author="Alain Komin" w:date="2022-09-27T13:02:00Z">
        <w:r w:rsidR="00F941CA">
          <w:rPr>
            <w:color w:val="FF0000"/>
          </w:rPr>
          <w:t>´s</w:t>
        </w:r>
      </w:ins>
      <w:ins w:id="3933" w:author="Alain Komin" w:date="2022-09-27T11:41:00Z">
        <w:r w:rsidR="004F7B0D" w:rsidRPr="004F7B0D">
          <w:rPr>
            <w:color w:val="FF0000"/>
            <w:rPrChange w:id="3934" w:author="Alain Komin" w:date="2022-09-27T11:41:00Z">
              <w:rPr/>
            </w:rPrChange>
          </w:rPr>
          <w:t xml:space="preserve"> Detailed Description.</w:t>
        </w:r>
      </w:ins>
    </w:p>
    <w:p w14:paraId="4183693A" w14:textId="08AAD53A" w:rsidR="00990551" w:rsidRDefault="00990551" w:rsidP="00A6451E">
      <w:pPr>
        <w:rPr>
          <w:ins w:id="3935" w:author="Alain Komin" w:date="2022-09-07T14:18:00Z"/>
        </w:rPr>
      </w:pPr>
      <w:ins w:id="3936" w:author="Alain Komin" w:date="2022-09-07T13:40:00Z">
        <w:r>
          <w:rPr>
            <w:noProof/>
          </w:rPr>
          <w:drawing>
            <wp:inline distT="0" distB="0" distL="0" distR="0" wp14:anchorId="52502AD9" wp14:editId="2FE98B4C">
              <wp:extent cx="6857072" cy="2537011"/>
              <wp:effectExtent l="19050" t="19050" r="20320" b="158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72447" cy="2542699"/>
                      </a:xfrm>
                      <a:prstGeom prst="rect">
                        <a:avLst/>
                      </a:prstGeom>
                      <a:noFill/>
                      <a:ln>
                        <a:solidFill>
                          <a:schemeClr val="accent1"/>
                        </a:solidFill>
                      </a:ln>
                    </pic:spPr>
                  </pic:pic>
                </a:graphicData>
              </a:graphic>
            </wp:inline>
          </w:drawing>
        </w:r>
      </w:ins>
    </w:p>
    <w:p w14:paraId="1CC2C45A" w14:textId="4E0D3514" w:rsidR="006332EA" w:rsidRDefault="006332EA" w:rsidP="00A6451E">
      <w:pPr>
        <w:rPr>
          <w:ins w:id="3937" w:author="Alain Komin" w:date="2022-09-07T13:40:00Z"/>
        </w:rPr>
      </w:pPr>
      <w:ins w:id="3938" w:author="Alain Komin" w:date="2022-09-07T14:18:00Z">
        <w:r>
          <w:t>Some Order Types and High Pri</w:t>
        </w:r>
      </w:ins>
      <w:ins w:id="3939" w:author="Alain Komin" w:date="2022-09-07T14:19:00Z">
        <w:r>
          <w:t>ority options shows red messages and require mandatory Comments.</w:t>
        </w:r>
      </w:ins>
      <w:ins w:id="3940" w:author="Alain Komin" w:date="2022-09-27T11:42:00Z">
        <w:r w:rsidR="004F7B0D">
          <w:t xml:space="preserve"> </w:t>
        </w:r>
      </w:ins>
      <w:ins w:id="3941" w:author="Alain Komin" w:date="2022-10-26T11:01:00Z">
        <w:r w:rsidR="005268BE">
          <w:rPr>
            <w:color w:val="FF0000"/>
          </w:rPr>
          <w:t>We will m</w:t>
        </w:r>
      </w:ins>
      <w:ins w:id="3942" w:author="Alain Komin" w:date="2022-09-27T11:42:00Z">
        <w:r w:rsidR="004F7B0D" w:rsidRPr="004F7B0D">
          <w:rPr>
            <w:color w:val="FF0000"/>
            <w:rPrChange w:id="3943" w:author="Alain Komin" w:date="2022-09-27T11:43:00Z">
              <w:rPr/>
            </w:rPrChange>
          </w:rPr>
          <w:t>ake this field mandatory so all orders will have this fie</w:t>
        </w:r>
      </w:ins>
      <w:ins w:id="3944" w:author="Alain Komin" w:date="2022-09-27T11:43:00Z">
        <w:r w:rsidR="004F7B0D" w:rsidRPr="004F7B0D">
          <w:rPr>
            <w:color w:val="FF0000"/>
            <w:rPrChange w:id="3945" w:author="Alain Komin" w:date="2022-09-27T11:43:00Z">
              <w:rPr/>
            </w:rPrChange>
          </w:rPr>
          <w:t>ld populated.</w:t>
        </w:r>
      </w:ins>
      <w:ins w:id="3946" w:author="Alain Komin" w:date="2022-09-29T13:21:00Z">
        <w:r w:rsidR="00FA6C6A">
          <w:rPr>
            <w:color w:val="FF0000"/>
          </w:rPr>
          <w:t xml:space="preserve"> Sales Rep. can add N/A if not applicable.</w:t>
        </w:r>
      </w:ins>
    </w:p>
    <w:p w14:paraId="11485CF3" w14:textId="74441656" w:rsidR="00990551" w:rsidRDefault="00990551" w:rsidP="00A6451E">
      <w:pPr>
        <w:rPr>
          <w:ins w:id="3947" w:author="Alain Komin" w:date="2022-09-07T13:40:00Z"/>
        </w:rPr>
      </w:pPr>
      <w:ins w:id="3948" w:author="Alain Komin" w:date="2022-09-07T13:40:00Z">
        <w:r>
          <w:rPr>
            <w:noProof/>
          </w:rPr>
          <w:drawing>
            <wp:inline distT="0" distB="0" distL="0" distR="0" wp14:anchorId="505337AA" wp14:editId="465FAE58">
              <wp:extent cx="5522259" cy="4077618"/>
              <wp:effectExtent l="19050" t="19050" r="21590" b="184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34654" cy="4086771"/>
                      </a:xfrm>
                      <a:prstGeom prst="rect">
                        <a:avLst/>
                      </a:prstGeom>
                      <a:ln>
                        <a:solidFill>
                          <a:schemeClr val="accent1"/>
                        </a:solidFill>
                      </a:ln>
                    </pic:spPr>
                  </pic:pic>
                </a:graphicData>
              </a:graphic>
            </wp:inline>
          </w:drawing>
        </w:r>
      </w:ins>
    </w:p>
    <w:p w14:paraId="7319E08B" w14:textId="57FE599F" w:rsidR="00990551" w:rsidRDefault="00990551" w:rsidP="00A6451E">
      <w:pPr>
        <w:rPr>
          <w:ins w:id="3949" w:author="Alain Komin" w:date="2022-09-07T14:20:00Z"/>
        </w:rPr>
      </w:pPr>
      <w:ins w:id="3950" w:author="Alain Komin" w:date="2022-09-07T13:40:00Z">
        <w:r>
          <w:rPr>
            <w:noProof/>
          </w:rPr>
          <w:lastRenderedPageBreak/>
          <w:drawing>
            <wp:inline distT="0" distB="0" distL="0" distR="0" wp14:anchorId="162060FE" wp14:editId="7F4D6B35">
              <wp:extent cx="5746750" cy="4312024"/>
              <wp:effectExtent l="19050" t="19050" r="25400" b="1270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72321" cy="4331211"/>
                      </a:xfrm>
                      <a:prstGeom prst="rect">
                        <a:avLst/>
                      </a:prstGeom>
                      <a:ln>
                        <a:solidFill>
                          <a:schemeClr val="accent1"/>
                        </a:solidFill>
                      </a:ln>
                    </pic:spPr>
                  </pic:pic>
                </a:graphicData>
              </a:graphic>
            </wp:inline>
          </w:drawing>
        </w:r>
      </w:ins>
    </w:p>
    <w:p w14:paraId="53C10632" w14:textId="2F179969" w:rsidR="006332EA" w:rsidRDefault="006332EA">
      <w:pPr>
        <w:rPr>
          <w:ins w:id="3951" w:author="Alain Komin" w:date="2022-09-07T14:20:00Z"/>
        </w:rPr>
      </w:pPr>
      <w:ins w:id="3952" w:author="Alain Komin" w:date="2022-09-07T14:20:00Z">
        <w:r>
          <w:br w:type="page"/>
        </w:r>
      </w:ins>
    </w:p>
    <w:p w14:paraId="3765248A" w14:textId="44EBF2FB" w:rsidR="006332EA" w:rsidRDefault="006332EA" w:rsidP="00A6451E">
      <w:pPr>
        <w:rPr>
          <w:ins w:id="3953" w:author="Alain Komin" w:date="2022-09-07T13:40:00Z"/>
        </w:rPr>
      </w:pPr>
      <w:ins w:id="3954" w:author="Alain Komin" w:date="2022-09-07T14:20:00Z">
        <w:r>
          <w:lastRenderedPageBreak/>
          <w:t>Before submitting the order, the Agent must check the Order Reviewed checkbox.</w:t>
        </w:r>
      </w:ins>
      <w:ins w:id="3955" w:author="Alain Komin" w:date="2022-09-27T11:44:00Z">
        <w:r w:rsidR="004F7B0D">
          <w:t xml:space="preserve"> </w:t>
        </w:r>
        <w:r w:rsidR="004F7B0D" w:rsidRPr="001A167B">
          <w:t>Use native T&amp;C checkbox.</w:t>
        </w:r>
      </w:ins>
    </w:p>
    <w:p w14:paraId="116733FF" w14:textId="1A5B34B8" w:rsidR="00990551" w:rsidRDefault="00990551" w:rsidP="00A6451E">
      <w:pPr>
        <w:rPr>
          <w:ins w:id="3956" w:author="Alain Komin" w:date="2022-09-07T13:40:00Z"/>
        </w:rPr>
      </w:pPr>
      <w:ins w:id="3957" w:author="Alain Komin" w:date="2022-09-07T13:40:00Z">
        <w:r>
          <w:rPr>
            <w:noProof/>
          </w:rPr>
          <w:drawing>
            <wp:inline distT="0" distB="0" distL="0" distR="0" wp14:anchorId="2085D007" wp14:editId="7FEE7750">
              <wp:extent cx="6104965" cy="4344850"/>
              <wp:effectExtent l="19050" t="19050" r="10160" b="177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09900" cy="4348362"/>
                      </a:xfrm>
                      <a:prstGeom prst="rect">
                        <a:avLst/>
                      </a:prstGeom>
                      <a:ln>
                        <a:solidFill>
                          <a:schemeClr val="accent1"/>
                        </a:solidFill>
                      </a:ln>
                    </pic:spPr>
                  </pic:pic>
                </a:graphicData>
              </a:graphic>
            </wp:inline>
          </w:drawing>
        </w:r>
      </w:ins>
    </w:p>
    <w:p w14:paraId="0BD41B8B" w14:textId="0CE2EE79" w:rsidR="00465473" w:rsidRDefault="00465473" w:rsidP="00465473">
      <w:pPr>
        <w:spacing w:after="0"/>
        <w:rPr>
          <w:ins w:id="3958" w:author="Alain Komin" w:date="2022-10-07T12:46:00Z"/>
          <w:b/>
          <w:bCs/>
        </w:rPr>
      </w:pPr>
      <w:ins w:id="3959" w:author="Alain Komin" w:date="2022-10-07T12:46:00Z">
        <w:r w:rsidRPr="002035D7">
          <w:rPr>
            <w:b/>
            <w:bCs/>
          </w:rPr>
          <w:t>Equipment Order fields</w:t>
        </w:r>
      </w:ins>
      <w:ins w:id="3960" w:author="Alain Komin" w:date="2022-10-26T11:02:00Z">
        <w:r w:rsidR="005268BE">
          <w:rPr>
            <w:b/>
            <w:bCs/>
          </w:rPr>
          <w:t xml:space="preserve"> (final list to be determined by Intermex)</w:t>
        </w:r>
      </w:ins>
      <w:ins w:id="3961" w:author="Alain Komin" w:date="2022-10-07T12:46:00Z">
        <w:r w:rsidRPr="002035D7">
          <w:rPr>
            <w:b/>
            <w:bCs/>
          </w:rPr>
          <w:t>:</w:t>
        </w:r>
      </w:ins>
    </w:p>
    <w:tbl>
      <w:tblPr>
        <w:tblStyle w:val="TableGrid"/>
        <w:tblW w:w="0" w:type="auto"/>
        <w:tblLook w:val="04A0" w:firstRow="1" w:lastRow="0" w:firstColumn="1" w:lastColumn="0" w:noHBand="0" w:noVBand="1"/>
      </w:tblPr>
      <w:tblGrid>
        <w:gridCol w:w="2589"/>
        <w:gridCol w:w="2589"/>
        <w:gridCol w:w="2590"/>
        <w:gridCol w:w="2590"/>
      </w:tblGrid>
      <w:tr w:rsidR="00465473" w14:paraId="224FB11B" w14:textId="77777777" w:rsidTr="002035D7">
        <w:trPr>
          <w:ins w:id="3962" w:author="Alain Komin" w:date="2022-10-07T12:46:00Z"/>
        </w:trPr>
        <w:tc>
          <w:tcPr>
            <w:tcW w:w="2589" w:type="dxa"/>
          </w:tcPr>
          <w:p w14:paraId="633169B4" w14:textId="77777777" w:rsidR="00465473" w:rsidRDefault="00465473" w:rsidP="002035D7">
            <w:pPr>
              <w:rPr>
                <w:ins w:id="3963" w:author="Alain Komin" w:date="2022-10-07T12:46:00Z"/>
                <w:b/>
                <w:bCs/>
              </w:rPr>
            </w:pPr>
            <w:ins w:id="3964" w:author="Alain Komin" w:date="2022-10-07T12:46:00Z">
              <w:r>
                <w:rPr>
                  <w:b/>
                  <w:bCs/>
                </w:rPr>
                <w:t>Name</w:t>
              </w:r>
            </w:ins>
          </w:p>
        </w:tc>
        <w:tc>
          <w:tcPr>
            <w:tcW w:w="2589" w:type="dxa"/>
          </w:tcPr>
          <w:p w14:paraId="79B0FFCB" w14:textId="77777777" w:rsidR="00465473" w:rsidRPr="002035D7" w:rsidRDefault="00465473" w:rsidP="002035D7">
            <w:pPr>
              <w:rPr>
                <w:ins w:id="3965" w:author="Alain Komin" w:date="2022-10-07T12:46:00Z"/>
                <w:b/>
                <w:bCs/>
              </w:rPr>
            </w:pPr>
            <w:ins w:id="3966" w:author="Alain Komin" w:date="2022-10-07T12:46:00Z">
              <w:r w:rsidRPr="002035D7">
                <w:rPr>
                  <w:b/>
                  <w:bCs/>
                </w:rPr>
                <w:t>Type</w:t>
              </w:r>
            </w:ins>
          </w:p>
        </w:tc>
        <w:tc>
          <w:tcPr>
            <w:tcW w:w="2590" w:type="dxa"/>
          </w:tcPr>
          <w:p w14:paraId="1652140C" w14:textId="77777777" w:rsidR="00465473" w:rsidRPr="002035D7" w:rsidRDefault="00465473" w:rsidP="002035D7">
            <w:pPr>
              <w:rPr>
                <w:ins w:id="3967" w:author="Alain Komin" w:date="2022-10-07T12:46:00Z"/>
                <w:b/>
                <w:bCs/>
              </w:rPr>
            </w:pPr>
            <w:ins w:id="3968" w:author="Alain Komin" w:date="2022-10-07T12:46:00Z">
              <w:r w:rsidRPr="002035D7">
                <w:rPr>
                  <w:b/>
                  <w:bCs/>
                </w:rPr>
                <w:t>Action</w:t>
              </w:r>
            </w:ins>
          </w:p>
        </w:tc>
        <w:tc>
          <w:tcPr>
            <w:tcW w:w="2590" w:type="dxa"/>
          </w:tcPr>
          <w:p w14:paraId="65D7C93A" w14:textId="77777777" w:rsidR="00465473" w:rsidRPr="002035D7" w:rsidRDefault="00465473" w:rsidP="002035D7">
            <w:pPr>
              <w:rPr>
                <w:ins w:id="3969" w:author="Alain Komin" w:date="2022-10-07T12:46:00Z"/>
                <w:b/>
                <w:bCs/>
              </w:rPr>
            </w:pPr>
            <w:ins w:id="3970" w:author="Alain Komin" w:date="2022-10-07T12:46:00Z">
              <w:r w:rsidRPr="002035D7">
                <w:rPr>
                  <w:b/>
                  <w:bCs/>
                </w:rPr>
                <w:t>SCA Functionality</w:t>
              </w:r>
            </w:ins>
          </w:p>
        </w:tc>
      </w:tr>
      <w:tr w:rsidR="00465473" w14:paraId="51071344" w14:textId="77777777" w:rsidTr="002035D7">
        <w:trPr>
          <w:ins w:id="3971" w:author="Alain Komin" w:date="2022-10-07T12:46:00Z"/>
        </w:trPr>
        <w:tc>
          <w:tcPr>
            <w:tcW w:w="2589" w:type="dxa"/>
          </w:tcPr>
          <w:p w14:paraId="664A1606" w14:textId="77777777" w:rsidR="00465473" w:rsidRDefault="00465473" w:rsidP="002035D7">
            <w:pPr>
              <w:rPr>
                <w:ins w:id="3972" w:author="Alain Komin" w:date="2022-10-07T12:46:00Z"/>
                <w:b/>
                <w:bCs/>
              </w:rPr>
            </w:pPr>
            <w:ins w:id="3973" w:author="Alain Komin" w:date="2022-10-07T12:46:00Z">
              <w:r>
                <w:t>Dist. Manager Stock</w:t>
              </w:r>
            </w:ins>
          </w:p>
        </w:tc>
        <w:tc>
          <w:tcPr>
            <w:tcW w:w="2589" w:type="dxa"/>
          </w:tcPr>
          <w:p w14:paraId="433BCD61" w14:textId="77777777" w:rsidR="00465473" w:rsidRPr="002035D7" w:rsidRDefault="00465473" w:rsidP="002035D7">
            <w:pPr>
              <w:rPr>
                <w:ins w:id="3974" w:author="Alain Komin" w:date="2022-10-07T12:46:00Z"/>
              </w:rPr>
            </w:pPr>
            <w:ins w:id="3975" w:author="Alain Komin" w:date="2022-10-07T12:46:00Z">
              <w:r w:rsidRPr="002035D7">
                <w:t>Checkbox</w:t>
              </w:r>
            </w:ins>
          </w:p>
        </w:tc>
        <w:tc>
          <w:tcPr>
            <w:tcW w:w="2590" w:type="dxa"/>
          </w:tcPr>
          <w:p w14:paraId="6842DCF9" w14:textId="77777777" w:rsidR="00465473" w:rsidRPr="002035D7" w:rsidRDefault="00465473" w:rsidP="002035D7">
            <w:pPr>
              <w:rPr>
                <w:ins w:id="3976" w:author="Alain Komin" w:date="2022-10-07T12:46:00Z"/>
              </w:rPr>
            </w:pPr>
            <w:ins w:id="3977" w:author="Alain Komin" w:date="2022-10-07T12:46:00Z">
              <w:r>
                <w:t xml:space="preserve">If checked </w:t>
              </w:r>
            </w:ins>
          </w:p>
        </w:tc>
        <w:tc>
          <w:tcPr>
            <w:tcW w:w="2590" w:type="dxa"/>
          </w:tcPr>
          <w:p w14:paraId="68243B62" w14:textId="77777777" w:rsidR="00465473" w:rsidRPr="002035D7" w:rsidRDefault="00465473" w:rsidP="002035D7">
            <w:pPr>
              <w:rPr>
                <w:ins w:id="3978" w:author="Alain Komin" w:date="2022-10-07T12:46:00Z"/>
              </w:rPr>
            </w:pPr>
          </w:p>
        </w:tc>
      </w:tr>
      <w:tr w:rsidR="00465473" w14:paraId="4C128220" w14:textId="77777777" w:rsidTr="002035D7">
        <w:trPr>
          <w:ins w:id="3979" w:author="Alain Komin" w:date="2022-10-07T12:46:00Z"/>
        </w:trPr>
        <w:tc>
          <w:tcPr>
            <w:tcW w:w="2589" w:type="dxa"/>
          </w:tcPr>
          <w:p w14:paraId="177AEA6D" w14:textId="77777777" w:rsidR="00465473" w:rsidRDefault="00465473" w:rsidP="002035D7">
            <w:pPr>
              <w:rPr>
                <w:ins w:id="3980" w:author="Alain Komin" w:date="2022-10-07T12:46:00Z"/>
                <w:b/>
                <w:bCs/>
              </w:rPr>
            </w:pPr>
            <w:ins w:id="3981" w:author="Alain Komin" w:date="2022-10-07T12:46:00Z">
              <w:r>
                <w:t>Ship to Intermex Representative</w:t>
              </w:r>
            </w:ins>
          </w:p>
        </w:tc>
        <w:tc>
          <w:tcPr>
            <w:tcW w:w="2589" w:type="dxa"/>
          </w:tcPr>
          <w:p w14:paraId="61801F74" w14:textId="77777777" w:rsidR="00465473" w:rsidRPr="002035D7" w:rsidRDefault="00465473" w:rsidP="002035D7">
            <w:pPr>
              <w:rPr>
                <w:ins w:id="3982" w:author="Alain Komin" w:date="2022-10-07T12:46:00Z"/>
              </w:rPr>
            </w:pPr>
            <w:ins w:id="3983" w:author="Alain Komin" w:date="2022-10-07T12:46:00Z">
              <w:r>
                <w:t>Checkbox</w:t>
              </w:r>
            </w:ins>
          </w:p>
        </w:tc>
        <w:tc>
          <w:tcPr>
            <w:tcW w:w="2590" w:type="dxa"/>
          </w:tcPr>
          <w:p w14:paraId="0B438667" w14:textId="77777777" w:rsidR="00465473" w:rsidRPr="002035D7" w:rsidRDefault="00465473" w:rsidP="002035D7">
            <w:pPr>
              <w:rPr>
                <w:ins w:id="3984" w:author="Alain Komin" w:date="2022-10-07T12:46:00Z"/>
              </w:rPr>
            </w:pPr>
          </w:p>
        </w:tc>
        <w:tc>
          <w:tcPr>
            <w:tcW w:w="2590" w:type="dxa"/>
          </w:tcPr>
          <w:p w14:paraId="3887C80E" w14:textId="77777777" w:rsidR="00465473" w:rsidRPr="002035D7" w:rsidRDefault="00465473" w:rsidP="002035D7">
            <w:pPr>
              <w:rPr>
                <w:ins w:id="3985" w:author="Alain Komin" w:date="2022-10-07T12:46:00Z"/>
              </w:rPr>
            </w:pPr>
          </w:p>
        </w:tc>
      </w:tr>
      <w:tr w:rsidR="00465473" w14:paraId="2EC8A009" w14:textId="77777777" w:rsidTr="002035D7">
        <w:trPr>
          <w:ins w:id="3986" w:author="Alain Komin" w:date="2022-10-07T12:46:00Z"/>
        </w:trPr>
        <w:tc>
          <w:tcPr>
            <w:tcW w:w="2589" w:type="dxa"/>
          </w:tcPr>
          <w:p w14:paraId="7D16D293" w14:textId="77777777" w:rsidR="00465473" w:rsidRDefault="00465473" w:rsidP="002035D7">
            <w:pPr>
              <w:rPr>
                <w:ins w:id="3987" w:author="Alain Komin" w:date="2022-10-07T12:46:00Z"/>
                <w:b/>
                <w:bCs/>
              </w:rPr>
            </w:pPr>
            <w:ins w:id="3988" w:author="Alain Komin" w:date="2022-10-07T12:46:00Z">
              <w:r>
                <w:t>Order Complete Computer Set</w:t>
              </w:r>
            </w:ins>
          </w:p>
        </w:tc>
        <w:tc>
          <w:tcPr>
            <w:tcW w:w="2589" w:type="dxa"/>
          </w:tcPr>
          <w:p w14:paraId="6F994025" w14:textId="77777777" w:rsidR="00465473" w:rsidRPr="002035D7" w:rsidRDefault="00465473" w:rsidP="002035D7">
            <w:pPr>
              <w:rPr>
                <w:ins w:id="3989" w:author="Alain Komin" w:date="2022-10-07T12:46:00Z"/>
              </w:rPr>
            </w:pPr>
            <w:ins w:id="3990" w:author="Alain Komin" w:date="2022-10-07T12:46:00Z">
              <w:r>
                <w:t>Checkbox</w:t>
              </w:r>
            </w:ins>
          </w:p>
        </w:tc>
        <w:tc>
          <w:tcPr>
            <w:tcW w:w="2590" w:type="dxa"/>
          </w:tcPr>
          <w:p w14:paraId="653EB743" w14:textId="77777777" w:rsidR="00465473" w:rsidRPr="002035D7" w:rsidRDefault="00465473" w:rsidP="002035D7">
            <w:pPr>
              <w:rPr>
                <w:ins w:id="3991" w:author="Alain Komin" w:date="2022-10-07T12:46:00Z"/>
              </w:rPr>
            </w:pPr>
          </w:p>
        </w:tc>
        <w:tc>
          <w:tcPr>
            <w:tcW w:w="2590" w:type="dxa"/>
          </w:tcPr>
          <w:p w14:paraId="32096DDE" w14:textId="77777777" w:rsidR="00465473" w:rsidRPr="002035D7" w:rsidRDefault="00465473" w:rsidP="002035D7">
            <w:pPr>
              <w:rPr>
                <w:ins w:id="3992" w:author="Alain Komin" w:date="2022-10-07T12:46:00Z"/>
              </w:rPr>
            </w:pPr>
            <w:ins w:id="3993" w:author="Alain Komin" w:date="2022-10-07T12:46:00Z">
              <w:r>
                <w:t>This will not be in the checkout. A kit item will be created with all parts and will be added to the cart from the shopping pages.</w:t>
              </w:r>
            </w:ins>
          </w:p>
        </w:tc>
      </w:tr>
      <w:tr w:rsidR="00465473" w14:paraId="02DBD204" w14:textId="77777777" w:rsidTr="002035D7">
        <w:trPr>
          <w:ins w:id="3994" w:author="Alain Komin" w:date="2022-10-07T12:46:00Z"/>
        </w:trPr>
        <w:tc>
          <w:tcPr>
            <w:tcW w:w="2589" w:type="dxa"/>
          </w:tcPr>
          <w:p w14:paraId="61B0508F" w14:textId="77777777" w:rsidR="00465473" w:rsidRDefault="00465473" w:rsidP="002035D7">
            <w:pPr>
              <w:rPr>
                <w:ins w:id="3995" w:author="Alain Komin" w:date="2022-10-07T12:46:00Z"/>
                <w:b/>
                <w:bCs/>
              </w:rPr>
            </w:pPr>
            <w:ins w:id="3996" w:author="Alain Komin" w:date="2022-10-07T12:46:00Z">
              <w:r>
                <w:t>Order reviewed</w:t>
              </w:r>
            </w:ins>
          </w:p>
        </w:tc>
        <w:tc>
          <w:tcPr>
            <w:tcW w:w="2589" w:type="dxa"/>
          </w:tcPr>
          <w:p w14:paraId="440F6F3E" w14:textId="77777777" w:rsidR="00465473" w:rsidRPr="002035D7" w:rsidRDefault="00465473" w:rsidP="002035D7">
            <w:pPr>
              <w:rPr>
                <w:ins w:id="3997" w:author="Alain Komin" w:date="2022-10-07T12:46:00Z"/>
              </w:rPr>
            </w:pPr>
            <w:ins w:id="3998" w:author="Alain Komin" w:date="2022-10-07T12:46:00Z">
              <w:r>
                <w:t>Checkbox</w:t>
              </w:r>
            </w:ins>
          </w:p>
        </w:tc>
        <w:tc>
          <w:tcPr>
            <w:tcW w:w="2590" w:type="dxa"/>
          </w:tcPr>
          <w:p w14:paraId="1F2B6994" w14:textId="77777777" w:rsidR="00465473" w:rsidRPr="002035D7" w:rsidRDefault="00465473" w:rsidP="002035D7">
            <w:pPr>
              <w:rPr>
                <w:ins w:id="3999" w:author="Alain Komin" w:date="2022-10-07T12:46:00Z"/>
              </w:rPr>
            </w:pPr>
          </w:p>
        </w:tc>
        <w:tc>
          <w:tcPr>
            <w:tcW w:w="2590" w:type="dxa"/>
          </w:tcPr>
          <w:p w14:paraId="5F7E1440" w14:textId="77777777" w:rsidR="00465473" w:rsidRPr="002035D7" w:rsidRDefault="00465473" w:rsidP="002035D7">
            <w:pPr>
              <w:rPr>
                <w:ins w:id="4000" w:author="Alain Komin" w:date="2022-10-07T12:46:00Z"/>
              </w:rPr>
            </w:pPr>
          </w:p>
        </w:tc>
      </w:tr>
      <w:tr w:rsidR="00465473" w14:paraId="31035D9E" w14:textId="77777777" w:rsidTr="002035D7">
        <w:trPr>
          <w:ins w:id="4001" w:author="Alain Komin" w:date="2022-10-07T12:46:00Z"/>
        </w:trPr>
        <w:tc>
          <w:tcPr>
            <w:tcW w:w="2589" w:type="dxa"/>
          </w:tcPr>
          <w:p w14:paraId="4614931C" w14:textId="77777777" w:rsidR="00465473" w:rsidRDefault="00465473" w:rsidP="002035D7">
            <w:pPr>
              <w:rPr>
                <w:ins w:id="4002" w:author="Alain Komin" w:date="2022-10-07T12:46:00Z"/>
                <w:b/>
                <w:bCs/>
              </w:rPr>
            </w:pPr>
            <w:ins w:id="4003" w:author="Alain Komin" w:date="2022-10-07T12:46:00Z">
              <w:r>
                <w:t>Agency</w:t>
              </w:r>
            </w:ins>
          </w:p>
        </w:tc>
        <w:tc>
          <w:tcPr>
            <w:tcW w:w="2589" w:type="dxa"/>
          </w:tcPr>
          <w:p w14:paraId="1E5C60BC" w14:textId="77777777" w:rsidR="00465473" w:rsidRPr="002035D7" w:rsidRDefault="00465473" w:rsidP="002035D7">
            <w:pPr>
              <w:rPr>
                <w:ins w:id="4004" w:author="Alain Komin" w:date="2022-10-07T12:46:00Z"/>
              </w:rPr>
            </w:pPr>
            <w:ins w:id="4005" w:author="Alain Komin" w:date="2022-10-07T12:46:00Z">
              <w:r>
                <w:t>Text</w:t>
              </w:r>
            </w:ins>
          </w:p>
        </w:tc>
        <w:tc>
          <w:tcPr>
            <w:tcW w:w="2590" w:type="dxa"/>
          </w:tcPr>
          <w:p w14:paraId="58F7C252" w14:textId="32F79984" w:rsidR="00465473" w:rsidRPr="002035D7" w:rsidRDefault="0074414E" w:rsidP="002035D7">
            <w:pPr>
              <w:rPr>
                <w:ins w:id="4006" w:author="Alain Komin" w:date="2022-10-07T12:46:00Z"/>
              </w:rPr>
            </w:pPr>
            <w:ins w:id="4007" w:author="Alain Komin" w:date="2022-10-07T12:48:00Z">
              <w:r>
                <w:t>No validation.</w:t>
              </w:r>
            </w:ins>
          </w:p>
        </w:tc>
        <w:tc>
          <w:tcPr>
            <w:tcW w:w="2590" w:type="dxa"/>
          </w:tcPr>
          <w:p w14:paraId="33E69C35" w14:textId="77777777" w:rsidR="00465473" w:rsidRPr="002035D7" w:rsidRDefault="00465473" w:rsidP="002035D7">
            <w:pPr>
              <w:rPr>
                <w:ins w:id="4008" w:author="Alain Komin" w:date="2022-10-07T12:46:00Z"/>
              </w:rPr>
            </w:pPr>
          </w:p>
        </w:tc>
      </w:tr>
      <w:tr w:rsidR="00465473" w14:paraId="2B85FA09" w14:textId="77777777" w:rsidTr="002035D7">
        <w:trPr>
          <w:ins w:id="4009" w:author="Alain Komin" w:date="2022-10-07T12:46:00Z"/>
        </w:trPr>
        <w:tc>
          <w:tcPr>
            <w:tcW w:w="2589" w:type="dxa"/>
          </w:tcPr>
          <w:p w14:paraId="692B515C" w14:textId="77777777" w:rsidR="00465473" w:rsidRDefault="00465473" w:rsidP="002035D7">
            <w:pPr>
              <w:rPr>
                <w:ins w:id="4010" w:author="Alain Komin" w:date="2022-10-07T12:46:00Z"/>
                <w:b/>
                <w:bCs/>
              </w:rPr>
            </w:pPr>
            <w:ins w:id="4011" w:author="Alain Komin" w:date="2022-10-07T12:46:00Z">
              <w:r>
                <w:t>Order Type</w:t>
              </w:r>
            </w:ins>
          </w:p>
        </w:tc>
        <w:tc>
          <w:tcPr>
            <w:tcW w:w="2589" w:type="dxa"/>
          </w:tcPr>
          <w:p w14:paraId="3DDD23E4" w14:textId="77777777" w:rsidR="00465473" w:rsidRPr="002035D7" w:rsidRDefault="00465473" w:rsidP="002035D7">
            <w:pPr>
              <w:rPr>
                <w:ins w:id="4012" w:author="Alain Komin" w:date="2022-10-07T12:46:00Z"/>
              </w:rPr>
            </w:pPr>
            <w:ins w:id="4013" w:author="Alain Komin" w:date="2022-10-07T12:46:00Z">
              <w:r>
                <w:t>List</w:t>
              </w:r>
            </w:ins>
          </w:p>
        </w:tc>
        <w:tc>
          <w:tcPr>
            <w:tcW w:w="2590" w:type="dxa"/>
          </w:tcPr>
          <w:p w14:paraId="67B6CA20" w14:textId="77777777" w:rsidR="00465473" w:rsidRPr="002035D7" w:rsidRDefault="00465473" w:rsidP="002035D7">
            <w:pPr>
              <w:rPr>
                <w:ins w:id="4014" w:author="Alain Komin" w:date="2022-10-07T12:46:00Z"/>
              </w:rPr>
            </w:pPr>
          </w:p>
        </w:tc>
        <w:tc>
          <w:tcPr>
            <w:tcW w:w="2590" w:type="dxa"/>
          </w:tcPr>
          <w:p w14:paraId="6A7527D5" w14:textId="77777777" w:rsidR="00465473" w:rsidRPr="002035D7" w:rsidRDefault="00465473" w:rsidP="002035D7">
            <w:pPr>
              <w:rPr>
                <w:ins w:id="4015" w:author="Alain Komin" w:date="2022-10-07T12:46:00Z"/>
              </w:rPr>
            </w:pPr>
          </w:p>
        </w:tc>
      </w:tr>
      <w:tr w:rsidR="00465473" w14:paraId="0F28B598" w14:textId="77777777" w:rsidTr="002035D7">
        <w:trPr>
          <w:ins w:id="4016" w:author="Alain Komin" w:date="2022-10-07T12:46:00Z"/>
        </w:trPr>
        <w:tc>
          <w:tcPr>
            <w:tcW w:w="2589" w:type="dxa"/>
          </w:tcPr>
          <w:p w14:paraId="4DD5F513" w14:textId="77777777" w:rsidR="00465473" w:rsidRDefault="00465473" w:rsidP="002035D7">
            <w:pPr>
              <w:rPr>
                <w:ins w:id="4017" w:author="Alain Komin" w:date="2022-10-07T12:46:00Z"/>
                <w:b/>
                <w:bCs/>
              </w:rPr>
            </w:pPr>
            <w:ins w:id="4018" w:author="Alain Komin" w:date="2022-10-07T12:46:00Z">
              <w:r>
                <w:t>Priority</w:t>
              </w:r>
            </w:ins>
          </w:p>
        </w:tc>
        <w:tc>
          <w:tcPr>
            <w:tcW w:w="2589" w:type="dxa"/>
          </w:tcPr>
          <w:p w14:paraId="2427B085" w14:textId="77777777" w:rsidR="00465473" w:rsidRPr="002035D7" w:rsidRDefault="00465473" w:rsidP="002035D7">
            <w:pPr>
              <w:rPr>
                <w:ins w:id="4019" w:author="Alain Komin" w:date="2022-10-07T12:46:00Z"/>
              </w:rPr>
            </w:pPr>
            <w:ins w:id="4020" w:author="Alain Komin" w:date="2022-10-07T12:46:00Z">
              <w:r>
                <w:t>List</w:t>
              </w:r>
            </w:ins>
          </w:p>
        </w:tc>
        <w:tc>
          <w:tcPr>
            <w:tcW w:w="2590" w:type="dxa"/>
          </w:tcPr>
          <w:p w14:paraId="21ABB742" w14:textId="77777777" w:rsidR="00465473" w:rsidRPr="002035D7" w:rsidRDefault="00465473" w:rsidP="002035D7">
            <w:pPr>
              <w:rPr>
                <w:ins w:id="4021" w:author="Alain Komin" w:date="2022-10-07T12:46:00Z"/>
              </w:rPr>
            </w:pPr>
          </w:p>
        </w:tc>
        <w:tc>
          <w:tcPr>
            <w:tcW w:w="2590" w:type="dxa"/>
          </w:tcPr>
          <w:p w14:paraId="53A229C1" w14:textId="77777777" w:rsidR="00465473" w:rsidRPr="002035D7" w:rsidRDefault="00465473" w:rsidP="002035D7">
            <w:pPr>
              <w:rPr>
                <w:ins w:id="4022" w:author="Alain Komin" w:date="2022-10-07T12:46:00Z"/>
              </w:rPr>
            </w:pPr>
          </w:p>
        </w:tc>
      </w:tr>
      <w:tr w:rsidR="00465473" w14:paraId="121E859D" w14:textId="77777777" w:rsidTr="002035D7">
        <w:trPr>
          <w:ins w:id="4023" w:author="Alain Komin" w:date="2022-10-07T12:46:00Z"/>
        </w:trPr>
        <w:tc>
          <w:tcPr>
            <w:tcW w:w="2589" w:type="dxa"/>
          </w:tcPr>
          <w:p w14:paraId="27CB51F3" w14:textId="77777777" w:rsidR="00465473" w:rsidRDefault="00465473" w:rsidP="002035D7">
            <w:pPr>
              <w:rPr>
                <w:ins w:id="4024" w:author="Alain Komin" w:date="2022-10-07T12:46:00Z"/>
              </w:rPr>
            </w:pPr>
            <w:ins w:id="4025" w:author="Alain Komin" w:date="2022-10-07T12:46:00Z">
              <w:r>
                <w:t>System</w:t>
              </w:r>
            </w:ins>
          </w:p>
        </w:tc>
        <w:tc>
          <w:tcPr>
            <w:tcW w:w="2589" w:type="dxa"/>
          </w:tcPr>
          <w:p w14:paraId="3E13A6ED" w14:textId="77777777" w:rsidR="00465473" w:rsidRPr="002035D7" w:rsidRDefault="00465473" w:rsidP="002035D7">
            <w:pPr>
              <w:rPr>
                <w:ins w:id="4026" w:author="Alain Komin" w:date="2022-10-07T12:46:00Z"/>
              </w:rPr>
            </w:pPr>
            <w:ins w:id="4027" w:author="Alain Komin" w:date="2022-10-07T12:46:00Z">
              <w:r>
                <w:t>List</w:t>
              </w:r>
            </w:ins>
          </w:p>
        </w:tc>
        <w:tc>
          <w:tcPr>
            <w:tcW w:w="2590" w:type="dxa"/>
          </w:tcPr>
          <w:p w14:paraId="12F7AF29" w14:textId="77777777" w:rsidR="00465473" w:rsidRPr="002035D7" w:rsidRDefault="00465473" w:rsidP="002035D7">
            <w:pPr>
              <w:rPr>
                <w:ins w:id="4028" w:author="Alain Komin" w:date="2022-10-07T12:46:00Z"/>
              </w:rPr>
            </w:pPr>
          </w:p>
        </w:tc>
        <w:tc>
          <w:tcPr>
            <w:tcW w:w="2590" w:type="dxa"/>
          </w:tcPr>
          <w:p w14:paraId="4307824C" w14:textId="77777777" w:rsidR="00465473" w:rsidRPr="002035D7" w:rsidRDefault="00465473" w:rsidP="002035D7">
            <w:pPr>
              <w:rPr>
                <w:ins w:id="4029" w:author="Alain Komin" w:date="2022-10-07T12:46:00Z"/>
              </w:rPr>
            </w:pPr>
          </w:p>
        </w:tc>
      </w:tr>
      <w:tr w:rsidR="00465473" w14:paraId="59F263C9" w14:textId="77777777" w:rsidTr="002035D7">
        <w:trPr>
          <w:ins w:id="4030" w:author="Alain Komin" w:date="2022-10-07T12:46:00Z"/>
        </w:trPr>
        <w:tc>
          <w:tcPr>
            <w:tcW w:w="2589" w:type="dxa"/>
          </w:tcPr>
          <w:p w14:paraId="37F89002" w14:textId="77777777" w:rsidR="00465473" w:rsidRDefault="00465473" w:rsidP="002035D7">
            <w:pPr>
              <w:rPr>
                <w:ins w:id="4031" w:author="Alain Komin" w:date="2022-10-07T12:46:00Z"/>
              </w:rPr>
            </w:pPr>
            <w:ins w:id="4032" w:author="Alain Komin" w:date="2022-10-07T12:46:00Z">
              <w:r>
                <w:t>Tech Support ticket #</w:t>
              </w:r>
            </w:ins>
          </w:p>
        </w:tc>
        <w:tc>
          <w:tcPr>
            <w:tcW w:w="2589" w:type="dxa"/>
          </w:tcPr>
          <w:p w14:paraId="55B96A80" w14:textId="77777777" w:rsidR="00465473" w:rsidRPr="002035D7" w:rsidRDefault="00465473" w:rsidP="002035D7">
            <w:pPr>
              <w:rPr>
                <w:ins w:id="4033" w:author="Alain Komin" w:date="2022-10-07T12:46:00Z"/>
              </w:rPr>
            </w:pPr>
            <w:ins w:id="4034" w:author="Alain Komin" w:date="2022-10-07T12:46:00Z">
              <w:r>
                <w:t>Text</w:t>
              </w:r>
            </w:ins>
          </w:p>
        </w:tc>
        <w:tc>
          <w:tcPr>
            <w:tcW w:w="2590" w:type="dxa"/>
          </w:tcPr>
          <w:p w14:paraId="45379F2B" w14:textId="77777777" w:rsidR="00465473" w:rsidRPr="002035D7" w:rsidRDefault="00465473" w:rsidP="002035D7">
            <w:pPr>
              <w:rPr>
                <w:ins w:id="4035" w:author="Alain Komin" w:date="2022-10-07T12:46:00Z"/>
              </w:rPr>
            </w:pPr>
          </w:p>
        </w:tc>
        <w:tc>
          <w:tcPr>
            <w:tcW w:w="2590" w:type="dxa"/>
          </w:tcPr>
          <w:p w14:paraId="01E21954" w14:textId="77777777" w:rsidR="00465473" w:rsidRPr="002035D7" w:rsidRDefault="00465473" w:rsidP="002035D7">
            <w:pPr>
              <w:rPr>
                <w:ins w:id="4036" w:author="Alain Komin" w:date="2022-10-07T12:46:00Z"/>
              </w:rPr>
            </w:pPr>
          </w:p>
        </w:tc>
      </w:tr>
      <w:tr w:rsidR="00465473" w14:paraId="3D395691" w14:textId="77777777" w:rsidTr="002035D7">
        <w:trPr>
          <w:ins w:id="4037" w:author="Alain Komin" w:date="2022-10-07T12:46:00Z"/>
        </w:trPr>
        <w:tc>
          <w:tcPr>
            <w:tcW w:w="2589" w:type="dxa"/>
          </w:tcPr>
          <w:p w14:paraId="42EAFFAC" w14:textId="77777777" w:rsidR="00465473" w:rsidRDefault="00465473" w:rsidP="002035D7">
            <w:pPr>
              <w:rPr>
                <w:ins w:id="4038" w:author="Alain Komin" w:date="2022-10-07T12:46:00Z"/>
              </w:rPr>
            </w:pPr>
            <w:ins w:id="4039" w:author="Alain Komin" w:date="2022-10-07T12:46:00Z">
              <w:r>
                <w:lastRenderedPageBreak/>
                <w:t>General Comments About this Order</w:t>
              </w:r>
            </w:ins>
          </w:p>
        </w:tc>
        <w:tc>
          <w:tcPr>
            <w:tcW w:w="2589" w:type="dxa"/>
          </w:tcPr>
          <w:p w14:paraId="4C5F384F" w14:textId="77777777" w:rsidR="00465473" w:rsidRPr="002035D7" w:rsidRDefault="00465473" w:rsidP="002035D7">
            <w:pPr>
              <w:rPr>
                <w:ins w:id="4040" w:author="Alain Komin" w:date="2022-10-07T12:46:00Z"/>
              </w:rPr>
            </w:pPr>
            <w:ins w:id="4041" w:author="Alain Komin" w:date="2022-10-07T12:46:00Z">
              <w:r>
                <w:t>Text</w:t>
              </w:r>
            </w:ins>
          </w:p>
        </w:tc>
        <w:tc>
          <w:tcPr>
            <w:tcW w:w="2590" w:type="dxa"/>
          </w:tcPr>
          <w:p w14:paraId="7C000BD5" w14:textId="48107582" w:rsidR="00465473" w:rsidRPr="002035D7" w:rsidRDefault="0074414E" w:rsidP="002035D7">
            <w:pPr>
              <w:rPr>
                <w:ins w:id="4042" w:author="Alain Komin" w:date="2022-10-07T12:46:00Z"/>
              </w:rPr>
            </w:pPr>
            <w:ins w:id="4043" w:author="Alain Komin" w:date="2022-10-07T12:48:00Z">
              <w:r>
                <w:t>Mandatory only for certain order type</w:t>
              </w:r>
            </w:ins>
            <w:ins w:id="4044" w:author="Alain Komin" w:date="2022-10-07T12:49:00Z">
              <w:r>
                <w:t>s and priority.</w:t>
              </w:r>
            </w:ins>
          </w:p>
        </w:tc>
        <w:tc>
          <w:tcPr>
            <w:tcW w:w="2590" w:type="dxa"/>
          </w:tcPr>
          <w:p w14:paraId="28D2E21E" w14:textId="3DDD636E" w:rsidR="00465473" w:rsidRPr="002035D7" w:rsidRDefault="0074414E" w:rsidP="002035D7">
            <w:pPr>
              <w:rPr>
                <w:ins w:id="4045" w:author="Alain Komin" w:date="2022-10-07T12:46:00Z"/>
              </w:rPr>
            </w:pPr>
            <w:ins w:id="4046" w:author="Alain Komin" w:date="2022-10-07T12:47:00Z">
              <w:r>
                <w:t>This will be a new transaction body field exposed in the checkout and mandatory</w:t>
              </w:r>
            </w:ins>
            <w:ins w:id="4047" w:author="Alain Komin" w:date="2022-10-07T12:49:00Z">
              <w:r>
                <w:t xml:space="preserve"> for all orders</w:t>
              </w:r>
            </w:ins>
            <w:ins w:id="4048" w:author="Alain Komin" w:date="2022-10-07T12:47:00Z">
              <w:r>
                <w:t>.</w:t>
              </w:r>
            </w:ins>
          </w:p>
        </w:tc>
      </w:tr>
      <w:tr w:rsidR="00465473" w14:paraId="5F11B53B" w14:textId="77777777" w:rsidTr="002035D7">
        <w:trPr>
          <w:ins w:id="4049" w:author="Alain Komin" w:date="2022-10-07T12:46:00Z"/>
        </w:trPr>
        <w:tc>
          <w:tcPr>
            <w:tcW w:w="2589" w:type="dxa"/>
          </w:tcPr>
          <w:p w14:paraId="5BBABEF5" w14:textId="77777777" w:rsidR="00465473" w:rsidRDefault="00465473" w:rsidP="002035D7">
            <w:pPr>
              <w:rPr>
                <w:ins w:id="4050" w:author="Alain Komin" w:date="2022-10-07T12:46:00Z"/>
              </w:rPr>
            </w:pPr>
            <w:ins w:id="4051" w:author="Alain Komin" w:date="2022-10-07T12:46:00Z">
              <w:r>
                <w:t>Item ##</w:t>
              </w:r>
            </w:ins>
          </w:p>
        </w:tc>
        <w:tc>
          <w:tcPr>
            <w:tcW w:w="2589" w:type="dxa"/>
          </w:tcPr>
          <w:p w14:paraId="263CA562" w14:textId="77777777" w:rsidR="00465473" w:rsidRPr="002035D7" w:rsidRDefault="00465473" w:rsidP="002035D7">
            <w:pPr>
              <w:rPr>
                <w:ins w:id="4052" w:author="Alain Komin" w:date="2022-10-07T12:46:00Z"/>
              </w:rPr>
            </w:pPr>
            <w:ins w:id="4053" w:author="Alain Komin" w:date="2022-10-07T12:46:00Z">
              <w:r>
                <w:t>List</w:t>
              </w:r>
            </w:ins>
          </w:p>
        </w:tc>
        <w:tc>
          <w:tcPr>
            <w:tcW w:w="2590" w:type="dxa"/>
          </w:tcPr>
          <w:p w14:paraId="7FA1550C" w14:textId="77777777" w:rsidR="00465473" w:rsidRPr="002035D7" w:rsidRDefault="00465473" w:rsidP="002035D7">
            <w:pPr>
              <w:rPr>
                <w:ins w:id="4054" w:author="Alain Komin" w:date="2022-10-07T12:46:00Z"/>
              </w:rPr>
            </w:pPr>
          </w:p>
        </w:tc>
        <w:tc>
          <w:tcPr>
            <w:tcW w:w="2590" w:type="dxa"/>
          </w:tcPr>
          <w:p w14:paraId="6B48B341" w14:textId="77777777" w:rsidR="00465473" w:rsidRPr="002035D7" w:rsidRDefault="00465473" w:rsidP="002035D7">
            <w:pPr>
              <w:rPr>
                <w:ins w:id="4055" w:author="Alain Komin" w:date="2022-10-07T12:46:00Z"/>
              </w:rPr>
            </w:pPr>
            <w:ins w:id="4056" w:author="Alain Komin" w:date="2022-10-07T12:46:00Z">
              <w:r>
                <w:t>This will not be in the checkout. A kit item will be created with all parts and will be added to the cart from the shopping pages.</w:t>
              </w:r>
            </w:ins>
          </w:p>
        </w:tc>
      </w:tr>
      <w:tr w:rsidR="00465473" w14:paraId="77F40131" w14:textId="77777777" w:rsidTr="002035D7">
        <w:trPr>
          <w:ins w:id="4057" w:author="Alain Komin" w:date="2022-10-07T12:46:00Z"/>
        </w:trPr>
        <w:tc>
          <w:tcPr>
            <w:tcW w:w="2589" w:type="dxa"/>
          </w:tcPr>
          <w:p w14:paraId="45627293" w14:textId="77777777" w:rsidR="00465473" w:rsidRDefault="00465473" w:rsidP="002035D7">
            <w:pPr>
              <w:rPr>
                <w:ins w:id="4058" w:author="Alain Komin" w:date="2022-10-07T12:46:00Z"/>
              </w:rPr>
            </w:pPr>
            <w:ins w:id="4059" w:author="Alain Komin" w:date="2022-10-07T12:46:00Z">
              <w:r>
                <w:t>Qty</w:t>
              </w:r>
            </w:ins>
          </w:p>
        </w:tc>
        <w:tc>
          <w:tcPr>
            <w:tcW w:w="2589" w:type="dxa"/>
          </w:tcPr>
          <w:p w14:paraId="6CD23895" w14:textId="77777777" w:rsidR="00465473" w:rsidRPr="002035D7" w:rsidRDefault="00465473" w:rsidP="002035D7">
            <w:pPr>
              <w:rPr>
                <w:ins w:id="4060" w:author="Alain Komin" w:date="2022-10-07T12:46:00Z"/>
              </w:rPr>
            </w:pPr>
            <w:ins w:id="4061" w:author="Alain Komin" w:date="2022-10-07T12:46:00Z">
              <w:r>
                <w:t>Text</w:t>
              </w:r>
            </w:ins>
          </w:p>
        </w:tc>
        <w:tc>
          <w:tcPr>
            <w:tcW w:w="2590" w:type="dxa"/>
          </w:tcPr>
          <w:p w14:paraId="57D19B65" w14:textId="77777777" w:rsidR="00465473" w:rsidRPr="002035D7" w:rsidRDefault="00465473" w:rsidP="002035D7">
            <w:pPr>
              <w:rPr>
                <w:ins w:id="4062" w:author="Alain Komin" w:date="2022-10-07T12:46:00Z"/>
              </w:rPr>
            </w:pPr>
          </w:p>
        </w:tc>
        <w:tc>
          <w:tcPr>
            <w:tcW w:w="2590" w:type="dxa"/>
          </w:tcPr>
          <w:p w14:paraId="1F4367DB" w14:textId="77777777" w:rsidR="00465473" w:rsidRPr="002035D7" w:rsidRDefault="00465473" w:rsidP="002035D7">
            <w:pPr>
              <w:rPr>
                <w:ins w:id="4063" w:author="Alain Komin" w:date="2022-10-07T12:46:00Z"/>
              </w:rPr>
            </w:pPr>
            <w:ins w:id="4064" w:author="Alain Komin" w:date="2022-10-07T12:46:00Z">
              <w:r>
                <w:t>This will not be in the checkout. A kit item will be created with all parts and will be added to the cart from the shopping pages.</w:t>
              </w:r>
            </w:ins>
          </w:p>
        </w:tc>
      </w:tr>
      <w:tr w:rsidR="00465473" w14:paraId="445BF330" w14:textId="77777777" w:rsidTr="002035D7">
        <w:trPr>
          <w:ins w:id="4065" w:author="Alain Komin" w:date="2022-10-07T12:46:00Z"/>
        </w:trPr>
        <w:tc>
          <w:tcPr>
            <w:tcW w:w="2589" w:type="dxa"/>
          </w:tcPr>
          <w:p w14:paraId="66DE9D53" w14:textId="77777777" w:rsidR="00465473" w:rsidRDefault="00465473" w:rsidP="002035D7">
            <w:pPr>
              <w:rPr>
                <w:ins w:id="4066" w:author="Alain Komin" w:date="2022-10-07T12:46:00Z"/>
              </w:rPr>
            </w:pPr>
            <w:ins w:id="4067" w:author="Alain Komin" w:date="2022-10-07T12:46:00Z">
              <w:r>
                <w:t>Additional Notes</w:t>
              </w:r>
            </w:ins>
          </w:p>
        </w:tc>
        <w:tc>
          <w:tcPr>
            <w:tcW w:w="2589" w:type="dxa"/>
          </w:tcPr>
          <w:p w14:paraId="054661FB" w14:textId="77777777" w:rsidR="00465473" w:rsidRPr="002035D7" w:rsidRDefault="00465473" w:rsidP="002035D7">
            <w:pPr>
              <w:rPr>
                <w:ins w:id="4068" w:author="Alain Komin" w:date="2022-10-07T12:46:00Z"/>
              </w:rPr>
            </w:pPr>
            <w:ins w:id="4069" w:author="Alain Komin" w:date="2022-10-07T12:46:00Z">
              <w:r w:rsidRPr="002035D7">
                <w:t>Text</w:t>
              </w:r>
            </w:ins>
          </w:p>
        </w:tc>
        <w:tc>
          <w:tcPr>
            <w:tcW w:w="2590" w:type="dxa"/>
          </w:tcPr>
          <w:p w14:paraId="78299214" w14:textId="77777777" w:rsidR="00465473" w:rsidRPr="002035D7" w:rsidRDefault="00465473" w:rsidP="002035D7">
            <w:pPr>
              <w:rPr>
                <w:ins w:id="4070" w:author="Alain Komin" w:date="2022-10-07T12:46:00Z"/>
              </w:rPr>
            </w:pPr>
          </w:p>
        </w:tc>
        <w:tc>
          <w:tcPr>
            <w:tcW w:w="2590" w:type="dxa"/>
          </w:tcPr>
          <w:p w14:paraId="6DD5F66F" w14:textId="77777777" w:rsidR="00465473" w:rsidRPr="002035D7" w:rsidRDefault="00465473" w:rsidP="002035D7">
            <w:pPr>
              <w:rPr>
                <w:ins w:id="4071" w:author="Alain Komin" w:date="2022-10-07T12:46:00Z"/>
              </w:rPr>
            </w:pPr>
            <w:ins w:id="4072" w:author="Alain Komin" w:date="2022-10-07T12:46:00Z">
              <w:r>
                <w:t>This will be an item option associated to a new item. This will allow the user to add to the order a generic item with a mandatory description.</w:t>
              </w:r>
            </w:ins>
          </w:p>
        </w:tc>
      </w:tr>
    </w:tbl>
    <w:p w14:paraId="168D63D0" w14:textId="77777777" w:rsidR="00465473" w:rsidRDefault="00465473" w:rsidP="00465473">
      <w:pPr>
        <w:spacing w:after="0"/>
        <w:rPr>
          <w:ins w:id="4073" w:author="Alain Komin" w:date="2022-10-07T12:46:00Z"/>
        </w:rPr>
      </w:pPr>
    </w:p>
    <w:p w14:paraId="38022573" w14:textId="2B641A87" w:rsidR="00990551" w:rsidRDefault="00990551" w:rsidP="00A6451E">
      <w:pPr>
        <w:rPr>
          <w:ins w:id="4074" w:author="Alain Komin" w:date="2022-09-07T13:40:00Z"/>
        </w:rPr>
      </w:pPr>
    </w:p>
    <w:p w14:paraId="7541DEE3" w14:textId="7B1094C9" w:rsidR="007417A9" w:rsidRDefault="007417A9">
      <w:pPr>
        <w:rPr>
          <w:ins w:id="4075" w:author="Alain Komin" w:date="2022-09-07T14:21:00Z"/>
        </w:rPr>
      </w:pPr>
      <w:ins w:id="4076" w:author="Alain Komin" w:date="2022-09-07T14:21:00Z">
        <w:r>
          <w:br w:type="page"/>
        </w:r>
      </w:ins>
    </w:p>
    <w:p w14:paraId="4628D9A2" w14:textId="3FF0EE40" w:rsidR="007417A9" w:rsidRDefault="007417A9">
      <w:pPr>
        <w:pStyle w:val="Heading2"/>
        <w:rPr>
          <w:ins w:id="4077" w:author="Alain Komin" w:date="2022-09-07T14:20:00Z"/>
        </w:rPr>
        <w:pPrChange w:id="4078" w:author="Alain Komin" w:date="2022-09-07T14:22:00Z">
          <w:pPr/>
        </w:pPrChange>
      </w:pPr>
      <w:bookmarkStart w:id="4079" w:name="_Toc115252372"/>
      <w:ins w:id="4080" w:author="Alain Komin" w:date="2022-09-07T14:21:00Z">
        <w:r>
          <w:lastRenderedPageBreak/>
          <w:t xml:space="preserve">Marketing </w:t>
        </w:r>
      </w:ins>
      <w:ins w:id="4081" w:author="Alain Komin" w:date="2022-09-07T14:22:00Z">
        <w:r w:rsidR="002C6456">
          <w:t>order page</w:t>
        </w:r>
      </w:ins>
      <w:bookmarkEnd w:id="4079"/>
    </w:p>
    <w:p w14:paraId="77ED9225" w14:textId="28A86756" w:rsidR="00B0142F" w:rsidRDefault="00B0142F" w:rsidP="00A6451E">
      <w:pPr>
        <w:rPr>
          <w:ins w:id="4082" w:author="Alain Komin" w:date="2022-10-24T11:16:00Z"/>
        </w:rPr>
      </w:pPr>
      <w:ins w:id="4083" w:author="Alain Komin" w:date="2022-09-07T14:23:00Z">
        <w:r>
          <w:t xml:space="preserve">Orders can be for My Self </w:t>
        </w:r>
      </w:ins>
      <w:ins w:id="4084" w:author="Alain Komin" w:date="2022-10-24T11:24:00Z">
        <w:r w:rsidR="00815BD4">
          <w:t xml:space="preserve">(Sales Rep) </w:t>
        </w:r>
      </w:ins>
      <w:ins w:id="4085" w:author="Alain Komin" w:date="2022-09-07T14:23:00Z">
        <w:r>
          <w:t xml:space="preserve">or </w:t>
        </w:r>
      </w:ins>
      <w:ins w:id="4086" w:author="Alain Komin" w:date="2022-10-26T11:04:00Z">
        <w:r w:rsidR="005268BE">
          <w:t>A</w:t>
        </w:r>
      </w:ins>
      <w:ins w:id="4087" w:author="Alain Komin" w:date="2022-09-07T14:23:00Z">
        <w:r>
          <w:t>n Agen</w:t>
        </w:r>
      </w:ins>
      <w:ins w:id="4088" w:author="Alain Komin" w:date="2022-10-24T11:24:00Z">
        <w:r w:rsidR="00815BD4">
          <w:t>cy</w:t>
        </w:r>
      </w:ins>
      <w:ins w:id="4089" w:author="Alain Komin" w:date="2022-09-07T14:23:00Z">
        <w:r>
          <w:t>.</w:t>
        </w:r>
      </w:ins>
      <w:ins w:id="4090" w:author="Alain Komin" w:date="2022-10-26T11:03:00Z">
        <w:r w:rsidR="005268BE">
          <w:t xml:space="preserve"> Agency </w:t>
        </w:r>
      </w:ins>
      <w:ins w:id="4091" w:author="Alain Komin" w:date="2022-10-26T11:04:00Z">
        <w:r w:rsidR="005268BE">
          <w:t>field must be mandatory if An Agency was selected.</w:t>
        </w:r>
      </w:ins>
    </w:p>
    <w:p w14:paraId="215F3EFD" w14:textId="262A9BC8" w:rsidR="00990551" w:rsidRDefault="00990551" w:rsidP="00A6451E">
      <w:pPr>
        <w:rPr>
          <w:ins w:id="4092" w:author="Alain Komin" w:date="2022-10-24T11:24:00Z"/>
        </w:rPr>
      </w:pPr>
      <w:ins w:id="4093" w:author="Alain Komin" w:date="2022-09-07T13:41:00Z">
        <w:r>
          <w:rPr>
            <w:noProof/>
          </w:rPr>
          <w:drawing>
            <wp:inline distT="0" distB="0" distL="0" distR="0" wp14:anchorId="5BC1C413" wp14:editId="0CA0AB09">
              <wp:extent cx="6547186" cy="4413477"/>
              <wp:effectExtent l="19050" t="19050" r="25400" b="2540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547186" cy="4413477"/>
                      </a:xfrm>
                      <a:prstGeom prst="rect">
                        <a:avLst/>
                      </a:prstGeom>
                      <a:ln>
                        <a:solidFill>
                          <a:schemeClr val="accent1"/>
                        </a:solidFill>
                      </a:ln>
                    </pic:spPr>
                  </pic:pic>
                </a:graphicData>
              </a:graphic>
            </wp:inline>
          </w:drawing>
        </w:r>
      </w:ins>
    </w:p>
    <w:p w14:paraId="4BA70C5D" w14:textId="6849397C" w:rsidR="00815BD4" w:rsidRDefault="002C4CF8" w:rsidP="00A6451E">
      <w:pPr>
        <w:rPr>
          <w:ins w:id="4094" w:author="Alain Komin" w:date="2022-09-07T14:23:00Z"/>
        </w:rPr>
      </w:pPr>
      <w:ins w:id="4095" w:author="Alain Komin" w:date="2022-10-24T11:28:00Z">
        <w:r>
          <w:rPr>
            <w:noProof/>
          </w:rPr>
          <w:lastRenderedPageBreak/>
          <w:drawing>
            <wp:inline distT="0" distB="0" distL="0" distR="0" wp14:anchorId="5C2F2801" wp14:editId="2D0A4EDF">
              <wp:extent cx="6502210" cy="4797947"/>
              <wp:effectExtent l="19050" t="19050" r="13335" b="222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514643" cy="4807121"/>
                      </a:xfrm>
                      <a:prstGeom prst="rect">
                        <a:avLst/>
                      </a:prstGeom>
                      <a:ln>
                        <a:solidFill>
                          <a:schemeClr val="accent1"/>
                        </a:solidFill>
                      </a:ln>
                    </pic:spPr>
                  </pic:pic>
                </a:graphicData>
              </a:graphic>
            </wp:inline>
          </w:drawing>
        </w:r>
      </w:ins>
    </w:p>
    <w:p w14:paraId="0D0EFA58" w14:textId="5BAAC29B" w:rsidR="00B0142F" w:rsidRDefault="00355375">
      <w:pPr>
        <w:rPr>
          <w:ins w:id="4096" w:author="Alain Komin" w:date="2022-09-07T14:24:00Z"/>
        </w:rPr>
      </w:pPr>
      <w:ins w:id="4097" w:author="Alain Komin" w:date="2022-10-24T11:38:00Z">
        <w:r>
          <w:t>Red messages not needed. Add text option to the configuration to add messages</w:t>
        </w:r>
      </w:ins>
      <w:ins w:id="4098" w:author="Alain Komin" w:date="2022-10-25T11:46:00Z">
        <w:r w:rsidR="003D31AC">
          <w:t xml:space="preserve"> in HTML format</w:t>
        </w:r>
      </w:ins>
      <w:ins w:id="4099" w:author="Alain Komin" w:date="2022-10-24T11:38:00Z">
        <w:r>
          <w:t>.</w:t>
        </w:r>
      </w:ins>
      <w:ins w:id="4100" w:author="Alain Komin" w:date="2022-09-07T14:24:00Z">
        <w:r w:rsidR="00B0142F">
          <w:br w:type="page"/>
        </w:r>
      </w:ins>
    </w:p>
    <w:p w14:paraId="20D94499" w14:textId="031A6F0B" w:rsidR="00B0142F" w:rsidRDefault="003D31AC" w:rsidP="00A6451E">
      <w:pPr>
        <w:rPr>
          <w:ins w:id="4101" w:author="Alain Komin" w:date="2022-09-07T13:41:00Z"/>
        </w:rPr>
      </w:pPr>
      <w:ins w:id="4102" w:author="Alain Komin" w:date="2022-10-25T11:29:00Z">
        <w:r>
          <w:lastRenderedPageBreak/>
          <w:t>Region and I am</w:t>
        </w:r>
      </w:ins>
      <w:ins w:id="4103" w:author="Alain Komin" w:date="2022-09-07T14:24:00Z">
        <w:r w:rsidR="00B0142F">
          <w:t xml:space="preserve"> RSE </w:t>
        </w:r>
      </w:ins>
      <w:ins w:id="4104" w:author="Alain Komin" w:date="2022-10-26T11:05:00Z">
        <w:r w:rsidR="005268BE">
          <w:t xml:space="preserve">fields </w:t>
        </w:r>
      </w:ins>
      <w:ins w:id="4105" w:author="Alain Komin" w:date="2022-10-25T11:29:00Z">
        <w:r>
          <w:t>will not be needed</w:t>
        </w:r>
      </w:ins>
      <w:ins w:id="4106" w:author="Alain Komin" w:date="2022-09-07T14:24:00Z">
        <w:r w:rsidR="00B0142F">
          <w:t>.</w:t>
        </w:r>
      </w:ins>
    </w:p>
    <w:p w14:paraId="6860532A" w14:textId="79DB6F39" w:rsidR="00990551" w:rsidRDefault="00990551" w:rsidP="00A6451E">
      <w:pPr>
        <w:rPr>
          <w:ins w:id="4107" w:author="Alain Komin" w:date="2022-09-07T13:41:00Z"/>
        </w:rPr>
      </w:pPr>
      <w:ins w:id="4108" w:author="Alain Komin" w:date="2022-09-07T13:41:00Z">
        <w:r>
          <w:rPr>
            <w:noProof/>
          </w:rPr>
          <w:drawing>
            <wp:inline distT="0" distB="0" distL="0" distR="0" wp14:anchorId="5AA976A6" wp14:editId="24A196D8">
              <wp:extent cx="6583680" cy="3383280"/>
              <wp:effectExtent l="19050" t="19050" r="26670" b="2667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83680" cy="3383280"/>
                      </a:xfrm>
                      <a:prstGeom prst="rect">
                        <a:avLst/>
                      </a:prstGeom>
                      <a:ln>
                        <a:solidFill>
                          <a:schemeClr val="accent1"/>
                        </a:solidFill>
                      </a:ln>
                    </pic:spPr>
                  </pic:pic>
                </a:graphicData>
              </a:graphic>
            </wp:inline>
          </w:drawing>
        </w:r>
      </w:ins>
    </w:p>
    <w:p w14:paraId="7246CFD2" w14:textId="0CAB65E8" w:rsidR="00990551" w:rsidRDefault="005268BE" w:rsidP="00A6451E">
      <w:pPr>
        <w:rPr>
          <w:ins w:id="4109" w:author="Alain Komin" w:date="2022-09-07T13:41:00Z"/>
        </w:rPr>
      </w:pPr>
      <w:ins w:id="4110" w:author="Alain Komin" w:date="2022-10-26T11:07:00Z">
        <w:r>
          <w:rPr>
            <w:noProof/>
          </w:rPr>
          <w:drawing>
            <wp:inline distT="0" distB="0" distL="0" distR="0" wp14:anchorId="267128C2" wp14:editId="5E356C26">
              <wp:extent cx="6442253" cy="4157418"/>
              <wp:effectExtent l="19050" t="19050" r="15875" b="14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56256" cy="4166455"/>
                      </a:xfrm>
                      <a:prstGeom prst="rect">
                        <a:avLst/>
                      </a:prstGeom>
                      <a:ln>
                        <a:solidFill>
                          <a:schemeClr val="accent1"/>
                        </a:solidFill>
                      </a:ln>
                    </pic:spPr>
                  </pic:pic>
                </a:graphicData>
              </a:graphic>
            </wp:inline>
          </w:drawing>
        </w:r>
      </w:ins>
    </w:p>
    <w:p w14:paraId="6C79D2FE" w14:textId="22C7A331" w:rsidR="003D31AC" w:rsidRDefault="003D31AC" w:rsidP="003D31AC">
      <w:pPr>
        <w:rPr>
          <w:ins w:id="4111" w:author="Alain Komin" w:date="2022-10-25T11:48:00Z"/>
        </w:rPr>
      </w:pPr>
      <w:ins w:id="4112" w:author="Alain Komin" w:date="2022-10-25T11:48:00Z">
        <w:r w:rsidRPr="005268BE">
          <w:rPr>
            <w:u w:val="single"/>
            <w:rPrChange w:id="4113" w:author="Alain Komin" w:date="2022-10-26T11:07:00Z">
              <w:rPr/>
            </w:rPrChange>
          </w:rPr>
          <w:lastRenderedPageBreak/>
          <w:t>Event</w:t>
        </w:r>
        <w:r>
          <w:t xml:space="preserve"> item</w:t>
        </w:r>
      </w:ins>
      <w:ins w:id="4114" w:author="Alain Komin" w:date="2022-10-26T11:07:00Z">
        <w:r w:rsidR="005268BE">
          <w:t xml:space="preserve">s </w:t>
        </w:r>
      </w:ins>
      <w:ins w:id="4115" w:author="Alain Komin" w:date="2022-10-25T11:48:00Z">
        <w:r>
          <w:t>will have item options:</w:t>
        </w:r>
      </w:ins>
    </w:p>
    <w:p w14:paraId="09C883ED" w14:textId="1A7D0814" w:rsidR="003D31AC" w:rsidRDefault="003D31AC" w:rsidP="003D31AC">
      <w:pPr>
        <w:pStyle w:val="ListParagraph"/>
        <w:numPr>
          <w:ilvl w:val="0"/>
          <w:numId w:val="18"/>
        </w:numPr>
        <w:rPr>
          <w:ins w:id="4116" w:author="Alain Komin" w:date="2022-10-25T11:49:00Z"/>
        </w:rPr>
      </w:pPr>
      <w:ins w:id="4117" w:author="Alain Komin" w:date="2022-10-25T11:49:00Z">
        <w:r>
          <w:t>Event</w:t>
        </w:r>
      </w:ins>
      <w:ins w:id="4118" w:author="Alain Komin" w:date="2022-10-25T11:48:00Z">
        <w:r>
          <w:t xml:space="preserve"> Date</w:t>
        </w:r>
      </w:ins>
    </w:p>
    <w:p w14:paraId="49AB9AAB" w14:textId="4EC9980A" w:rsidR="003D31AC" w:rsidRDefault="003D31AC" w:rsidP="003D31AC">
      <w:pPr>
        <w:pStyle w:val="ListParagraph"/>
        <w:numPr>
          <w:ilvl w:val="0"/>
          <w:numId w:val="18"/>
        </w:numPr>
        <w:rPr>
          <w:ins w:id="4119" w:author="Alain Komin" w:date="2022-10-25T11:49:00Z"/>
        </w:rPr>
      </w:pPr>
      <w:ins w:id="4120" w:author="Alain Komin" w:date="2022-10-25T11:49:00Z">
        <w:r>
          <w:t>Event Hours</w:t>
        </w:r>
      </w:ins>
    </w:p>
    <w:p w14:paraId="26DA9991" w14:textId="482DC1DD" w:rsidR="003D31AC" w:rsidRDefault="003D31AC" w:rsidP="003D31AC">
      <w:pPr>
        <w:pStyle w:val="ListParagraph"/>
        <w:numPr>
          <w:ilvl w:val="0"/>
          <w:numId w:val="18"/>
        </w:numPr>
        <w:rPr>
          <w:ins w:id="4121" w:author="Alain Komin" w:date="2022-10-25T11:49:00Z"/>
        </w:rPr>
      </w:pPr>
      <w:ins w:id="4122" w:author="Alain Komin" w:date="2022-10-25T11:49:00Z">
        <w:r>
          <w:t>Wires</w:t>
        </w:r>
      </w:ins>
    </w:p>
    <w:p w14:paraId="3DFE8FC0" w14:textId="6BED2868" w:rsidR="00355375" w:rsidRDefault="004626AC" w:rsidP="00A6451E">
      <w:pPr>
        <w:rPr>
          <w:ins w:id="4123" w:author="Alain Komin" w:date="2022-10-25T11:48:00Z"/>
        </w:rPr>
      </w:pPr>
      <w:ins w:id="4124" w:author="Alain Komin" w:date="2022-10-24T11:46:00Z">
        <w:r w:rsidRPr="005268BE">
          <w:rPr>
            <w:u w:val="single"/>
            <w:rPrChange w:id="4125" w:author="Alain Komin" w:date="2022-10-26T11:07:00Z">
              <w:rPr/>
            </w:rPrChange>
          </w:rPr>
          <w:t>Raffle</w:t>
        </w:r>
        <w:r>
          <w:t xml:space="preserve"> item</w:t>
        </w:r>
      </w:ins>
      <w:ins w:id="4126" w:author="Alain Komin" w:date="2022-10-26T11:07:00Z">
        <w:r w:rsidR="005268BE">
          <w:t xml:space="preserve">s </w:t>
        </w:r>
      </w:ins>
      <w:ins w:id="4127" w:author="Alain Komin" w:date="2022-10-24T11:46:00Z">
        <w:r>
          <w:t>will have item o</w:t>
        </w:r>
      </w:ins>
      <w:ins w:id="4128" w:author="Alain Komin" w:date="2022-10-24T11:47:00Z">
        <w:r>
          <w:t>p</w:t>
        </w:r>
      </w:ins>
      <w:ins w:id="4129" w:author="Alain Komin" w:date="2022-10-24T11:46:00Z">
        <w:r>
          <w:t>tions</w:t>
        </w:r>
      </w:ins>
      <w:ins w:id="4130" w:author="Alain Komin" w:date="2022-10-25T11:48:00Z">
        <w:r w:rsidR="003D31AC">
          <w:t>:</w:t>
        </w:r>
      </w:ins>
    </w:p>
    <w:p w14:paraId="0424B30C" w14:textId="77777777" w:rsidR="003D31AC" w:rsidRDefault="003D31AC">
      <w:pPr>
        <w:pStyle w:val="ListParagraph"/>
        <w:numPr>
          <w:ilvl w:val="0"/>
          <w:numId w:val="17"/>
        </w:numPr>
        <w:rPr>
          <w:ins w:id="4131" w:author="Alain Komin" w:date="2022-10-25T11:48:00Z"/>
        </w:rPr>
        <w:pPrChange w:id="4132" w:author="Alain Komin" w:date="2022-10-25T11:48:00Z">
          <w:pPr/>
        </w:pPrChange>
      </w:pPr>
      <w:ins w:id="4133" w:author="Alain Komin" w:date="2022-10-25T11:48:00Z">
        <w:r>
          <w:t xml:space="preserve">Want a Poster? </w:t>
        </w:r>
      </w:ins>
    </w:p>
    <w:p w14:paraId="51D1EC7B" w14:textId="5F251700" w:rsidR="004626AC" w:rsidRDefault="003D31AC" w:rsidP="00A6451E">
      <w:pPr>
        <w:pStyle w:val="ListParagraph"/>
        <w:numPr>
          <w:ilvl w:val="0"/>
          <w:numId w:val="17"/>
        </w:numPr>
        <w:rPr>
          <w:ins w:id="4134" w:author="Alain Komin" w:date="2022-10-24T11:46:00Z"/>
        </w:rPr>
        <w:pPrChange w:id="4135" w:author="Alain Komin" w:date="2022-10-26T11:07:00Z">
          <w:pPr/>
        </w:pPrChange>
      </w:pPr>
      <w:ins w:id="4136" w:author="Alain Komin" w:date="2022-10-25T11:48:00Z">
        <w:r>
          <w:t>Raffle Date</w:t>
        </w:r>
      </w:ins>
    </w:p>
    <w:p w14:paraId="0811B103" w14:textId="18C5EA70" w:rsidR="004626AC" w:rsidRDefault="004626AC" w:rsidP="00A6451E">
      <w:pPr>
        <w:rPr>
          <w:ins w:id="4137" w:author="Alain Komin" w:date="2022-10-24T11:51:00Z"/>
        </w:rPr>
      </w:pPr>
      <w:ins w:id="4138" w:author="Alain Komin" w:date="2022-10-24T11:51:00Z">
        <w:r>
          <w:t>Nothing related with $ or budget is needed.</w:t>
        </w:r>
      </w:ins>
    </w:p>
    <w:p w14:paraId="7BBF7997" w14:textId="77777777" w:rsidR="004626AC" w:rsidRDefault="004626AC" w:rsidP="00A6451E">
      <w:pPr>
        <w:rPr>
          <w:ins w:id="4139" w:author="Alain Komin" w:date="2022-10-24T11:46:00Z"/>
        </w:rPr>
      </w:pPr>
    </w:p>
    <w:p w14:paraId="59AE0419" w14:textId="21F47088" w:rsidR="00395C55" w:rsidRDefault="005268BE" w:rsidP="00A6451E">
      <w:pPr>
        <w:rPr>
          <w:ins w:id="4140" w:author="Alain Komin" w:date="2022-10-26T11:08:00Z"/>
        </w:rPr>
      </w:pPr>
      <w:ins w:id="4141" w:author="Alain Komin" w:date="2022-10-26T11:08:00Z">
        <w:r>
          <w:t>Special Order items will be configured as needed.</w:t>
        </w:r>
      </w:ins>
    </w:p>
    <w:p w14:paraId="398DE328" w14:textId="13503B08" w:rsidR="005268BE" w:rsidRDefault="005268BE" w:rsidP="00A6451E">
      <w:pPr>
        <w:rPr>
          <w:ins w:id="4142" w:author="Alain Komin" w:date="2022-10-26T11:08:00Z"/>
        </w:rPr>
      </w:pPr>
      <w:ins w:id="4143" w:author="Alain Komin" w:date="2022-10-26T11:08:00Z">
        <w:r>
          <w:rPr>
            <w:noProof/>
          </w:rPr>
          <w:drawing>
            <wp:inline distT="0" distB="0" distL="0" distR="0" wp14:anchorId="07F55443" wp14:editId="69AE4436">
              <wp:extent cx="6417227" cy="2171345"/>
              <wp:effectExtent l="19050" t="19050" r="22225" b="196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42230" cy="2179805"/>
                      </a:xfrm>
                      <a:prstGeom prst="rect">
                        <a:avLst/>
                      </a:prstGeom>
                      <a:ln>
                        <a:solidFill>
                          <a:schemeClr val="accent1"/>
                        </a:solidFill>
                      </a:ln>
                    </pic:spPr>
                  </pic:pic>
                </a:graphicData>
              </a:graphic>
            </wp:inline>
          </w:drawing>
        </w:r>
      </w:ins>
    </w:p>
    <w:p w14:paraId="734877B9" w14:textId="5CBBC85E" w:rsidR="005971E2" w:rsidRDefault="005268BE" w:rsidP="00A6451E">
      <w:pPr>
        <w:rPr>
          <w:ins w:id="4144" w:author="Alain Komin" w:date="2022-10-26T11:10:00Z"/>
        </w:rPr>
      </w:pPr>
      <w:ins w:id="4145" w:author="Alain Komin" w:date="2022-10-26T11:08:00Z">
        <w:r>
          <w:t>Item Options will be added to the necessary items based on business needs.</w:t>
        </w:r>
      </w:ins>
    </w:p>
    <w:p w14:paraId="2B02B570" w14:textId="2E197B98" w:rsidR="00413659" w:rsidRDefault="00413659" w:rsidP="00413659">
      <w:pPr>
        <w:spacing w:after="0"/>
        <w:rPr>
          <w:ins w:id="4146" w:author="Alain Komin" w:date="2022-10-24T11:52:00Z"/>
        </w:rPr>
        <w:pPrChange w:id="4147" w:author="Alain Komin" w:date="2022-10-26T11:10:00Z">
          <w:pPr/>
        </w:pPrChange>
      </w:pPr>
      <w:ins w:id="4148" w:author="Alain Komin" w:date="2022-10-26T11:10:00Z">
        <w:r>
          <w:t>Example for Coupon/Promo Code items:</w:t>
        </w:r>
      </w:ins>
    </w:p>
    <w:p w14:paraId="3AC3C890" w14:textId="77777777" w:rsidR="00413659" w:rsidRDefault="005971E2" w:rsidP="00413659">
      <w:pPr>
        <w:pStyle w:val="ListParagraph"/>
        <w:numPr>
          <w:ilvl w:val="0"/>
          <w:numId w:val="19"/>
        </w:numPr>
        <w:rPr>
          <w:ins w:id="4149" w:author="Alain Komin" w:date="2022-10-26T11:09:00Z"/>
        </w:rPr>
      </w:pPr>
      <w:ins w:id="4150" w:author="Alain Komin" w:date="2022-10-24T11:57:00Z">
        <w:r w:rsidRPr="005971E2">
          <w:t>Promo Code: WA0945</w:t>
        </w:r>
      </w:ins>
    </w:p>
    <w:p w14:paraId="40541872" w14:textId="77777777" w:rsidR="00413659" w:rsidRDefault="005971E2" w:rsidP="00413659">
      <w:pPr>
        <w:pStyle w:val="ListParagraph"/>
        <w:numPr>
          <w:ilvl w:val="0"/>
          <w:numId w:val="19"/>
        </w:numPr>
        <w:rPr>
          <w:ins w:id="4151" w:author="Alain Komin" w:date="2022-10-26T11:09:00Z"/>
        </w:rPr>
      </w:pPr>
      <w:ins w:id="4152" w:author="Alain Komin" w:date="2022-10-24T11:57:00Z">
        <w:r w:rsidRPr="005971E2">
          <w:t>Discount: $2</w:t>
        </w:r>
      </w:ins>
    </w:p>
    <w:p w14:paraId="6F5E121F" w14:textId="77777777" w:rsidR="00413659" w:rsidRDefault="005971E2" w:rsidP="00413659">
      <w:pPr>
        <w:pStyle w:val="ListParagraph"/>
        <w:numPr>
          <w:ilvl w:val="0"/>
          <w:numId w:val="19"/>
        </w:numPr>
        <w:rPr>
          <w:ins w:id="4153" w:author="Alain Komin" w:date="2022-10-26T11:10:00Z"/>
        </w:rPr>
      </w:pPr>
      <w:ins w:id="4154" w:author="Alain Komin" w:date="2022-10-24T11:57:00Z">
        <w:r w:rsidRPr="005971E2">
          <w:t>Length: 7/1 to 9/3</w:t>
        </w:r>
      </w:ins>
      <w:ins w:id="4155" w:author="Alain Komin" w:date="2022-10-26T11:09:00Z">
        <w:r w:rsidR="00413659">
          <w:t>1</w:t>
        </w:r>
      </w:ins>
    </w:p>
    <w:p w14:paraId="05C8A1F0" w14:textId="77777777" w:rsidR="00413659" w:rsidRDefault="005971E2" w:rsidP="00413659">
      <w:pPr>
        <w:pStyle w:val="ListParagraph"/>
        <w:numPr>
          <w:ilvl w:val="0"/>
          <w:numId w:val="19"/>
        </w:numPr>
        <w:rPr>
          <w:ins w:id="4156" w:author="Alain Komin" w:date="2022-10-26T11:10:00Z"/>
        </w:rPr>
      </w:pPr>
      <w:ins w:id="4157" w:author="Alain Komin" w:date="2022-10-24T11:57:00Z">
        <w:r w:rsidRPr="005971E2">
          <w:t xml:space="preserve">Cost, </w:t>
        </w:r>
        <w:proofErr w:type="gramStart"/>
        <w:r w:rsidRPr="005971E2">
          <w:t>How</w:t>
        </w:r>
        <w:proofErr w:type="gramEnd"/>
        <w:r w:rsidRPr="005971E2">
          <w:t xml:space="preserve"> much % Intermex and how much % the agent?</w:t>
        </w:r>
      </w:ins>
    </w:p>
    <w:p w14:paraId="46BDDD50" w14:textId="3E3A46D2" w:rsidR="00413659" w:rsidRDefault="005971E2" w:rsidP="00413659">
      <w:pPr>
        <w:pStyle w:val="ListParagraph"/>
        <w:numPr>
          <w:ilvl w:val="0"/>
          <w:numId w:val="19"/>
        </w:numPr>
        <w:rPr>
          <w:ins w:id="4158" w:author="Alain Komin" w:date="2022-10-26T11:10:00Z"/>
        </w:rPr>
      </w:pPr>
      <w:ins w:id="4159" w:author="Alain Komin" w:date="2022-10-24T11:57:00Z">
        <w:r w:rsidRPr="005971E2">
          <w:t>Types of wires (specific corridor or all wires)</w:t>
        </w:r>
      </w:ins>
    </w:p>
    <w:p w14:paraId="0BE26299" w14:textId="61850280" w:rsidR="004626AC" w:rsidRDefault="005971E2" w:rsidP="00413659">
      <w:pPr>
        <w:pStyle w:val="ListParagraph"/>
        <w:numPr>
          <w:ilvl w:val="0"/>
          <w:numId w:val="19"/>
        </w:numPr>
        <w:rPr>
          <w:ins w:id="4160" w:author="Alain Komin" w:date="2022-10-24T12:00:00Z"/>
        </w:rPr>
        <w:pPrChange w:id="4161" w:author="Alain Komin" w:date="2022-10-26T11:09:00Z">
          <w:pPr/>
        </w:pPrChange>
      </w:pPr>
      <w:ins w:id="4162" w:author="Alain Komin" w:date="2022-10-24T11:57:00Z">
        <w:r w:rsidRPr="005971E2">
          <w:t>Uses (singles use, multiple use?) 1 X customer, Once X month</w:t>
        </w:r>
      </w:ins>
    </w:p>
    <w:p w14:paraId="5AC966F3" w14:textId="7B7F61D7" w:rsidR="005971E2" w:rsidRDefault="005971E2" w:rsidP="00A6451E">
      <w:pPr>
        <w:rPr>
          <w:ins w:id="4163" w:author="Alain Komin" w:date="2022-10-24T12:00:00Z"/>
        </w:rPr>
      </w:pPr>
    </w:p>
    <w:p w14:paraId="796A055E" w14:textId="40CD0FA1" w:rsidR="009C6D07" w:rsidRDefault="005971E2" w:rsidP="00331A75">
      <w:pPr>
        <w:rPr>
          <w:ins w:id="4164" w:author="Sebastian Gonzalez" w:date="2022-05-18T12:46:00Z"/>
        </w:rPr>
      </w:pPr>
      <w:ins w:id="4165" w:author="Alain Komin" w:date="2022-10-24T12:00:00Z">
        <w:r>
          <w:t xml:space="preserve">Branding </w:t>
        </w:r>
      </w:ins>
      <w:ins w:id="4166" w:author="Alain Komin" w:date="2022-10-24T12:01:00Z">
        <w:r>
          <w:t>Opportunities</w:t>
        </w:r>
      </w:ins>
      <w:ins w:id="4167" w:author="Alain Komin" w:date="2022-10-26T11:10:00Z">
        <w:r w:rsidR="00413659">
          <w:t xml:space="preserve"> items</w:t>
        </w:r>
      </w:ins>
      <w:ins w:id="4168" w:author="Alain Komin" w:date="2022-10-24T12:01:00Z">
        <w:r>
          <w:t xml:space="preserve">: Need </w:t>
        </w:r>
        <w:r w:rsidRPr="00413659">
          <w:rPr>
            <w:b/>
            <w:bCs/>
            <w:rPrChange w:id="4169" w:author="Alain Komin" w:date="2022-10-26T11:11:00Z">
              <w:rPr/>
            </w:rPrChange>
          </w:rPr>
          <w:t>file upload</w:t>
        </w:r>
      </w:ins>
      <w:ins w:id="4170" w:author="Alain Komin" w:date="2022-10-24T12:02:00Z">
        <w:r>
          <w:t xml:space="preserve"> as item option</w:t>
        </w:r>
      </w:ins>
      <w:ins w:id="4171" w:author="Alain Komin" w:date="2022-10-24T12:01:00Z">
        <w:r>
          <w:t>.</w:t>
        </w:r>
      </w:ins>
      <w:ins w:id="4172" w:author="Sebastian Gonzalez" w:date="2022-05-18T12:46:00Z">
        <w:r w:rsidR="009C6D07">
          <w:br w:type="page"/>
        </w:r>
      </w:ins>
    </w:p>
    <w:p w14:paraId="2ADB7126" w14:textId="77777777" w:rsidR="0071121C" w:rsidRPr="009C6D07" w:rsidDel="009C6D07" w:rsidRDefault="0071121C">
      <w:pPr>
        <w:rPr>
          <w:ins w:id="4173" w:author="Villaverde, Alfredo" w:date="2022-03-10T13:14:00Z"/>
          <w:del w:id="4174" w:author="Sebastian Gonzalez" w:date="2022-05-18T12:46:00Z"/>
        </w:rPr>
      </w:pPr>
    </w:p>
    <w:p w14:paraId="583B1D3A" w14:textId="77777777" w:rsidR="00F44063" w:rsidRPr="00517DC5" w:rsidDel="009C6D07" w:rsidRDefault="00F44063">
      <w:pPr>
        <w:rPr>
          <w:del w:id="4175" w:author="Sebastian Gonzalez" w:date="2022-05-18T12:46:00Z"/>
        </w:rPr>
        <w:pPrChange w:id="4176" w:author="Villaverde, Alfredo" w:date="2022-03-10T13:14:00Z">
          <w:pPr>
            <w:pStyle w:val="Heading1"/>
          </w:pPr>
        </w:pPrChange>
      </w:pPr>
    </w:p>
    <w:p w14:paraId="5D89584A" w14:textId="0617A49D" w:rsidR="00613C22" w:rsidRPr="00613C22" w:rsidRDefault="007522ED" w:rsidP="00613C22">
      <w:pPr>
        <w:rPr>
          <w:lang w:val="en-US"/>
        </w:rPr>
      </w:pPr>
      <w:r>
        <w:rPr>
          <w:lang w:val="en-US"/>
        </w:rPr>
        <w:t xml:space="preserve">Oracle + </w:t>
      </w:r>
      <w:r w:rsidR="00613C22" w:rsidRPr="00613C22">
        <w:rPr>
          <w:lang w:val="en-US"/>
        </w:rPr>
        <w:t xml:space="preserve">NetSuite Professional Services and </w:t>
      </w:r>
      <w:del w:id="4177" w:author="Alain Komin" w:date="2022-10-26T11:03:00Z">
        <w:r w:rsidR="00D0663F" w:rsidRPr="00D0663F" w:rsidDel="005268BE">
          <w:rPr>
            <w:lang w:val="en-US"/>
          </w:rPr>
          <w:delText xml:space="preserve">Customer </w:delText>
        </w:r>
      </w:del>
      <w:ins w:id="4178" w:author="Alain Komin" w:date="2022-10-26T11:03:00Z">
        <w:r w:rsidR="005268BE">
          <w:rPr>
            <w:lang w:val="en-US"/>
          </w:rPr>
          <w:t xml:space="preserve">Intermex LLC </w:t>
        </w:r>
      </w:ins>
      <w:proofErr w:type="gramStart"/>
      <w:r w:rsidR="00613C22" w:rsidRPr="00613C22">
        <w:rPr>
          <w:lang w:val="en-US"/>
        </w:rPr>
        <w:t>are in agreement</w:t>
      </w:r>
      <w:proofErr w:type="gramEnd"/>
      <w:r w:rsidR="00613C22" w:rsidRPr="00613C22">
        <w:rPr>
          <w:lang w:val="en-US"/>
        </w:rPr>
        <w:t xml:space="preserve"> that the </w:t>
      </w:r>
      <w:r w:rsidR="002D1F01">
        <w:rPr>
          <w:lang w:val="en-US"/>
        </w:rPr>
        <w:t>information</w:t>
      </w:r>
      <w:r w:rsidR="00613C22" w:rsidRPr="00613C22">
        <w:rPr>
          <w:lang w:val="en-US"/>
        </w:rPr>
        <w:t xml:space="preserve"> documented above </w:t>
      </w:r>
      <w:r w:rsidR="002D1F01">
        <w:rPr>
          <w:lang w:val="en-US"/>
        </w:rPr>
        <w:t>is</w:t>
      </w:r>
      <w:r w:rsidR="00613C22" w:rsidRPr="00613C22">
        <w:rPr>
          <w:lang w:val="en-US"/>
        </w:rPr>
        <w:t xml:space="preserve"> accurate and representative of the customer’s business needs. This document will act as the basis for all subsequent implementation activities.</w:t>
      </w:r>
    </w:p>
    <w:p w14:paraId="07FEE9A7" w14:textId="33C49DE8" w:rsidR="00613C22" w:rsidDel="00E33AEC" w:rsidRDefault="00E33AEC" w:rsidP="00613C22">
      <w:pPr>
        <w:rPr>
          <w:del w:id="4179" w:author="Villaverde, Alfredo" w:date="2022-03-10T13:17:00Z"/>
          <w:color w:val="FF0000"/>
          <w:lang w:val="en-US"/>
        </w:rPr>
      </w:pPr>
      <w:ins w:id="4180" w:author="Villaverde, Alfredo" w:date="2022-03-10T13:17:00Z">
        <w:r>
          <w:rPr>
            <w:lang w:val="en-US"/>
          </w:rPr>
          <w:t>Document d</w:t>
        </w:r>
      </w:ins>
      <w:del w:id="4181" w:author="Villaverde, Alfredo" w:date="2022-03-10T13:17:00Z">
        <w:r w:rsidR="00D0663F" w:rsidDel="00E33AEC">
          <w:rPr>
            <w:lang w:val="en-US"/>
          </w:rPr>
          <w:delText>D</w:delText>
        </w:r>
      </w:del>
      <w:r w:rsidR="00613C22" w:rsidRPr="00613C22">
        <w:rPr>
          <w:lang w:val="en-US"/>
        </w:rPr>
        <w:t xml:space="preserve">elivery </w:t>
      </w:r>
      <w:ins w:id="4182" w:author="Villaverde, Alfredo" w:date="2022-03-10T13:17:00Z">
        <w:r>
          <w:rPr>
            <w:lang w:val="en-US"/>
          </w:rPr>
          <w:t>d</w:t>
        </w:r>
      </w:ins>
      <w:del w:id="4183" w:author="Villaverde, Alfredo" w:date="2022-03-10T13:17:00Z">
        <w:r w:rsidR="00613C22" w:rsidRPr="00613C22" w:rsidDel="00E33AEC">
          <w:rPr>
            <w:lang w:val="en-US"/>
          </w:rPr>
          <w:delText>D</w:delText>
        </w:r>
      </w:del>
      <w:r w:rsidR="00613C22" w:rsidRPr="00613C22">
        <w:rPr>
          <w:lang w:val="en-US"/>
        </w:rPr>
        <w:t>ate:</w:t>
      </w:r>
      <w:r w:rsidR="0034424C">
        <w:rPr>
          <w:lang w:val="en-US"/>
        </w:rPr>
        <w:tab/>
      </w:r>
      <w:r w:rsidR="0034424C">
        <w:rPr>
          <w:lang w:val="en-US"/>
        </w:rPr>
        <w:tab/>
      </w:r>
      <w:del w:id="4184" w:author="Villaverde, Alfredo" w:date="2022-03-10T13:16:00Z">
        <w:r w:rsidR="00DE6FC6" w:rsidRPr="005268BE" w:rsidDel="00E33AEC">
          <w:rPr>
            <w:highlight w:val="yellow"/>
            <w:lang w:val="en-US"/>
            <w:rPrChange w:id="4185" w:author="Alain Komin" w:date="2022-10-26T11:03:00Z">
              <w:rPr>
                <w:lang w:val="en-US"/>
              </w:rPr>
            </w:rPrChange>
          </w:rPr>
          <w:delText>10</w:delText>
        </w:r>
      </w:del>
      <w:ins w:id="4186" w:author="Villaverde, Alfredo" w:date="2022-03-10T13:16:00Z">
        <w:r w:rsidRPr="005268BE">
          <w:rPr>
            <w:highlight w:val="yellow"/>
            <w:lang w:val="en-US"/>
            <w:rPrChange w:id="4187" w:author="Alain Komin" w:date="2022-10-26T11:03:00Z">
              <w:rPr>
                <w:lang w:val="en-US"/>
              </w:rPr>
            </w:rPrChange>
          </w:rPr>
          <w:t>MM</w:t>
        </w:r>
      </w:ins>
      <w:r w:rsidR="00DE6FC6" w:rsidRPr="005268BE">
        <w:rPr>
          <w:highlight w:val="yellow"/>
          <w:lang w:val="en-US"/>
          <w:rPrChange w:id="4188" w:author="Alain Komin" w:date="2022-10-26T11:03:00Z">
            <w:rPr>
              <w:lang w:val="en-US"/>
            </w:rPr>
          </w:rPrChange>
        </w:rPr>
        <w:t>/</w:t>
      </w:r>
      <w:del w:id="4189" w:author="Villaverde, Alfredo" w:date="2022-03-10T13:16:00Z">
        <w:r w:rsidR="00DE6FC6" w:rsidRPr="005268BE" w:rsidDel="00E33AEC">
          <w:rPr>
            <w:highlight w:val="yellow"/>
            <w:lang w:val="en-US"/>
            <w:rPrChange w:id="4190" w:author="Alain Komin" w:date="2022-10-26T11:03:00Z">
              <w:rPr>
                <w:lang w:val="en-US"/>
              </w:rPr>
            </w:rPrChange>
          </w:rPr>
          <w:delText>15</w:delText>
        </w:r>
      </w:del>
      <w:ins w:id="4191" w:author="Villaverde, Alfredo" w:date="2022-03-10T13:16:00Z">
        <w:r w:rsidRPr="005268BE">
          <w:rPr>
            <w:highlight w:val="yellow"/>
            <w:lang w:val="en-US"/>
            <w:rPrChange w:id="4192" w:author="Alain Komin" w:date="2022-10-26T11:03:00Z">
              <w:rPr>
                <w:lang w:val="en-US"/>
              </w:rPr>
            </w:rPrChange>
          </w:rPr>
          <w:t>DD</w:t>
        </w:r>
      </w:ins>
      <w:r w:rsidR="00DE6FC6" w:rsidRPr="005268BE">
        <w:rPr>
          <w:highlight w:val="yellow"/>
          <w:lang w:val="en-US"/>
          <w:rPrChange w:id="4193" w:author="Alain Komin" w:date="2022-10-26T11:03:00Z">
            <w:rPr>
              <w:lang w:val="en-US"/>
            </w:rPr>
          </w:rPrChange>
        </w:rPr>
        <w:t>/</w:t>
      </w:r>
      <w:del w:id="4194" w:author="Villaverde, Alfredo" w:date="2022-03-10T13:17:00Z">
        <w:r w:rsidR="00DE6FC6" w:rsidRPr="005268BE" w:rsidDel="00E33AEC">
          <w:rPr>
            <w:highlight w:val="yellow"/>
            <w:lang w:val="en-US"/>
            <w:rPrChange w:id="4195" w:author="Alain Komin" w:date="2022-10-26T11:03:00Z">
              <w:rPr>
                <w:lang w:val="en-US"/>
              </w:rPr>
            </w:rPrChange>
          </w:rPr>
          <w:delText>2021</w:delText>
        </w:r>
      </w:del>
      <w:ins w:id="4196" w:author="Villaverde, Alfredo" w:date="2022-03-10T13:17:00Z">
        <w:r w:rsidRPr="005268BE">
          <w:rPr>
            <w:highlight w:val="yellow"/>
            <w:lang w:val="en-US"/>
            <w:rPrChange w:id="4197" w:author="Alain Komin" w:date="2022-10-26T11:03:00Z">
              <w:rPr>
                <w:lang w:val="en-US"/>
              </w:rPr>
            </w:rPrChange>
          </w:rPr>
          <w:t>YYYY</w:t>
        </w:r>
      </w:ins>
    </w:p>
    <w:p w14:paraId="475201D0" w14:textId="3B4AFEF8" w:rsidR="0019755B" w:rsidRPr="0019755B" w:rsidDel="00E33AEC" w:rsidRDefault="0019755B" w:rsidP="00613C22">
      <w:pPr>
        <w:rPr>
          <w:del w:id="4198" w:author="Villaverde, Alfredo" w:date="2022-03-10T13:17:00Z"/>
        </w:rPr>
      </w:pPr>
      <w:del w:id="4199" w:author="Villaverde, Alfredo" w:date="2022-03-10T13:17:00Z">
        <w:r w:rsidDel="00E33AEC">
          <w:delText>Document Version:</w:delText>
        </w:r>
        <w:r w:rsidDel="00E33AEC">
          <w:tab/>
        </w:r>
        <w:r w:rsidR="00DE6FC6" w:rsidDel="00E33AEC">
          <w:delText>TransnetYX site changes</w:delText>
        </w:r>
      </w:del>
    </w:p>
    <w:p w14:paraId="02F2C34E" w14:textId="77777777" w:rsidR="00D0663F" w:rsidRPr="00613C22" w:rsidRDefault="00D0663F" w:rsidP="00613C22">
      <w:pPr>
        <w:rPr>
          <w:lang w:val="en-US"/>
        </w:rPr>
      </w:pPr>
    </w:p>
    <w:p w14:paraId="7F8B9B1C" w14:textId="28B902CA" w:rsidR="0034424C" w:rsidRPr="0034424C" w:rsidRDefault="0034424C" w:rsidP="00D0663F">
      <w:pPr>
        <w:pStyle w:val="ContentsHeader"/>
        <w:rPr>
          <w:rStyle w:val="Emphasis"/>
          <w:iCs w:val="0"/>
          <w:lang w:val="en-US"/>
        </w:rPr>
      </w:pPr>
    </w:p>
    <w:p w14:paraId="1231BE67" w14:textId="77777777" w:rsidR="00613C22" w:rsidRDefault="00613C22" w:rsidP="00613C22">
      <w:pPr>
        <w:rPr>
          <w:lang w:val="en-US"/>
        </w:rPr>
      </w:pPr>
    </w:p>
    <w:p w14:paraId="771CD0A2" w14:textId="533A6002" w:rsidR="0034424C" w:rsidRPr="0034424C" w:rsidRDefault="0034424C" w:rsidP="00D0663F">
      <w:pPr>
        <w:pStyle w:val="ContentsHeader"/>
        <w:rPr>
          <w:rStyle w:val="Emphasis"/>
          <w:iCs w:val="0"/>
          <w:lang w:val="en-US"/>
        </w:rPr>
      </w:pPr>
    </w:p>
    <w:p w14:paraId="34FF1C98" w14:textId="77777777" w:rsidR="0034424C" w:rsidRDefault="0034424C" w:rsidP="00613C22">
      <w:pPr>
        <w:rPr>
          <w:lang w:val="en-US"/>
        </w:rPr>
      </w:pPr>
    </w:p>
    <w:p w14:paraId="6D072C0D" w14:textId="77777777" w:rsidR="0034424C" w:rsidRPr="00613C22" w:rsidRDefault="0034424C" w:rsidP="00613C22">
      <w:pPr>
        <w:rPr>
          <w:lang w:val="en-US"/>
        </w:rPr>
      </w:pPr>
    </w:p>
    <w:sectPr w:rsidR="0034424C" w:rsidRPr="00613C22" w:rsidSect="00036075">
      <w:headerReference w:type="default" r:id="rId37"/>
      <w:footerReference w:type="default" r:id="rId38"/>
      <w:headerReference w:type="first" r:id="rId39"/>
      <w:pgSz w:w="12240" w:h="15840"/>
      <w:pgMar w:top="720" w:right="720" w:bottom="720" w:left="1152" w:header="1944"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38D04" w14:textId="77777777" w:rsidR="00E707A5" w:rsidRDefault="00E707A5" w:rsidP="00C26546">
      <w:pPr>
        <w:spacing w:after="0" w:line="240" w:lineRule="auto"/>
      </w:pPr>
      <w:r>
        <w:separator/>
      </w:r>
    </w:p>
  </w:endnote>
  <w:endnote w:type="continuationSeparator" w:id="0">
    <w:p w14:paraId="403F253F" w14:textId="77777777" w:rsidR="00E707A5" w:rsidRDefault="00E707A5" w:rsidP="00C26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sz w:val="16"/>
        <w:szCs w:val="16"/>
      </w:rPr>
      <w:id w:val="889384624"/>
      <w:docPartObj>
        <w:docPartGallery w:val="Page Numbers (Bottom of Page)"/>
        <w:docPartUnique/>
      </w:docPartObj>
    </w:sdtPr>
    <w:sdtEndPr>
      <w:rPr>
        <w:noProof/>
      </w:rPr>
    </w:sdtEndPr>
    <w:sdtContent>
      <w:p w14:paraId="5DF14647" w14:textId="77777777" w:rsidR="0028768D" w:rsidRPr="00EC1C9A" w:rsidRDefault="0028768D">
        <w:pPr>
          <w:pStyle w:val="Footer"/>
          <w:jc w:val="right"/>
          <w:rPr>
            <w:rFonts w:cs="Arial"/>
            <w:sz w:val="16"/>
            <w:szCs w:val="16"/>
          </w:rPr>
        </w:pPr>
        <w:r>
          <w:rPr>
            <w:noProof/>
            <w:lang w:val="en-US"/>
          </w:rPr>
          <mc:AlternateContent>
            <mc:Choice Requires="wps">
              <w:drawing>
                <wp:anchor distT="0" distB="0" distL="114300" distR="114300" simplePos="0" relativeHeight="251657728" behindDoc="0" locked="0" layoutInCell="1" allowOverlap="1" wp14:anchorId="4CE80C23" wp14:editId="7D267018">
                  <wp:simplePos x="0" y="0"/>
                  <wp:positionH relativeFrom="column">
                    <wp:posOffset>-360045</wp:posOffset>
                  </wp:positionH>
                  <wp:positionV relativeFrom="paragraph">
                    <wp:posOffset>66675</wp:posOffset>
                  </wp:positionV>
                  <wp:extent cx="3333750" cy="321310"/>
                  <wp:effectExtent l="0" t="0" r="0" b="25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321310"/>
                          </a:xfrm>
                          <a:prstGeom prst="rect">
                            <a:avLst/>
                          </a:prstGeom>
                          <a:noFill/>
                          <a:ln w="9525">
                            <a:noFill/>
                            <a:miter lim="800000"/>
                            <a:headEnd/>
                            <a:tailEnd/>
                          </a:ln>
                        </wps:spPr>
                        <wps:txbx>
                          <w:txbxContent>
                            <w:p w14:paraId="538610DB" w14:textId="3E2D373A" w:rsidR="0028768D" w:rsidRPr="00EC1C9A" w:rsidRDefault="007522ED" w:rsidP="00EC1C9A">
                              <w:pPr>
                                <w:pStyle w:val="Footer"/>
                                <w:ind w:left="360"/>
                                <w:rPr>
                                  <w:color w:val="F15D22"/>
                                  <w:sz w:val="16"/>
                                  <w:szCs w:val="18"/>
                                </w:rPr>
                              </w:pPr>
                              <w:r>
                                <w:rPr>
                                  <w:rStyle w:val="PageNumber"/>
                                  <w:rFonts w:ascii="Arial" w:hAnsi="Arial" w:cs="Arial"/>
                                  <w:sz w:val="16"/>
                                  <w:szCs w:val="18"/>
                                </w:rPr>
                                <w:t>Copyright© 20</w:t>
                              </w:r>
                              <w:r w:rsidR="00D8240D">
                                <w:rPr>
                                  <w:rStyle w:val="PageNumber"/>
                                  <w:rFonts w:ascii="Arial" w:hAnsi="Arial" w:cs="Arial"/>
                                  <w:sz w:val="16"/>
                                  <w:szCs w:val="18"/>
                                </w:rPr>
                                <w:t>2</w:t>
                              </w:r>
                              <w:ins w:id="4200" w:author="Villaverde, Alfredo" w:date="2022-03-10T13:16:00Z">
                                <w:r w:rsidR="00F44063">
                                  <w:rPr>
                                    <w:rStyle w:val="PageNumber"/>
                                    <w:rFonts w:ascii="Arial" w:hAnsi="Arial" w:cs="Arial"/>
                                    <w:sz w:val="16"/>
                                    <w:szCs w:val="18"/>
                                  </w:rPr>
                                  <w:t>2</w:t>
                                </w:r>
                              </w:ins>
                              <w:del w:id="4201" w:author="Villaverde, Alfredo" w:date="2022-03-10T13:16:00Z">
                                <w:r w:rsidR="00D8240D" w:rsidDel="00F44063">
                                  <w:rPr>
                                    <w:rStyle w:val="PageNumber"/>
                                    <w:rFonts w:ascii="Arial" w:hAnsi="Arial" w:cs="Arial"/>
                                    <w:sz w:val="16"/>
                                    <w:szCs w:val="18"/>
                                  </w:rPr>
                                  <w:delText>1</w:delText>
                                </w:r>
                              </w:del>
                              <w:r>
                                <w:rPr>
                                  <w:rStyle w:val="PageNumber"/>
                                  <w:rFonts w:ascii="Arial" w:hAnsi="Arial" w:cs="Arial"/>
                                  <w:sz w:val="16"/>
                                  <w:szCs w:val="18"/>
                                </w:rPr>
                                <w:t>, Oracle and/or its affiliates. All rights reserved.</w:t>
                              </w:r>
                              <w:r w:rsidR="0028768D">
                                <w:rPr>
                                  <w:rStyle w:val="PageNumber"/>
                                  <w:rFonts w:ascii="Arial" w:hAnsi="Arial" w:cs="Arial"/>
                                  <w:color w:val="F15D22"/>
                                  <w:sz w:val="16"/>
                                  <w:szCs w:val="18"/>
                                </w:rPr>
                                <w:t xml:space="preserve">            </w:t>
                              </w:r>
                            </w:p>
                            <w:p w14:paraId="5B08B5D1" w14:textId="77777777" w:rsidR="0028768D" w:rsidRDefault="0028768D" w:rsidP="00EC1C9A">
                              <w:pPr>
                                <w:ind w:left="3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E80C23" id="_x0000_t202" coordsize="21600,21600" o:spt="202" path="m,l,21600r21600,l21600,xe">
                  <v:stroke joinstyle="miter"/>
                  <v:path gradientshapeok="t" o:connecttype="rect"/>
                </v:shapetype>
                <v:shape id="_x0000_s1028" type="#_x0000_t202" style="position:absolute;left:0;text-align:left;margin-left:-28.35pt;margin-top:5.25pt;width:262.5pt;height:25.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" filled="f" stroked="f">
                  <v:textbox>
                    <w:txbxContent>
                      <w:p w14:paraId="538610DB" w14:textId="3E2D373A" w:rsidR="0028768D" w:rsidRPr="00EC1C9A" w:rsidRDefault="007522ED" w:rsidP="00EC1C9A">
                        <w:pPr>
                          <w:pStyle w:val="Footer"/>
                          <w:ind w:left="360"/>
                          <w:rPr>
                            <w:color w:val="F15D22"/>
                            <w:sz w:val="16"/>
                            <w:szCs w:val="18"/>
                          </w:rPr>
                        </w:pPr>
                        <w:r>
                          <w:rPr>
                            <w:rStyle w:val="PageNumber"/>
                            <w:rFonts w:ascii="Arial" w:hAnsi="Arial" w:cs="Arial"/>
                            <w:sz w:val="16"/>
                            <w:szCs w:val="18"/>
                          </w:rPr>
                          <w:t>Copyright© 20</w:t>
                        </w:r>
                        <w:r w:rsidR="00D8240D">
                          <w:rPr>
                            <w:rStyle w:val="PageNumber"/>
                            <w:rFonts w:ascii="Arial" w:hAnsi="Arial" w:cs="Arial"/>
                            <w:sz w:val="16"/>
                            <w:szCs w:val="18"/>
                          </w:rPr>
                          <w:t>2</w:t>
                        </w:r>
                        <w:ins w:id="4202" w:author="Villaverde, Alfredo" w:date="2022-03-10T13:16:00Z">
                          <w:r w:rsidR="00F44063">
                            <w:rPr>
                              <w:rStyle w:val="PageNumber"/>
                              <w:rFonts w:ascii="Arial" w:hAnsi="Arial" w:cs="Arial"/>
                              <w:sz w:val="16"/>
                              <w:szCs w:val="18"/>
                            </w:rPr>
                            <w:t>2</w:t>
                          </w:r>
                        </w:ins>
                        <w:del w:id="4203" w:author="Villaverde, Alfredo" w:date="2022-03-10T13:16:00Z">
                          <w:r w:rsidR="00D8240D" w:rsidDel="00F44063">
                            <w:rPr>
                              <w:rStyle w:val="PageNumber"/>
                              <w:rFonts w:ascii="Arial" w:hAnsi="Arial" w:cs="Arial"/>
                              <w:sz w:val="16"/>
                              <w:szCs w:val="18"/>
                            </w:rPr>
                            <w:delText>1</w:delText>
                          </w:r>
                        </w:del>
                        <w:r>
                          <w:rPr>
                            <w:rStyle w:val="PageNumber"/>
                            <w:rFonts w:ascii="Arial" w:hAnsi="Arial" w:cs="Arial"/>
                            <w:sz w:val="16"/>
                            <w:szCs w:val="18"/>
                          </w:rPr>
                          <w:t>, Oracle and/or its affiliates. All rights reserved.</w:t>
                        </w:r>
                        <w:r w:rsidR="0028768D">
                          <w:rPr>
                            <w:rStyle w:val="PageNumber"/>
                            <w:rFonts w:ascii="Arial" w:hAnsi="Arial" w:cs="Arial"/>
                            <w:color w:val="F15D22"/>
                            <w:sz w:val="16"/>
                            <w:szCs w:val="18"/>
                          </w:rPr>
                          <w:t xml:space="preserve">            </w:t>
                        </w:r>
                      </w:p>
                      <w:p w14:paraId="5B08B5D1" w14:textId="77777777" w:rsidR="0028768D" w:rsidRDefault="0028768D" w:rsidP="00EC1C9A">
                        <w:pPr>
                          <w:ind w:left="360"/>
                        </w:pPr>
                      </w:p>
                    </w:txbxContent>
                  </v:textbox>
                </v:shape>
              </w:pict>
            </mc:Fallback>
          </mc:AlternateContent>
        </w:r>
      </w:p>
      <w:p w14:paraId="1629D6EB" w14:textId="77777777" w:rsidR="0028768D" w:rsidRPr="00EC1C9A" w:rsidRDefault="0028768D">
        <w:pPr>
          <w:pStyle w:val="Footer"/>
          <w:jc w:val="right"/>
          <w:rPr>
            <w:rFonts w:cs="Arial"/>
            <w:sz w:val="16"/>
            <w:szCs w:val="16"/>
          </w:rPr>
        </w:pPr>
        <w:r>
          <w:rPr>
            <w:rFonts w:cs="Arial"/>
            <w:color w:val="595959" w:themeColor="text1" w:themeTint="A6"/>
            <w:sz w:val="16"/>
            <w:szCs w:val="16"/>
          </w:rPr>
          <w:t>Functional Requirements Document</w:t>
        </w:r>
        <w:r w:rsidRPr="00EC1C9A">
          <w:rPr>
            <w:rFonts w:cs="Arial"/>
            <w:sz w:val="16"/>
            <w:szCs w:val="16"/>
          </w:rPr>
          <w:t xml:space="preserve">       </w:t>
        </w:r>
        <w:r w:rsidRPr="00EC1C9A">
          <w:rPr>
            <w:rFonts w:cs="Arial"/>
            <w:color w:val="F15D22"/>
            <w:sz w:val="16"/>
            <w:szCs w:val="16"/>
          </w:rPr>
          <w:fldChar w:fldCharType="begin"/>
        </w:r>
        <w:r w:rsidRPr="00EC1C9A">
          <w:rPr>
            <w:rFonts w:cs="Arial"/>
            <w:color w:val="F15D22"/>
            <w:sz w:val="16"/>
            <w:szCs w:val="16"/>
          </w:rPr>
          <w:instrText xml:space="preserve"> PAGE   \* MERGEFORMAT </w:instrText>
        </w:r>
        <w:r w:rsidRPr="00EC1C9A">
          <w:rPr>
            <w:rFonts w:cs="Arial"/>
            <w:color w:val="F15D22"/>
            <w:sz w:val="16"/>
            <w:szCs w:val="16"/>
          </w:rPr>
          <w:fldChar w:fldCharType="separate"/>
        </w:r>
        <w:r w:rsidR="006B7F33">
          <w:rPr>
            <w:rFonts w:cs="Arial"/>
            <w:noProof/>
            <w:color w:val="F15D22"/>
            <w:sz w:val="16"/>
            <w:szCs w:val="16"/>
          </w:rPr>
          <w:t>7</w:t>
        </w:r>
        <w:r w:rsidRPr="00EC1C9A">
          <w:rPr>
            <w:rFonts w:cs="Arial"/>
            <w:noProof/>
            <w:color w:val="F15D22"/>
            <w:sz w:val="16"/>
            <w:szCs w:val="16"/>
          </w:rPr>
          <w:fldChar w:fldCharType="end"/>
        </w:r>
      </w:p>
    </w:sdtContent>
  </w:sdt>
  <w:p w14:paraId="0AD9C6F4" w14:textId="77777777" w:rsidR="0028768D" w:rsidRPr="00B43AD4" w:rsidRDefault="0028768D" w:rsidP="00B43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ED552" w14:textId="77777777" w:rsidR="00E707A5" w:rsidRDefault="00E707A5" w:rsidP="00C26546">
      <w:pPr>
        <w:spacing w:after="0" w:line="240" w:lineRule="auto"/>
      </w:pPr>
      <w:r>
        <w:separator/>
      </w:r>
    </w:p>
  </w:footnote>
  <w:footnote w:type="continuationSeparator" w:id="0">
    <w:p w14:paraId="6544B04D" w14:textId="77777777" w:rsidR="00E707A5" w:rsidRDefault="00E707A5" w:rsidP="00C26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261EF" w14:textId="77777777" w:rsidR="0028768D" w:rsidRDefault="007522ED" w:rsidP="00B43AD4">
    <w:pPr>
      <w:pStyle w:val="Header"/>
    </w:pPr>
    <w:r>
      <w:rPr>
        <w:noProof/>
        <w:lang w:val="en-US"/>
      </w:rPr>
      <w:drawing>
        <wp:anchor distT="0" distB="0" distL="114300" distR="114300" simplePos="0" relativeHeight="251661824" behindDoc="1" locked="0" layoutInCell="1" allowOverlap="1" wp14:anchorId="640A5E0E" wp14:editId="7CC72669">
          <wp:simplePos x="0" y="0"/>
          <wp:positionH relativeFrom="margin">
            <wp:posOffset>-180975</wp:posOffset>
          </wp:positionH>
          <wp:positionV relativeFrom="paragraph">
            <wp:posOffset>-981710</wp:posOffset>
          </wp:positionV>
          <wp:extent cx="2971806" cy="48463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C5CEF" w14:textId="77777777" w:rsidR="0028768D" w:rsidRDefault="007522ED">
    <w:pPr>
      <w:pStyle w:val="Header"/>
    </w:pPr>
    <w:r>
      <w:rPr>
        <w:noProof/>
        <w:lang w:val="en-US"/>
      </w:rPr>
      <w:drawing>
        <wp:anchor distT="0" distB="0" distL="114300" distR="114300" simplePos="0" relativeHeight="251659776" behindDoc="1" locked="0" layoutInCell="1" allowOverlap="1" wp14:anchorId="68E56C48" wp14:editId="4477E6E4">
          <wp:simplePos x="0" y="0"/>
          <wp:positionH relativeFrom="margin">
            <wp:posOffset>-190500</wp:posOffset>
          </wp:positionH>
          <wp:positionV relativeFrom="paragraph">
            <wp:posOffset>-1010285</wp:posOffset>
          </wp:positionV>
          <wp:extent cx="2971806" cy="4846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52180"/>
    <w:multiLevelType w:val="hybridMultilevel"/>
    <w:tmpl w:val="DE98F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64F76"/>
    <w:multiLevelType w:val="hybridMultilevel"/>
    <w:tmpl w:val="31E48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A122BC"/>
    <w:multiLevelType w:val="hybridMultilevel"/>
    <w:tmpl w:val="745A0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EB4F28"/>
    <w:multiLevelType w:val="hybridMultilevel"/>
    <w:tmpl w:val="CA2C9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CD5477"/>
    <w:multiLevelType w:val="hybridMultilevel"/>
    <w:tmpl w:val="E04672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331BDA"/>
    <w:multiLevelType w:val="hybridMultilevel"/>
    <w:tmpl w:val="46AED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75B56"/>
    <w:multiLevelType w:val="hybridMultilevel"/>
    <w:tmpl w:val="9334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121755"/>
    <w:multiLevelType w:val="hybridMultilevel"/>
    <w:tmpl w:val="AAAAC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1C50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42C3B2C"/>
    <w:multiLevelType w:val="hybridMultilevel"/>
    <w:tmpl w:val="9B0E0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062F2D"/>
    <w:multiLevelType w:val="hybridMultilevel"/>
    <w:tmpl w:val="58CE3528"/>
    <w:lvl w:ilvl="0" w:tplc="98846456">
      <w:start w:val="1"/>
      <w:numFmt w:val="bullet"/>
      <w:pStyle w:val="CustReqsStdText"/>
      <w:lvlText w:val="o"/>
      <w:lvlJc w:val="left"/>
      <w:pPr>
        <w:ind w:left="1800" w:hanging="360"/>
      </w:pPr>
      <w:rPr>
        <w:rFonts w:ascii="Courier New" w:hAnsi="Courier New" w:cs="Courier New" w:hint="default"/>
      </w:rPr>
    </w:lvl>
    <w:lvl w:ilvl="1" w:tplc="5B2C15CE">
      <w:start w:val="1"/>
      <w:numFmt w:val="bullet"/>
      <w:pStyle w:val="CustReqsBullet1"/>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E4C3A96"/>
    <w:multiLevelType w:val="hybridMultilevel"/>
    <w:tmpl w:val="72849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C37781"/>
    <w:multiLevelType w:val="hybridMultilevel"/>
    <w:tmpl w:val="B63A8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26553A"/>
    <w:multiLevelType w:val="hybridMultilevel"/>
    <w:tmpl w:val="8578F4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262343"/>
    <w:multiLevelType w:val="hybridMultilevel"/>
    <w:tmpl w:val="E3F4A54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6AD82F52"/>
    <w:multiLevelType w:val="hybridMultilevel"/>
    <w:tmpl w:val="B75A6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14762E"/>
    <w:multiLevelType w:val="hybridMultilevel"/>
    <w:tmpl w:val="770C975A"/>
    <w:lvl w:ilvl="0" w:tplc="69241E10">
      <w:start w:val="1"/>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213A3A"/>
    <w:multiLevelType w:val="hybridMultilevel"/>
    <w:tmpl w:val="0422C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17"/>
  </w:num>
  <w:num w:numId="4">
    <w:abstractNumId w:val="13"/>
  </w:num>
  <w:num w:numId="5">
    <w:abstractNumId w:val="12"/>
  </w:num>
  <w:num w:numId="6">
    <w:abstractNumId w:val="4"/>
  </w:num>
  <w:num w:numId="7">
    <w:abstractNumId w:val="5"/>
  </w:num>
  <w:num w:numId="8">
    <w:abstractNumId w:val="1"/>
  </w:num>
  <w:num w:numId="9">
    <w:abstractNumId w:val="2"/>
  </w:num>
  <w:num w:numId="10">
    <w:abstractNumId w:val="7"/>
  </w:num>
  <w:num w:numId="11">
    <w:abstractNumId w:val="3"/>
  </w:num>
  <w:num w:numId="12">
    <w:abstractNumId w:val="16"/>
  </w:num>
  <w:num w:numId="13">
    <w:abstractNumId w:val="14"/>
  </w:num>
  <w:num w:numId="14">
    <w:abstractNumId w:val="8"/>
  </w:num>
  <w:num w:numId="15">
    <w:abstractNumId w:val="15"/>
  </w:num>
  <w:num w:numId="16">
    <w:abstractNumId w:val="0"/>
  </w:num>
  <w:num w:numId="17">
    <w:abstractNumId w:val="11"/>
  </w:num>
  <w:num w:numId="18">
    <w:abstractNumId w:val="6"/>
  </w:num>
  <w:num w:numId="19">
    <w:abstractNumId w:val="9"/>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llaverde, Alfredo">
    <w15:presenceInfo w15:providerId="AD" w15:userId="S::avillaverde@netsuite.com::1d8f2c68-76ac-4183-b3d2-62dc554a080f"/>
  </w15:person>
  <w15:person w15:author="Alain Komin">
    <w15:presenceInfo w15:providerId="None" w15:userId="Alain Komin"/>
  </w15:person>
  <w15:person w15:author="Bertorelli, Yvonne A">
    <w15:presenceInfo w15:providerId="AD" w15:userId="S::ybertorelli@netsuite.com::ba75b836-a6a5-4583-b422-615bc0aee688"/>
  </w15:person>
  <w15:person w15:author="Sebastian Gonzalez">
    <w15:presenceInfo w15:providerId="AD" w15:userId="S::sebastian.a.gonzalez@oracle.com::b643de21-ed5c-473b-a799-023744b668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grammar="clean"/>
  <w:attachedTemplate r:id="rId1"/>
  <w:trackRevisions/>
  <w:documentProtection w:edit="trackedChanges" w:enforcement="1" w:cryptProviderType="rsaAES" w:cryptAlgorithmClass="hash" w:cryptAlgorithmType="typeAny" w:cryptAlgorithmSid="14" w:cryptSpinCount="100000" w:hash="c+zvQGap2RDA/4YCZYwgqUlz/MCKTSF/mMsIAQx4UKIY6I+jliOuOKa0QlI5k0W0MPv4xCOoeMeNI72Fymdreg==" w:salt="BSChWY6eAjoB09El6ueq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104"/>
    <w:rsid w:val="00003CBF"/>
    <w:rsid w:val="000061FA"/>
    <w:rsid w:val="00013C41"/>
    <w:rsid w:val="0003202B"/>
    <w:rsid w:val="00036075"/>
    <w:rsid w:val="00036129"/>
    <w:rsid w:val="0003758C"/>
    <w:rsid w:val="00042D78"/>
    <w:rsid w:val="000443E1"/>
    <w:rsid w:val="00044BB6"/>
    <w:rsid w:val="000507EC"/>
    <w:rsid w:val="00052692"/>
    <w:rsid w:val="0005476B"/>
    <w:rsid w:val="000575DB"/>
    <w:rsid w:val="0006003A"/>
    <w:rsid w:val="00061BBF"/>
    <w:rsid w:val="0006220C"/>
    <w:rsid w:val="00073AA5"/>
    <w:rsid w:val="0007518A"/>
    <w:rsid w:val="0007753A"/>
    <w:rsid w:val="00077E80"/>
    <w:rsid w:val="000819A9"/>
    <w:rsid w:val="00082DD0"/>
    <w:rsid w:val="00086230"/>
    <w:rsid w:val="0009426A"/>
    <w:rsid w:val="000A224D"/>
    <w:rsid w:val="000A2520"/>
    <w:rsid w:val="000C5E2A"/>
    <w:rsid w:val="000D2F69"/>
    <w:rsid w:val="000D48BD"/>
    <w:rsid w:val="000D514D"/>
    <w:rsid w:val="000D5A5F"/>
    <w:rsid w:val="000E2E90"/>
    <w:rsid w:val="000E5394"/>
    <w:rsid w:val="000E58A5"/>
    <w:rsid w:val="000E7C8B"/>
    <w:rsid w:val="000F3BD2"/>
    <w:rsid w:val="000F7D95"/>
    <w:rsid w:val="0010749A"/>
    <w:rsid w:val="00121930"/>
    <w:rsid w:val="00147D37"/>
    <w:rsid w:val="00150526"/>
    <w:rsid w:val="00150A48"/>
    <w:rsid w:val="00155B04"/>
    <w:rsid w:val="0015771E"/>
    <w:rsid w:val="00160964"/>
    <w:rsid w:val="001661B2"/>
    <w:rsid w:val="00172CA6"/>
    <w:rsid w:val="00173D1B"/>
    <w:rsid w:val="00173DE0"/>
    <w:rsid w:val="0018128D"/>
    <w:rsid w:val="00184E74"/>
    <w:rsid w:val="00185E61"/>
    <w:rsid w:val="00193E18"/>
    <w:rsid w:val="001947A3"/>
    <w:rsid w:val="0019755B"/>
    <w:rsid w:val="001A167B"/>
    <w:rsid w:val="001A3373"/>
    <w:rsid w:val="001B16C8"/>
    <w:rsid w:val="001B2F13"/>
    <w:rsid w:val="001C0C44"/>
    <w:rsid w:val="001C3CC5"/>
    <w:rsid w:val="001E3BE3"/>
    <w:rsid w:val="001E4DCA"/>
    <w:rsid w:val="00206C57"/>
    <w:rsid w:val="0021144F"/>
    <w:rsid w:val="00214B09"/>
    <w:rsid w:val="002166F3"/>
    <w:rsid w:val="002211CB"/>
    <w:rsid w:val="0022256F"/>
    <w:rsid w:val="00226612"/>
    <w:rsid w:val="002365C7"/>
    <w:rsid w:val="00250357"/>
    <w:rsid w:val="00257CF1"/>
    <w:rsid w:val="002631E2"/>
    <w:rsid w:val="00264404"/>
    <w:rsid w:val="00265F1B"/>
    <w:rsid w:val="00277B0E"/>
    <w:rsid w:val="0028768D"/>
    <w:rsid w:val="00296585"/>
    <w:rsid w:val="002A0B6C"/>
    <w:rsid w:val="002B202C"/>
    <w:rsid w:val="002C4CF8"/>
    <w:rsid w:val="002C4DAC"/>
    <w:rsid w:val="002C5BA1"/>
    <w:rsid w:val="002C6456"/>
    <w:rsid w:val="002D1F01"/>
    <w:rsid w:val="002F05C9"/>
    <w:rsid w:val="002F7080"/>
    <w:rsid w:val="002F7B9D"/>
    <w:rsid w:val="00306054"/>
    <w:rsid w:val="0031361F"/>
    <w:rsid w:val="00313F7A"/>
    <w:rsid w:val="00320E46"/>
    <w:rsid w:val="00320F48"/>
    <w:rsid w:val="00324AA2"/>
    <w:rsid w:val="00325F67"/>
    <w:rsid w:val="00331A75"/>
    <w:rsid w:val="00332F4E"/>
    <w:rsid w:val="0034120F"/>
    <w:rsid w:val="0034424C"/>
    <w:rsid w:val="0034527A"/>
    <w:rsid w:val="00355375"/>
    <w:rsid w:val="00357113"/>
    <w:rsid w:val="00360643"/>
    <w:rsid w:val="00362294"/>
    <w:rsid w:val="003647A0"/>
    <w:rsid w:val="00365223"/>
    <w:rsid w:val="00371664"/>
    <w:rsid w:val="003739EA"/>
    <w:rsid w:val="00374164"/>
    <w:rsid w:val="00374419"/>
    <w:rsid w:val="00374A34"/>
    <w:rsid w:val="00374BA4"/>
    <w:rsid w:val="0037792F"/>
    <w:rsid w:val="00377B65"/>
    <w:rsid w:val="0038123D"/>
    <w:rsid w:val="003817C6"/>
    <w:rsid w:val="00384ACE"/>
    <w:rsid w:val="00395C55"/>
    <w:rsid w:val="00396076"/>
    <w:rsid w:val="003A105D"/>
    <w:rsid w:val="003A545A"/>
    <w:rsid w:val="003A7B1C"/>
    <w:rsid w:val="003B01A0"/>
    <w:rsid w:val="003B7341"/>
    <w:rsid w:val="003C43FF"/>
    <w:rsid w:val="003D0533"/>
    <w:rsid w:val="003D31AC"/>
    <w:rsid w:val="003E42F9"/>
    <w:rsid w:val="003F5575"/>
    <w:rsid w:val="003F59FB"/>
    <w:rsid w:val="00402630"/>
    <w:rsid w:val="00402701"/>
    <w:rsid w:val="00403440"/>
    <w:rsid w:val="00404C15"/>
    <w:rsid w:val="004068A4"/>
    <w:rsid w:val="00411568"/>
    <w:rsid w:val="00413659"/>
    <w:rsid w:val="004320C3"/>
    <w:rsid w:val="0043477C"/>
    <w:rsid w:val="00436805"/>
    <w:rsid w:val="00443FF6"/>
    <w:rsid w:val="00445078"/>
    <w:rsid w:val="00453368"/>
    <w:rsid w:val="004536D2"/>
    <w:rsid w:val="0045540D"/>
    <w:rsid w:val="00455B98"/>
    <w:rsid w:val="00456F69"/>
    <w:rsid w:val="00460BCD"/>
    <w:rsid w:val="004626AC"/>
    <w:rsid w:val="00465473"/>
    <w:rsid w:val="00466210"/>
    <w:rsid w:val="004753DC"/>
    <w:rsid w:val="00477707"/>
    <w:rsid w:val="004831A4"/>
    <w:rsid w:val="00487CD2"/>
    <w:rsid w:val="00490999"/>
    <w:rsid w:val="004A36B9"/>
    <w:rsid w:val="004B1BFC"/>
    <w:rsid w:val="004B75C2"/>
    <w:rsid w:val="004C2368"/>
    <w:rsid w:val="004C3B95"/>
    <w:rsid w:val="004C7B46"/>
    <w:rsid w:val="004D0408"/>
    <w:rsid w:val="004D7772"/>
    <w:rsid w:val="004E3582"/>
    <w:rsid w:val="004E6711"/>
    <w:rsid w:val="004F21AE"/>
    <w:rsid w:val="004F6FC5"/>
    <w:rsid w:val="004F728D"/>
    <w:rsid w:val="004F7B0D"/>
    <w:rsid w:val="00501084"/>
    <w:rsid w:val="00506FF2"/>
    <w:rsid w:val="00517DC5"/>
    <w:rsid w:val="00521797"/>
    <w:rsid w:val="00522BD5"/>
    <w:rsid w:val="00523B63"/>
    <w:rsid w:val="0052459B"/>
    <w:rsid w:val="005268BE"/>
    <w:rsid w:val="0054316F"/>
    <w:rsid w:val="00544C9A"/>
    <w:rsid w:val="00544D1C"/>
    <w:rsid w:val="00547493"/>
    <w:rsid w:val="005620CA"/>
    <w:rsid w:val="00562AFC"/>
    <w:rsid w:val="00574245"/>
    <w:rsid w:val="00582DF6"/>
    <w:rsid w:val="0059363E"/>
    <w:rsid w:val="00595E33"/>
    <w:rsid w:val="005971E2"/>
    <w:rsid w:val="005A1530"/>
    <w:rsid w:val="005A733B"/>
    <w:rsid w:val="005B2A21"/>
    <w:rsid w:val="005B3AE4"/>
    <w:rsid w:val="005C6DA2"/>
    <w:rsid w:val="005D18CD"/>
    <w:rsid w:val="005D29B6"/>
    <w:rsid w:val="005D77EB"/>
    <w:rsid w:val="005E26BF"/>
    <w:rsid w:val="005E466E"/>
    <w:rsid w:val="005E5751"/>
    <w:rsid w:val="005F0B69"/>
    <w:rsid w:val="005F40D6"/>
    <w:rsid w:val="005F5DAF"/>
    <w:rsid w:val="005F766D"/>
    <w:rsid w:val="005F7858"/>
    <w:rsid w:val="00607FF5"/>
    <w:rsid w:val="00613C22"/>
    <w:rsid w:val="006233D1"/>
    <w:rsid w:val="00626DFC"/>
    <w:rsid w:val="00632792"/>
    <w:rsid w:val="006332EA"/>
    <w:rsid w:val="0064019D"/>
    <w:rsid w:val="0064237C"/>
    <w:rsid w:val="00642FBA"/>
    <w:rsid w:val="006460A8"/>
    <w:rsid w:val="006724E3"/>
    <w:rsid w:val="00682B82"/>
    <w:rsid w:val="00684622"/>
    <w:rsid w:val="006A5A46"/>
    <w:rsid w:val="006B2695"/>
    <w:rsid w:val="006B4DCC"/>
    <w:rsid w:val="006B7F33"/>
    <w:rsid w:val="006C09AC"/>
    <w:rsid w:val="006C15B9"/>
    <w:rsid w:val="006D0A04"/>
    <w:rsid w:val="006D2938"/>
    <w:rsid w:val="006D5555"/>
    <w:rsid w:val="006D5B44"/>
    <w:rsid w:val="006E2710"/>
    <w:rsid w:val="006E5804"/>
    <w:rsid w:val="006E6617"/>
    <w:rsid w:val="006F452B"/>
    <w:rsid w:val="006F5CF1"/>
    <w:rsid w:val="00706284"/>
    <w:rsid w:val="00706D9F"/>
    <w:rsid w:val="0071121C"/>
    <w:rsid w:val="00722948"/>
    <w:rsid w:val="007313B0"/>
    <w:rsid w:val="007417A9"/>
    <w:rsid w:val="00741A09"/>
    <w:rsid w:val="0074302E"/>
    <w:rsid w:val="0074414E"/>
    <w:rsid w:val="0074665E"/>
    <w:rsid w:val="007522ED"/>
    <w:rsid w:val="00754850"/>
    <w:rsid w:val="0076068F"/>
    <w:rsid w:val="0076790F"/>
    <w:rsid w:val="00791A5C"/>
    <w:rsid w:val="0079327E"/>
    <w:rsid w:val="007A4A18"/>
    <w:rsid w:val="007B11CD"/>
    <w:rsid w:val="007C0013"/>
    <w:rsid w:val="007C67A4"/>
    <w:rsid w:val="007D7B03"/>
    <w:rsid w:val="007E228E"/>
    <w:rsid w:val="007E386F"/>
    <w:rsid w:val="007F0924"/>
    <w:rsid w:val="007F68E7"/>
    <w:rsid w:val="00805D6D"/>
    <w:rsid w:val="00807AEA"/>
    <w:rsid w:val="00815BD4"/>
    <w:rsid w:val="00816970"/>
    <w:rsid w:val="008351BC"/>
    <w:rsid w:val="0083634A"/>
    <w:rsid w:val="00843725"/>
    <w:rsid w:val="00843768"/>
    <w:rsid w:val="008573B5"/>
    <w:rsid w:val="00865E7B"/>
    <w:rsid w:val="0087019C"/>
    <w:rsid w:val="00885AA6"/>
    <w:rsid w:val="00886096"/>
    <w:rsid w:val="00890814"/>
    <w:rsid w:val="00892212"/>
    <w:rsid w:val="008A5D4F"/>
    <w:rsid w:val="008B138F"/>
    <w:rsid w:val="008B37A5"/>
    <w:rsid w:val="008B5B5D"/>
    <w:rsid w:val="008C2DD2"/>
    <w:rsid w:val="008C7C9A"/>
    <w:rsid w:val="008D0621"/>
    <w:rsid w:val="008D5BC0"/>
    <w:rsid w:val="008D674D"/>
    <w:rsid w:val="008D75D9"/>
    <w:rsid w:val="008E78C5"/>
    <w:rsid w:val="008F398E"/>
    <w:rsid w:val="008F6DD1"/>
    <w:rsid w:val="008F7878"/>
    <w:rsid w:val="00901463"/>
    <w:rsid w:val="00906C9A"/>
    <w:rsid w:val="00915DD7"/>
    <w:rsid w:val="00916C63"/>
    <w:rsid w:val="00923F24"/>
    <w:rsid w:val="009250C8"/>
    <w:rsid w:val="00926671"/>
    <w:rsid w:val="0093166A"/>
    <w:rsid w:val="009425FA"/>
    <w:rsid w:val="009441A9"/>
    <w:rsid w:val="009446E6"/>
    <w:rsid w:val="0095175C"/>
    <w:rsid w:val="00954C9F"/>
    <w:rsid w:val="00963F3A"/>
    <w:rsid w:val="00967015"/>
    <w:rsid w:val="0096748F"/>
    <w:rsid w:val="009801DA"/>
    <w:rsid w:val="00983A09"/>
    <w:rsid w:val="00983BFF"/>
    <w:rsid w:val="00983C4A"/>
    <w:rsid w:val="00984814"/>
    <w:rsid w:val="00990551"/>
    <w:rsid w:val="00994012"/>
    <w:rsid w:val="00995CEB"/>
    <w:rsid w:val="00996A12"/>
    <w:rsid w:val="009A2331"/>
    <w:rsid w:val="009A5A3D"/>
    <w:rsid w:val="009B1988"/>
    <w:rsid w:val="009B6127"/>
    <w:rsid w:val="009C5C60"/>
    <w:rsid w:val="009C6D07"/>
    <w:rsid w:val="009D1882"/>
    <w:rsid w:val="009D1EDC"/>
    <w:rsid w:val="009D38D2"/>
    <w:rsid w:val="009D46DE"/>
    <w:rsid w:val="009D49A5"/>
    <w:rsid w:val="009D54F5"/>
    <w:rsid w:val="009E59C4"/>
    <w:rsid w:val="009E79F3"/>
    <w:rsid w:val="009F0439"/>
    <w:rsid w:val="00A010C4"/>
    <w:rsid w:val="00A01219"/>
    <w:rsid w:val="00A149D7"/>
    <w:rsid w:val="00A149F1"/>
    <w:rsid w:val="00A20DD1"/>
    <w:rsid w:val="00A25A63"/>
    <w:rsid w:val="00A26226"/>
    <w:rsid w:val="00A318ED"/>
    <w:rsid w:val="00A40237"/>
    <w:rsid w:val="00A45F40"/>
    <w:rsid w:val="00A611D6"/>
    <w:rsid w:val="00A6451E"/>
    <w:rsid w:val="00A7133A"/>
    <w:rsid w:val="00A77E4C"/>
    <w:rsid w:val="00A8145D"/>
    <w:rsid w:val="00A82C89"/>
    <w:rsid w:val="00A85864"/>
    <w:rsid w:val="00A8743D"/>
    <w:rsid w:val="00A879C8"/>
    <w:rsid w:val="00A91D3C"/>
    <w:rsid w:val="00A9625D"/>
    <w:rsid w:val="00A9747D"/>
    <w:rsid w:val="00AA0580"/>
    <w:rsid w:val="00AA05B0"/>
    <w:rsid w:val="00AB117F"/>
    <w:rsid w:val="00AB244F"/>
    <w:rsid w:val="00AD15F7"/>
    <w:rsid w:val="00AD6100"/>
    <w:rsid w:val="00AD7B63"/>
    <w:rsid w:val="00AE6A85"/>
    <w:rsid w:val="00B0142F"/>
    <w:rsid w:val="00B0206F"/>
    <w:rsid w:val="00B04D60"/>
    <w:rsid w:val="00B15BFB"/>
    <w:rsid w:val="00B17681"/>
    <w:rsid w:val="00B27452"/>
    <w:rsid w:val="00B3060B"/>
    <w:rsid w:val="00B30E3E"/>
    <w:rsid w:val="00B3530E"/>
    <w:rsid w:val="00B363B8"/>
    <w:rsid w:val="00B36B42"/>
    <w:rsid w:val="00B43AD4"/>
    <w:rsid w:val="00B43E45"/>
    <w:rsid w:val="00B4463E"/>
    <w:rsid w:val="00B51D09"/>
    <w:rsid w:val="00B54C52"/>
    <w:rsid w:val="00B57495"/>
    <w:rsid w:val="00B63205"/>
    <w:rsid w:val="00B636D7"/>
    <w:rsid w:val="00B65FEA"/>
    <w:rsid w:val="00B71FF2"/>
    <w:rsid w:val="00B7684A"/>
    <w:rsid w:val="00B779AF"/>
    <w:rsid w:val="00B800D1"/>
    <w:rsid w:val="00B834CA"/>
    <w:rsid w:val="00B860CB"/>
    <w:rsid w:val="00B8642C"/>
    <w:rsid w:val="00B941EC"/>
    <w:rsid w:val="00B945A3"/>
    <w:rsid w:val="00BA3A90"/>
    <w:rsid w:val="00BA7D0E"/>
    <w:rsid w:val="00BB43B2"/>
    <w:rsid w:val="00BB60DB"/>
    <w:rsid w:val="00BB7F55"/>
    <w:rsid w:val="00BC206D"/>
    <w:rsid w:val="00BC763E"/>
    <w:rsid w:val="00BD1F71"/>
    <w:rsid w:val="00BE18E6"/>
    <w:rsid w:val="00BE7D8F"/>
    <w:rsid w:val="00C06866"/>
    <w:rsid w:val="00C157C0"/>
    <w:rsid w:val="00C2420F"/>
    <w:rsid w:val="00C24B7F"/>
    <w:rsid w:val="00C26546"/>
    <w:rsid w:val="00C3332D"/>
    <w:rsid w:val="00C77FF8"/>
    <w:rsid w:val="00C82AE6"/>
    <w:rsid w:val="00C85F49"/>
    <w:rsid w:val="00C86B56"/>
    <w:rsid w:val="00CA034A"/>
    <w:rsid w:val="00CA660C"/>
    <w:rsid w:val="00CB0E0A"/>
    <w:rsid w:val="00CB0FA5"/>
    <w:rsid w:val="00CB2E2F"/>
    <w:rsid w:val="00CC239F"/>
    <w:rsid w:val="00CC2FB1"/>
    <w:rsid w:val="00CC3908"/>
    <w:rsid w:val="00CC5D20"/>
    <w:rsid w:val="00CC7674"/>
    <w:rsid w:val="00CD2254"/>
    <w:rsid w:val="00CD69EC"/>
    <w:rsid w:val="00CE0DAE"/>
    <w:rsid w:val="00CE352F"/>
    <w:rsid w:val="00CE440D"/>
    <w:rsid w:val="00CE7651"/>
    <w:rsid w:val="00CF26D1"/>
    <w:rsid w:val="00CF4041"/>
    <w:rsid w:val="00D00564"/>
    <w:rsid w:val="00D0663F"/>
    <w:rsid w:val="00D077E0"/>
    <w:rsid w:val="00D1019F"/>
    <w:rsid w:val="00D1309D"/>
    <w:rsid w:val="00D16AD2"/>
    <w:rsid w:val="00D23A2A"/>
    <w:rsid w:val="00D427C6"/>
    <w:rsid w:val="00D43F35"/>
    <w:rsid w:val="00D53D9D"/>
    <w:rsid w:val="00D63523"/>
    <w:rsid w:val="00D809CB"/>
    <w:rsid w:val="00D8240D"/>
    <w:rsid w:val="00D908AF"/>
    <w:rsid w:val="00D952DE"/>
    <w:rsid w:val="00D97077"/>
    <w:rsid w:val="00DA02C9"/>
    <w:rsid w:val="00DA401A"/>
    <w:rsid w:val="00DA7225"/>
    <w:rsid w:val="00DB367C"/>
    <w:rsid w:val="00DB7A01"/>
    <w:rsid w:val="00DC6BF1"/>
    <w:rsid w:val="00DE19EF"/>
    <w:rsid w:val="00DE6FC6"/>
    <w:rsid w:val="00DF1214"/>
    <w:rsid w:val="00E020E3"/>
    <w:rsid w:val="00E05F12"/>
    <w:rsid w:val="00E071B1"/>
    <w:rsid w:val="00E07D47"/>
    <w:rsid w:val="00E157ED"/>
    <w:rsid w:val="00E24A5B"/>
    <w:rsid w:val="00E25A14"/>
    <w:rsid w:val="00E26879"/>
    <w:rsid w:val="00E2704B"/>
    <w:rsid w:val="00E33AEC"/>
    <w:rsid w:val="00E36D4D"/>
    <w:rsid w:val="00E413A0"/>
    <w:rsid w:val="00E511F9"/>
    <w:rsid w:val="00E53DED"/>
    <w:rsid w:val="00E55062"/>
    <w:rsid w:val="00E707A5"/>
    <w:rsid w:val="00E7776A"/>
    <w:rsid w:val="00E87C95"/>
    <w:rsid w:val="00E97E05"/>
    <w:rsid w:val="00EA6573"/>
    <w:rsid w:val="00EA70EF"/>
    <w:rsid w:val="00EB241B"/>
    <w:rsid w:val="00EB3F82"/>
    <w:rsid w:val="00EC1C9A"/>
    <w:rsid w:val="00EC4308"/>
    <w:rsid w:val="00EE1BE4"/>
    <w:rsid w:val="00EF4CBA"/>
    <w:rsid w:val="00EF5219"/>
    <w:rsid w:val="00F006BD"/>
    <w:rsid w:val="00F01991"/>
    <w:rsid w:val="00F07E90"/>
    <w:rsid w:val="00F10051"/>
    <w:rsid w:val="00F1320F"/>
    <w:rsid w:val="00F135F7"/>
    <w:rsid w:val="00F22095"/>
    <w:rsid w:val="00F24CED"/>
    <w:rsid w:val="00F265C5"/>
    <w:rsid w:val="00F269B8"/>
    <w:rsid w:val="00F30BBB"/>
    <w:rsid w:val="00F3647C"/>
    <w:rsid w:val="00F37143"/>
    <w:rsid w:val="00F41252"/>
    <w:rsid w:val="00F43804"/>
    <w:rsid w:val="00F44063"/>
    <w:rsid w:val="00F520EE"/>
    <w:rsid w:val="00F60976"/>
    <w:rsid w:val="00F70104"/>
    <w:rsid w:val="00F72AC7"/>
    <w:rsid w:val="00F86780"/>
    <w:rsid w:val="00F941CA"/>
    <w:rsid w:val="00F94C60"/>
    <w:rsid w:val="00F97653"/>
    <w:rsid w:val="00F9782F"/>
    <w:rsid w:val="00FA6C6A"/>
    <w:rsid w:val="00FA7498"/>
    <w:rsid w:val="00FA756D"/>
    <w:rsid w:val="00FB0E96"/>
    <w:rsid w:val="00FB4AC9"/>
    <w:rsid w:val="00FC396E"/>
    <w:rsid w:val="00FC6850"/>
    <w:rsid w:val="00FE5BEC"/>
    <w:rsid w:val="00FF521D"/>
    <w:rsid w:val="7B8106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D14CA"/>
  <w15:docId w15:val="{EEBBCA65-ADF6-4A90-A80F-B0D491E7C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F3A"/>
    <w:rPr>
      <w:rFonts w:ascii="Arial" w:hAnsi="Arial"/>
    </w:rPr>
  </w:style>
  <w:style w:type="paragraph" w:styleId="Heading1">
    <w:name w:val="heading 1"/>
    <w:basedOn w:val="Normal"/>
    <w:next w:val="Normal"/>
    <w:link w:val="Heading1Char"/>
    <w:qFormat/>
    <w:rsid w:val="00A85864"/>
    <w:pPr>
      <w:keepNext/>
      <w:numPr>
        <w:numId w:val="1"/>
      </w:numPr>
      <w:spacing w:after="240" w:line="240" w:lineRule="auto"/>
      <w:outlineLvl w:val="0"/>
    </w:pPr>
    <w:rPr>
      <w:rFonts w:eastAsia="Times New Roman" w:cs="Arial"/>
      <w:color w:val="F96A1B" w:themeColor="accent2"/>
      <w:kern w:val="28"/>
      <w:sz w:val="36"/>
      <w:szCs w:val="36"/>
      <w:lang w:val="en-US"/>
    </w:rPr>
  </w:style>
  <w:style w:type="paragraph" w:styleId="Heading2">
    <w:name w:val="heading 2"/>
    <w:basedOn w:val="Normal"/>
    <w:next w:val="Normal"/>
    <w:link w:val="Heading2Char"/>
    <w:uiPriority w:val="9"/>
    <w:unhideWhenUsed/>
    <w:qFormat/>
    <w:rsid w:val="00963F3A"/>
    <w:pPr>
      <w:keepNext/>
      <w:keepLines/>
      <w:numPr>
        <w:ilvl w:val="1"/>
        <w:numId w:val="1"/>
      </w:numPr>
      <w:spacing w:before="200" w:after="12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D53D9D"/>
    <w:pPr>
      <w:keepNext/>
      <w:keepLines/>
      <w:numPr>
        <w:ilvl w:val="2"/>
        <w:numId w:val="1"/>
      </w:numPr>
      <w:spacing w:before="120" w:after="120"/>
      <w:outlineLvl w:val="2"/>
    </w:pPr>
    <w:rPr>
      <w:rFonts w:asciiTheme="majorHAnsi" w:eastAsiaTheme="majorEastAsia" w:hAnsiTheme="majorHAnsi" w:cstheme="majorBidi"/>
      <w:color w:val="3C3D3E" w:themeColor="accent1" w:themeShade="7F"/>
      <w:sz w:val="24"/>
      <w:szCs w:val="24"/>
    </w:rPr>
  </w:style>
  <w:style w:type="paragraph" w:styleId="Heading4">
    <w:name w:val="heading 4"/>
    <w:basedOn w:val="Normal"/>
    <w:next w:val="Normal"/>
    <w:link w:val="Heading4Char"/>
    <w:uiPriority w:val="9"/>
    <w:unhideWhenUsed/>
    <w:qFormat/>
    <w:rsid w:val="001B16C8"/>
    <w:pPr>
      <w:keepNext/>
      <w:keepLines/>
      <w:numPr>
        <w:ilvl w:val="3"/>
        <w:numId w:val="1"/>
      </w:numPr>
      <w:spacing w:before="40" w:after="0"/>
      <w:outlineLvl w:val="3"/>
    </w:pPr>
    <w:rPr>
      <w:rFonts w:asciiTheme="majorHAnsi" w:eastAsiaTheme="majorEastAsia" w:hAnsiTheme="majorHAnsi" w:cstheme="majorBidi"/>
      <w:i/>
      <w:iCs/>
      <w:color w:val="5A5C5E" w:themeColor="accent1" w:themeShade="BF"/>
    </w:rPr>
  </w:style>
  <w:style w:type="paragraph" w:styleId="Heading5">
    <w:name w:val="heading 5"/>
    <w:basedOn w:val="Normal"/>
    <w:next w:val="Normal"/>
    <w:link w:val="Heading5Char"/>
    <w:uiPriority w:val="9"/>
    <w:semiHidden/>
    <w:unhideWhenUsed/>
    <w:qFormat/>
    <w:rsid w:val="001B16C8"/>
    <w:pPr>
      <w:keepNext/>
      <w:keepLines/>
      <w:numPr>
        <w:ilvl w:val="4"/>
        <w:numId w:val="1"/>
      </w:numPr>
      <w:spacing w:before="40" w:after="0"/>
      <w:outlineLvl w:val="4"/>
    </w:pPr>
    <w:rPr>
      <w:rFonts w:asciiTheme="majorHAnsi" w:eastAsiaTheme="majorEastAsia" w:hAnsiTheme="majorHAnsi" w:cstheme="majorBidi"/>
      <w:color w:val="5A5C5E" w:themeColor="accent1" w:themeShade="BF"/>
    </w:rPr>
  </w:style>
  <w:style w:type="paragraph" w:styleId="Heading6">
    <w:name w:val="heading 6"/>
    <w:basedOn w:val="Normal"/>
    <w:next w:val="Normal"/>
    <w:link w:val="Heading6Char"/>
    <w:uiPriority w:val="9"/>
    <w:semiHidden/>
    <w:unhideWhenUsed/>
    <w:qFormat/>
    <w:rsid w:val="001B16C8"/>
    <w:pPr>
      <w:keepNext/>
      <w:keepLines/>
      <w:numPr>
        <w:ilvl w:val="5"/>
        <w:numId w:val="1"/>
      </w:numPr>
      <w:spacing w:before="40" w:after="0"/>
      <w:outlineLvl w:val="5"/>
    </w:pPr>
    <w:rPr>
      <w:rFonts w:asciiTheme="majorHAnsi" w:eastAsiaTheme="majorEastAsia" w:hAnsiTheme="majorHAnsi" w:cstheme="majorBidi"/>
      <w:color w:val="3C3D3E" w:themeColor="accent1" w:themeShade="7F"/>
    </w:rPr>
  </w:style>
  <w:style w:type="paragraph" w:styleId="Heading7">
    <w:name w:val="heading 7"/>
    <w:basedOn w:val="Normal"/>
    <w:next w:val="Normal"/>
    <w:link w:val="Heading7Char"/>
    <w:uiPriority w:val="9"/>
    <w:semiHidden/>
    <w:unhideWhenUsed/>
    <w:qFormat/>
    <w:rsid w:val="001B16C8"/>
    <w:pPr>
      <w:keepNext/>
      <w:keepLines/>
      <w:numPr>
        <w:ilvl w:val="6"/>
        <w:numId w:val="1"/>
      </w:numPr>
      <w:spacing w:before="40" w:after="0"/>
      <w:outlineLvl w:val="6"/>
    </w:pPr>
    <w:rPr>
      <w:rFonts w:asciiTheme="majorHAnsi" w:eastAsiaTheme="majorEastAsia" w:hAnsiTheme="majorHAnsi" w:cstheme="majorBidi"/>
      <w:i/>
      <w:iCs/>
      <w:color w:val="3C3D3E" w:themeColor="accent1" w:themeShade="7F"/>
    </w:rPr>
  </w:style>
  <w:style w:type="paragraph" w:styleId="Heading8">
    <w:name w:val="heading 8"/>
    <w:basedOn w:val="Normal"/>
    <w:next w:val="Normal"/>
    <w:link w:val="Heading8Char"/>
    <w:uiPriority w:val="9"/>
    <w:semiHidden/>
    <w:unhideWhenUsed/>
    <w:qFormat/>
    <w:rsid w:val="001B16C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16C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6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546"/>
  </w:style>
  <w:style w:type="paragraph" w:styleId="Footer">
    <w:name w:val="footer"/>
    <w:basedOn w:val="Normal"/>
    <w:link w:val="FooterChar"/>
    <w:uiPriority w:val="99"/>
    <w:unhideWhenUsed/>
    <w:rsid w:val="00C26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546"/>
  </w:style>
  <w:style w:type="paragraph" w:styleId="NoSpacing">
    <w:name w:val="No Spacing"/>
    <w:aliases w:val="Introduction"/>
    <w:link w:val="NoSpacingChar"/>
    <w:uiPriority w:val="1"/>
    <w:qFormat/>
    <w:rsid w:val="00B800D1"/>
    <w:pPr>
      <w:spacing w:before="120" w:after="120" w:line="300" w:lineRule="auto"/>
    </w:pPr>
    <w:rPr>
      <w:rFonts w:eastAsiaTheme="minorEastAsia"/>
      <w:color w:val="000000" w:themeColor="text1"/>
      <w:sz w:val="26"/>
      <w:lang w:val="en-US" w:eastAsia="ja-JP"/>
    </w:rPr>
  </w:style>
  <w:style w:type="character" w:customStyle="1" w:styleId="NoSpacingChar">
    <w:name w:val="No Spacing Char"/>
    <w:aliases w:val="Introduction Char"/>
    <w:basedOn w:val="DefaultParagraphFont"/>
    <w:link w:val="NoSpacing"/>
    <w:uiPriority w:val="1"/>
    <w:rsid w:val="00B800D1"/>
    <w:rPr>
      <w:rFonts w:eastAsiaTheme="minorEastAsia"/>
      <w:color w:val="000000" w:themeColor="text1"/>
      <w:sz w:val="26"/>
      <w:lang w:val="en-US" w:eastAsia="ja-JP"/>
    </w:rPr>
  </w:style>
  <w:style w:type="paragraph" w:styleId="BalloonText">
    <w:name w:val="Balloon Text"/>
    <w:basedOn w:val="Normal"/>
    <w:link w:val="BalloonTextChar"/>
    <w:uiPriority w:val="99"/>
    <w:semiHidden/>
    <w:unhideWhenUsed/>
    <w:rsid w:val="00E24A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A5B"/>
    <w:rPr>
      <w:rFonts w:ascii="Tahoma" w:hAnsi="Tahoma" w:cs="Tahoma"/>
      <w:sz w:val="16"/>
      <w:szCs w:val="16"/>
    </w:rPr>
  </w:style>
  <w:style w:type="character" w:customStyle="1" w:styleId="Heading1Char">
    <w:name w:val="Heading 1 Char"/>
    <w:basedOn w:val="DefaultParagraphFont"/>
    <w:link w:val="Heading1"/>
    <w:rsid w:val="00A85864"/>
    <w:rPr>
      <w:rFonts w:ascii="Arial" w:eastAsia="Times New Roman" w:hAnsi="Arial" w:cs="Arial"/>
      <w:color w:val="F96A1B" w:themeColor="accent2"/>
      <w:kern w:val="28"/>
      <w:sz w:val="36"/>
      <w:szCs w:val="36"/>
      <w:lang w:val="en-US"/>
    </w:rPr>
  </w:style>
  <w:style w:type="character" w:styleId="PageNumber">
    <w:name w:val="page number"/>
    <w:basedOn w:val="DefaultParagraphFont"/>
    <w:rsid w:val="0034527A"/>
    <w:rPr>
      <w:rFonts w:ascii="Verdana" w:hAnsi="Verdana"/>
    </w:rPr>
  </w:style>
  <w:style w:type="character" w:styleId="Hyperlink">
    <w:name w:val="Hyperlink"/>
    <w:basedOn w:val="DefaultParagraphFont"/>
    <w:uiPriority w:val="99"/>
    <w:unhideWhenUsed/>
    <w:rsid w:val="00EC1C9A"/>
    <w:rPr>
      <w:color w:val="5F5F5F" w:themeColor="hyperlink"/>
      <w:u w:val="single"/>
    </w:rPr>
  </w:style>
  <w:style w:type="paragraph" w:styleId="ListParagraph">
    <w:name w:val="List Paragraph"/>
    <w:basedOn w:val="Normal"/>
    <w:uiPriority w:val="34"/>
    <w:qFormat/>
    <w:rsid w:val="00607FF5"/>
    <w:pPr>
      <w:contextualSpacing/>
    </w:pPr>
  </w:style>
  <w:style w:type="paragraph" w:styleId="TOCHeading">
    <w:name w:val="TOC Heading"/>
    <w:basedOn w:val="Heading1"/>
    <w:next w:val="Normal"/>
    <w:link w:val="TOCHeadingChar"/>
    <w:uiPriority w:val="39"/>
    <w:unhideWhenUsed/>
    <w:qFormat/>
    <w:rsid w:val="00A85864"/>
    <w:pPr>
      <w:keepLines/>
      <w:spacing w:before="480" w:after="0" w:line="276" w:lineRule="auto"/>
      <w:outlineLvl w:val="9"/>
    </w:pPr>
    <w:rPr>
      <w:rFonts w:asciiTheme="majorHAnsi" w:eastAsiaTheme="majorEastAsia" w:hAnsiTheme="majorHAnsi" w:cstheme="majorBidi"/>
      <w:b/>
      <w:bCs/>
      <w:color w:val="5A5C5E" w:themeColor="accent1" w:themeShade="BF"/>
      <w:kern w:val="0"/>
      <w:sz w:val="28"/>
      <w:szCs w:val="28"/>
      <w:lang w:eastAsia="ja-JP"/>
    </w:rPr>
  </w:style>
  <w:style w:type="paragraph" w:styleId="Subtitle">
    <w:name w:val="Subtitle"/>
    <w:basedOn w:val="Normal"/>
    <w:next w:val="Normal"/>
    <w:link w:val="SubtitleChar"/>
    <w:uiPriority w:val="11"/>
    <w:qFormat/>
    <w:rsid w:val="00F520EE"/>
    <w:pPr>
      <w:numPr>
        <w:ilvl w:val="1"/>
      </w:numPr>
    </w:pPr>
    <w:rPr>
      <w:rFonts w:eastAsiaTheme="majorEastAsia" w:cstheme="majorBidi"/>
      <w:iCs/>
      <w:color w:val="FFFFFF" w:themeColor="background1"/>
      <w:spacing w:val="15"/>
      <w:sz w:val="28"/>
      <w:szCs w:val="24"/>
    </w:rPr>
  </w:style>
  <w:style w:type="character" w:customStyle="1" w:styleId="SubtitleChar">
    <w:name w:val="Subtitle Char"/>
    <w:basedOn w:val="DefaultParagraphFont"/>
    <w:link w:val="Subtitle"/>
    <w:uiPriority w:val="11"/>
    <w:rsid w:val="00F520EE"/>
    <w:rPr>
      <w:rFonts w:ascii="Arial" w:eastAsiaTheme="majorEastAsia" w:hAnsi="Arial" w:cstheme="majorBidi"/>
      <w:iCs/>
      <w:color w:val="FFFFFF" w:themeColor="background1"/>
      <w:spacing w:val="15"/>
      <w:sz w:val="28"/>
      <w:szCs w:val="24"/>
    </w:rPr>
  </w:style>
  <w:style w:type="paragraph" w:styleId="Title">
    <w:name w:val="Title"/>
    <w:basedOn w:val="Normal"/>
    <w:next w:val="Normal"/>
    <w:link w:val="TitleChar"/>
    <w:uiPriority w:val="10"/>
    <w:qFormat/>
    <w:rsid w:val="00F520EE"/>
    <w:pPr>
      <w:pBdr>
        <w:bottom w:val="single" w:sz="8" w:space="4" w:color="797B7E" w:themeColor="accent1"/>
      </w:pBdr>
      <w:spacing w:after="300" w:line="240" w:lineRule="auto"/>
      <w:contextualSpacing/>
    </w:pPr>
    <w:rPr>
      <w:rFonts w:eastAsiaTheme="majorEastAsia" w:cstheme="majorBidi"/>
      <w:color w:val="FFFFFF" w:themeColor="background1"/>
      <w:spacing w:val="5"/>
      <w:kern w:val="28"/>
      <w:sz w:val="44"/>
      <w:szCs w:val="52"/>
    </w:rPr>
  </w:style>
  <w:style w:type="character" w:customStyle="1" w:styleId="TitleChar">
    <w:name w:val="Title Char"/>
    <w:basedOn w:val="DefaultParagraphFont"/>
    <w:link w:val="Title"/>
    <w:uiPriority w:val="10"/>
    <w:rsid w:val="00F520EE"/>
    <w:rPr>
      <w:rFonts w:ascii="Arial" w:eastAsiaTheme="majorEastAsia" w:hAnsi="Arial" w:cstheme="majorBidi"/>
      <w:color w:val="FFFFFF" w:themeColor="background1"/>
      <w:spacing w:val="5"/>
      <w:kern w:val="28"/>
      <w:sz w:val="44"/>
      <w:szCs w:val="52"/>
    </w:rPr>
  </w:style>
  <w:style w:type="paragraph" w:styleId="TOC1">
    <w:name w:val="toc 1"/>
    <w:basedOn w:val="Normal"/>
    <w:next w:val="Normal"/>
    <w:uiPriority w:val="39"/>
    <w:unhideWhenUsed/>
    <w:qFormat/>
    <w:rsid w:val="00036075"/>
    <w:pPr>
      <w:spacing w:before="120" w:after="0"/>
    </w:pPr>
    <w:rPr>
      <w:rFonts w:asciiTheme="minorHAnsi" w:hAnsiTheme="minorHAnsi" w:cstheme="minorHAnsi"/>
      <w:b/>
      <w:bCs/>
      <w:i/>
      <w:iCs/>
      <w:sz w:val="24"/>
      <w:szCs w:val="24"/>
    </w:rPr>
  </w:style>
  <w:style w:type="paragraph" w:styleId="TOC2">
    <w:name w:val="toc 2"/>
    <w:basedOn w:val="Normal"/>
    <w:next w:val="Normal"/>
    <w:uiPriority w:val="39"/>
    <w:unhideWhenUsed/>
    <w:qFormat/>
    <w:rsid w:val="00036075"/>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qFormat/>
    <w:rsid w:val="00A85864"/>
    <w:pPr>
      <w:spacing w:after="0"/>
      <w:ind w:left="44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963F3A"/>
    <w:rPr>
      <w:rFonts w:asciiTheme="majorHAnsi" w:eastAsiaTheme="majorEastAsia" w:hAnsiTheme="majorHAnsi" w:cstheme="majorBidi"/>
      <w:b/>
      <w:bCs/>
      <w:color w:val="0070C0"/>
      <w:sz w:val="24"/>
      <w:szCs w:val="26"/>
    </w:rPr>
  </w:style>
  <w:style w:type="paragraph" w:styleId="Quote">
    <w:name w:val="Quote"/>
    <w:basedOn w:val="Normal"/>
    <w:link w:val="QuoteChar"/>
    <w:uiPriority w:val="29"/>
    <w:qFormat/>
    <w:rsid w:val="00E25A14"/>
    <w:pPr>
      <w:pageBreakBefore/>
    </w:pPr>
    <w:rPr>
      <w:iCs/>
      <w:caps/>
      <w:color w:val="0070C0"/>
      <w:sz w:val="24"/>
    </w:rPr>
  </w:style>
  <w:style w:type="character" w:customStyle="1" w:styleId="QuoteChar">
    <w:name w:val="Quote Char"/>
    <w:basedOn w:val="DefaultParagraphFont"/>
    <w:link w:val="Quote"/>
    <w:uiPriority w:val="29"/>
    <w:rsid w:val="00E25A14"/>
    <w:rPr>
      <w:rFonts w:ascii="Arial" w:hAnsi="Arial"/>
      <w:iCs/>
      <w:caps/>
      <w:color w:val="0070C0"/>
      <w:sz w:val="24"/>
    </w:rPr>
  </w:style>
  <w:style w:type="character" w:styleId="SubtleEmphasis">
    <w:name w:val="Subtle Emphasis"/>
    <w:aliases w:val="Small Text"/>
    <w:basedOn w:val="DefaultParagraphFont"/>
    <w:uiPriority w:val="19"/>
    <w:qFormat/>
    <w:rsid w:val="00F520EE"/>
    <w:rPr>
      <w:rFonts w:ascii="Arial" w:hAnsi="Arial"/>
      <w:i w:val="0"/>
      <w:iCs/>
      <w:color w:val="000000" w:themeColor="text1"/>
      <w:sz w:val="20"/>
    </w:rPr>
  </w:style>
  <w:style w:type="character" w:styleId="Emphasis">
    <w:name w:val="Emphasis"/>
    <w:basedOn w:val="DefaultParagraphFont"/>
    <w:uiPriority w:val="20"/>
    <w:qFormat/>
    <w:rsid w:val="0034424C"/>
    <w:rPr>
      <w:rFonts w:ascii="Arial" w:hAnsi="Arial"/>
      <w:b/>
      <w:i w:val="0"/>
      <w:iCs/>
      <w:color w:val="auto"/>
      <w:sz w:val="20"/>
    </w:rPr>
  </w:style>
  <w:style w:type="table" w:customStyle="1" w:styleId="GridTable4-Accent61">
    <w:name w:val="Grid Table 4 - Accent 61"/>
    <w:basedOn w:val="TableNormal"/>
    <w:uiPriority w:val="49"/>
    <w:rsid w:val="009A2331"/>
    <w:pPr>
      <w:spacing w:after="0" w:line="240" w:lineRule="auto"/>
    </w:pPr>
    <w:rPr>
      <w:rFonts w:ascii="Verdana" w:hAnsi="Verdana"/>
      <w:color w:val="0070C0"/>
      <w:sz w:val="18"/>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72" w:type="dxa"/>
        <w:left w:w="115" w:type="dxa"/>
        <w:bottom w:w="72" w:type="dxa"/>
        <w:right w:w="115" w:type="dxa"/>
      </w:tblCellMar>
    </w:tblPr>
    <w:tblStylePr w:type="firstRow">
      <w:pPr>
        <w:jc w:val="left"/>
      </w:pPr>
      <w:rPr>
        <w:rFonts w:ascii="Arial" w:hAnsi="Arial"/>
        <w:b/>
        <w:bCs/>
        <w:color w:val="FFFFFF" w:themeColor="background1"/>
        <w:sz w:val="22"/>
      </w:rPr>
      <w:tblPr>
        <w:tblCellMar>
          <w:top w:w="72" w:type="dxa"/>
          <w:left w:w="43" w:type="dxa"/>
          <w:bottom w:w="72" w:type="dxa"/>
          <w:right w:w="43" w:type="dxa"/>
        </w:tblCellMa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styleId="IntenseQuote">
    <w:name w:val="Intense Quote"/>
    <w:basedOn w:val="Normal"/>
    <w:next w:val="Normal"/>
    <w:link w:val="IntenseQuoteChar"/>
    <w:uiPriority w:val="30"/>
    <w:rsid w:val="00926671"/>
    <w:pPr>
      <w:pBdr>
        <w:top w:val="single" w:sz="4" w:space="10" w:color="797B7E" w:themeColor="accent1"/>
        <w:bottom w:val="single" w:sz="4" w:space="10" w:color="797B7E" w:themeColor="accent1"/>
      </w:pBdr>
      <w:spacing w:before="360" w:after="360"/>
      <w:ind w:left="864" w:right="864"/>
      <w:jc w:val="center"/>
    </w:pPr>
    <w:rPr>
      <w:i/>
      <w:iCs/>
      <w:color w:val="797B7E" w:themeColor="accent1"/>
    </w:rPr>
  </w:style>
  <w:style w:type="character" w:customStyle="1" w:styleId="IntenseQuoteChar">
    <w:name w:val="Intense Quote Char"/>
    <w:basedOn w:val="DefaultParagraphFont"/>
    <w:link w:val="IntenseQuote"/>
    <w:uiPriority w:val="30"/>
    <w:rsid w:val="00926671"/>
    <w:rPr>
      <w:rFonts w:ascii="Arial" w:hAnsi="Arial"/>
      <w:i/>
      <w:iCs/>
      <w:color w:val="797B7E" w:themeColor="accent1"/>
    </w:rPr>
  </w:style>
  <w:style w:type="paragraph" w:customStyle="1" w:styleId="TableText">
    <w:name w:val="Table Text"/>
    <w:basedOn w:val="Normal"/>
    <w:link w:val="TableTextChar"/>
    <w:qFormat/>
    <w:rsid w:val="00926671"/>
    <w:pPr>
      <w:spacing w:before="120" w:after="120" w:line="240" w:lineRule="auto"/>
      <w:ind w:left="144"/>
    </w:pPr>
    <w:rPr>
      <w:rFonts w:ascii="Verdana" w:eastAsia="MS Mincho" w:hAnsi="Verdana" w:cs="Times New Roman"/>
      <w:color w:val="0070C0"/>
      <w:sz w:val="18"/>
      <w:szCs w:val="18"/>
      <w:lang w:val="en-US"/>
    </w:rPr>
  </w:style>
  <w:style w:type="character" w:customStyle="1" w:styleId="TableTextChar">
    <w:name w:val="Table Text Char"/>
    <w:basedOn w:val="DefaultParagraphFont"/>
    <w:link w:val="TableText"/>
    <w:rsid w:val="00926671"/>
    <w:rPr>
      <w:rFonts w:ascii="Verdana" w:eastAsia="MS Mincho" w:hAnsi="Verdana" w:cs="Times New Roman"/>
      <w:i w:val="0"/>
      <w:vanish w:val="0"/>
      <w:color w:val="0070C0"/>
      <w:sz w:val="18"/>
      <w:szCs w:val="18"/>
      <w:lang w:val="en-US"/>
    </w:rPr>
  </w:style>
  <w:style w:type="character" w:customStyle="1" w:styleId="Heading3Char">
    <w:name w:val="Heading 3 Char"/>
    <w:basedOn w:val="DefaultParagraphFont"/>
    <w:link w:val="Heading3"/>
    <w:uiPriority w:val="9"/>
    <w:rsid w:val="00D53D9D"/>
    <w:rPr>
      <w:rFonts w:asciiTheme="majorHAnsi" w:eastAsiaTheme="majorEastAsia" w:hAnsiTheme="majorHAnsi" w:cstheme="majorBidi"/>
      <w:color w:val="3C3D3E" w:themeColor="accent1" w:themeShade="7F"/>
      <w:sz w:val="24"/>
      <w:szCs w:val="24"/>
    </w:rPr>
  </w:style>
  <w:style w:type="paragraph" w:customStyle="1" w:styleId="SidebarHeader">
    <w:name w:val="Sidebar Header"/>
    <w:basedOn w:val="Normal"/>
    <w:next w:val="Normal"/>
    <w:link w:val="SidebarHeaderChar"/>
    <w:qFormat/>
    <w:rsid w:val="004C7B46"/>
    <w:pPr>
      <w:pageBreakBefore/>
      <w:spacing w:after="60"/>
    </w:pPr>
    <w:rPr>
      <w:rFonts w:cs="Arial"/>
      <w:color w:val="0069AA"/>
    </w:rPr>
  </w:style>
  <w:style w:type="paragraph" w:customStyle="1" w:styleId="QuoteAuthor">
    <w:name w:val="Quote Author"/>
    <w:basedOn w:val="Normal"/>
    <w:next w:val="Normal"/>
    <w:link w:val="QuoteAuthorChar"/>
    <w:qFormat/>
    <w:rsid w:val="004C7B46"/>
    <w:pPr>
      <w:jc w:val="right"/>
    </w:pPr>
    <w:rPr>
      <w:color w:val="545454"/>
      <w:sz w:val="24"/>
    </w:rPr>
  </w:style>
  <w:style w:type="character" w:customStyle="1" w:styleId="SidebarHeaderChar">
    <w:name w:val="Sidebar Header Char"/>
    <w:basedOn w:val="DefaultParagraphFont"/>
    <w:link w:val="SidebarHeader"/>
    <w:rsid w:val="004C7B46"/>
    <w:rPr>
      <w:rFonts w:ascii="Arial" w:hAnsi="Arial" w:cs="Arial"/>
      <w:color w:val="0069AA"/>
      <w:sz w:val="20"/>
    </w:rPr>
  </w:style>
  <w:style w:type="paragraph" w:styleId="Caption">
    <w:name w:val="caption"/>
    <w:basedOn w:val="Normal"/>
    <w:next w:val="Normal"/>
    <w:uiPriority w:val="35"/>
    <w:unhideWhenUsed/>
    <w:qFormat/>
    <w:rsid w:val="00E7776A"/>
    <w:pPr>
      <w:spacing w:line="240" w:lineRule="auto"/>
    </w:pPr>
    <w:rPr>
      <w:iCs/>
      <w:color w:val="0070C0"/>
      <w:szCs w:val="18"/>
    </w:rPr>
  </w:style>
  <w:style w:type="character" w:customStyle="1" w:styleId="QuoteAuthorChar">
    <w:name w:val="Quote Author Char"/>
    <w:basedOn w:val="DefaultParagraphFont"/>
    <w:link w:val="QuoteAuthor"/>
    <w:rsid w:val="004C7B46"/>
    <w:rPr>
      <w:rFonts w:ascii="Arial" w:hAnsi="Arial"/>
      <w:color w:val="545454"/>
      <w:sz w:val="24"/>
    </w:rPr>
  </w:style>
  <w:style w:type="character" w:styleId="Strong">
    <w:name w:val="Strong"/>
    <w:basedOn w:val="DefaultParagraphFont"/>
    <w:uiPriority w:val="22"/>
    <w:qFormat/>
    <w:rsid w:val="0034424C"/>
    <w:rPr>
      <w:b/>
      <w:bCs/>
    </w:rPr>
  </w:style>
  <w:style w:type="paragraph" w:customStyle="1" w:styleId="TableHeader">
    <w:name w:val="Table Header"/>
    <w:basedOn w:val="Normal"/>
    <w:link w:val="TableHeaderChar"/>
    <w:qFormat/>
    <w:rsid w:val="00A611D6"/>
    <w:pPr>
      <w:spacing w:after="60"/>
    </w:pPr>
    <w:rPr>
      <w:b/>
      <w:color w:val="FFFFFF" w:themeColor="background1"/>
    </w:rPr>
  </w:style>
  <w:style w:type="paragraph" w:customStyle="1" w:styleId="ContentsHeader">
    <w:name w:val="Contents Header"/>
    <w:basedOn w:val="Normal"/>
    <w:next w:val="Normal"/>
    <w:link w:val="ContentsHeaderChar"/>
    <w:qFormat/>
    <w:rsid w:val="00E511F9"/>
    <w:rPr>
      <w:b/>
      <w:color w:val="0070C0"/>
      <w:sz w:val="24"/>
    </w:rPr>
  </w:style>
  <w:style w:type="character" w:customStyle="1" w:styleId="TableHeaderChar">
    <w:name w:val="Table Header Char"/>
    <w:basedOn w:val="DefaultParagraphFont"/>
    <w:link w:val="TableHeader"/>
    <w:rsid w:val="00A611D6"/>
    <w:rPr>
      <w:rFonts w:ascii="Arial" w:hAnsi="Arial"/>
      <w:b/>
      <w:color w:val="FFFFFF" w:themeColor="background1"/>
    </w:rPr>
  </w:style>
  <w:style w:type="paragraph" w:styleId="TableofFigures">
    <w:name w:val="table of figures"/>
    <w:basedOn w:val="Normal"/>
    <w:next w:val="Normal"/>
    <w:uiPriority w:val="99"/>
    <w:unhideWhenUsed/>
    <w:rsid w:val="00E511F9"/>
    <w:pPr>
      <w:spacing w:after="0"/>
    </w:pPr>
  </w:style>
  <w:style w:type="character" w:customStyle="1" w:styleId="TOCHeadingChar">
    <w:name w:val="TOC Heading Char"/>
    <w:basedOn w:val="Heading1Char"/>
    <w:link w:val="TOCHeading"/>
    <w:uiPriority w:val="39"/>
    <w:semiHidden/>
    <w:rsid w:val="00E511F9"/>
    <w:rPr>
      <w:rFonts w:asciiTheme="majorHAnsi" w:eastAsiaTheme="majorEastAsia" w:hAnsiTheme="majorHAnsi" w:cstheme="majorBidi"/>
      <w:b/>
      <w:bCs/>
      <w:color w:val="5A5C5E" w:themeColor="accent1" w:themeShade="BF"/>
      <w:kern w:val="28"/>
      <w:sz w:val="28"/>
      <w:szCs w:val="28"/>
      <w:lang w:val="en-US" w:eastAsia="ja-JP"/>
    </w:rPr>
  </w:style>
  <w:style w:type="character" w:customStyle="1" w:styleId="ContentsHeaderChar">
    <w:name w:val="Contents Header Char"/>
    <w:basedOn w:val="TOCHeadingChar"/>
    <w:link w:val="ContentsHeader"/>
    <w:rsid w:val="00061BBF"/>
    <w:rPr>
      <w:rFonts w:ascii="Arial" w:eastAsiaTheme="majorEastAsia" w:hAnsi="Arial" w:cstheme="majorBidi"/>
      <w:b/>
      <w:bCs w:val="0"/>
      <w:color w:val="0070C0"/>
      <w:kern w:val="28"/>
      <w:sz w:val="24"/>
      <w:szCs w:val="28"/>
      <w:lang w:val="en-US" w:eastAsia="ja-JP"/>
    </w:rPr>
  </w:style>
  <w:style w:type="table" w:styleId="TableGrid">
    <w:name w:val="Table Grid"/>
    <w:basedOn w:val="TableNormal"/>
    <w:uiPriority w:val="59"/>
    <w:rsid w:val="009A2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926671"/>
    <w:rPr>
      <w:i/>
      <w:iCs/>
      <w:color w:val="797B7E" w:themeColor="accent1"/>
    </w:rPr>
  </w:style>
  <w:style w:type="character" w:styleId="SubtleReference">
    <w:name w:val="Subtle Reference"/>
    <w:basedOn w:val="DefaultParagraphFont"/>
    <w:uiPriority w:val="31"/>
    <w:rsid w:val="00926671"/>
    <w:rPr>
      <w:smallCaps/>
      <w:color w:val="5A5A5A" w:themeColor="text1" w:themeTint="A5"/>
    </w:rPr>
  </w:style>
  <w:style w:type="table" w:customStyle="1" w:styleId="GridTable6Colorful-Accent21">
    <w:name w:val="Grid Table 6 Colorful - Accent 21"/>
    <w:basedOn w:val="TableNormal"/>
    <w:uiPriority w:val="51"/>
    <w:rsid w:val="00F30BBB"/>
    <w:pPr>
      <w:spacing w:after="0" w:line="240" w:lineRule="auto"/>
    </w:pPr>
    <w:rPr>
      <w:color w:val="C94A05"/>
    </w:rPr>
    <w:tblPr>
      <w:tblStyleRowBandSize w:val="1"/>
      <w:tblStyleColBandSize w:val="1"/>
      <w:tblInd w:w="0" w:type="nil"/>
      <w:tblBorders>
        <w:top w:val="single" w:sz="4" w:space="0" w:color="FBA575"/>
        <w:left w:val="single" w:sz="4" w:space="0" w:color="FBA575"/>
        <w:bottom w:val="single" w:sz="4" w:space="0" w:color="FBA575"/>
        <w:right w:val="single" w:sz="4" w:space="0" w:color="FBA575"/>
        <w:insideH w:val="single" w:sz="4" w:space="0" w:color="FBA575"/>
        <w:insideV w:val="single" w:sz="4" w:space="0" w:color="FBA575"/>
      </w:tblBorders>
    </w:tblPr>
    <w:tblStylePr w:type="firstRow">
      <w:rPr>
        <w:b/>
        <w:bCs/>
      </w:rPr>
      <w:tblPr/>
      <w:tcPr>
        <w:tcBorders>
          <w:bottom w:val="single" w:sz="12" w:space="0" w:color="FBA575"/>
        </w:tcBorders>
      </w:tcPr>
    </w:tblStylePr>
    <w:tblStylePr w:type="lastRow">
      <w:rPr>
        <w:b/>
        <w:bCs/>
      </w:rPr>
      <w:tblPr/>
      <w:tcPr>
        <w:tcBorders>
          <w:top w:val="double" w:sz="4" w:space="0" w:color="FBA575"/>
        </w:tcBorders>
      </w:tcPr>
    </w:tblStylePr>
    <w:tblStylePr w:type="firstCol">
      <w:rPr>
        <w:b/>
        <w:bCs/>
      </w:rPr>
    </w:tblStylePr>
    <w:tblStylePr w:type="lastCol">
      <w:rPr>
        <w:b/>
        <w:bCs/>
      </w:rPr>
    </w:tblStylePr>
    <w:tblStylePr w:type="band1Vert">
      <w:tblPr/>
      <w:tcPr>
        <w:shd w:val="clear" w:color="auto" w:fill="FDE0D1"/>
      </w:tcPr>
    </w:tblStylePr>
    <w:tblStylePr w:type="band1Horz">
      <w:tblPr/>
      <w:tcPr>
        <w:shd w:val="clear" w:color="auto" w:fill="FDE0D1"/>
      </w:tcPr>
    </w:tblStylePr>
  </w:style>
  <w:style w:type="character" w:customStyle="1" w:styleId="Heading4Char">
    <w:name w:val="Heading 4 Char"/>
    <w:basedOn w:val="DefaultParagraphFont"/>
    <w:link w:val="Heading4"/>
    <w:uiPriority w:val="9"/>
    <w:rsid w:val="001B16C8"/>
    <w:rPr>
      <w:rFonts w:asciiTheme="majorHAnsi" w:eastAsiaTheme="majorEastAsia" w:hAnsiTheme="majorHAnsi" w:cstheme="majorBidi"/>
      <w:i/>
      <w:iCs/>
      <w:color w:val="5A5C5E" w:themeColor="accent1" w:themeShade="BF"/>
    </w:rPr>
  </w:style>
  <w:style w:type="character" w:customStyle="1" w:styleId="Heading5Char">
    <w:name w:val="Heading 5 Char"/>
    <w:basedOn w:val="DefaultParagraphFont"/>
    <w:link w:val="Heading5"/>
    <w:uiPriority w:val="9"/>
    <w:semiHidden/>
    <w:rsid w:val="001B16C8"/>
    <w:rPr>
      <w:rFonts w:asciiTheme="majorHAnsi" w:eastAsiaTheme="majorEastAsia" w:hAnsiTheme="majorHAnsi" w:cstheme="majorBidi"/>
      <w:color w:val="5A5C5E" w:themeColor="accent1" w:themeShade="BF"/>
    </w:rPr>
  </w:style>
  <w:style w:type="character" w:customStyle="1" w:styleId="Heading6Char">
    <w:name w:val="Heading 6 Char"/>
    <w:basedOn w:val="DefaultParagraphFont"/>
    <w:link w:val="Heading6"/>
    <w:uiPriority w:val="9"/>
    <w:semiHidden/>
    <w:rsid w:val="001B16C8"/>
    <w:rPr>
      <w:rFonts w:asciiTheme="majorHAnsi" w:eastAsiaTheme="majorEastAsia" w:hAnsiTheme="majorHAnsi" w:cstheme="majorBidi"/>
      <w:color w:val="3C3D3E" w:themeColor="accent1" w:themeShade="7F"/>
    </w:rPr>
  </w:style>
  <w:style w:type="character" w:customStyle="1" w:styleId="Heading7Char">
    <w:name w:val="Heading 7 Char"/>
    <w:basedOn w:val="DefaultParagraphFont"/>
    <w:link w:val="Heading7"/>
    <w:uiPriority w:val="9"/>
    <w:semiHidden/>
    <w:rsid w:val="001B16C8"/>
    <w:rPr>
      <w:rFonts w:asciiTheme="majorHAnsi" w:eastAsiaTheme="majorEastAsia" w:hAnsiTheme="majorHAnsi" w:cstheme="majorBidi"/>
      <w:i/>
      <w:iCs/>
      <w:color w:val="3C3D3E" w:themeColor="accent1" w:themeShade="7F"/>
    </w:rPr>
  </w:style>
  <w:style w:type="character" w:customStyle="1" w:styleId="Heading8Char">
    <w:name w:val="Heading 8 Char"/>
    <w:basedOn w:val="DefaultParagraphFont"/>
    <w:link w:val="Heading8"/>
    <w:uiPriority w:val="9"/>
    <w:semiHidden/>
    <w:rsid w:val="001B16C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16C8"/>
    <w:rPr>
      <w:rFonts w:asciiTheme="majorHAnsi" w:eastAsiaTheme="majorEastAsia" w:hAnsiTheme="majorHAnsi" w:cstheme="majorBidi"/>
      <w:i/>
      <w:iCs/>
      <w:color w:val="272727" w:themeColor="text1" w:themeTint="D8"/>
      <w:sz w:val="21"/>
      <w:szCs w:val="21"/>
    </w:rPr>
  </w:style>
  <w:style w:type="paragraph" w:styleId="BodyText2">
    <w:name w:val="Body Text 2"/>
    <w:basedOn w:val="Normal"/>
    <w:link w:val="BodyText2Char"/>
    <w:rsid w:val="006D5B44"/>
    <w:pPr>
      <w:spacing w:after="120" w:line="480" w:lineRule="auto"/>
      <w:jc w:val="both"/>
    </w:pPr>
    <w:rPr>
      <w:rFonts w:ascii="Verdana" w:eastAsia="Times New Roman" w:hAnsi="Verdana" w:cs="Times New Roman"/>
      <w:sz w:val="20"/>
      <w:szCs w:val="24"/>
      <w:lang w:val="en-US"/>
    </w:rPr>
  </w:style>
  <w:style w:type="character" w:customStyle="1" w:styleId="BodyText2Char">
    <w:name w:val="Body Text 2 Char"/>
    <w:basedOn w:val="DefaultParagraphFont"/>
    <w:link w:val="BodyText2"/>
    <w:rsid w:val="006D5B44"/>
    <w:rPr>
      <w:rFonts w:ascii="Verdana" w:eastAsia="Times New Roman" w:hAnsi="Verdana" w:cs="Times New Roman"/>
      <w:sz w:val="20"/>
      <w:szCs w:val="24"/>
      <w:lang w:val="en-US"/>
    </w:rPr>
  </w:style>
  <w:style w:type="paragraph" w:customStyle="1" w:styleId="CustReqsStdText">
    <w:name w:val="Cust Reqs Std Text"/>
    <w:basedOn w:val="Normal"/>
    <w:link w:val="CustReqsStdTextChar"/>
    <w:qFormat/>
    <w:rsid w:val="006D5B44"/>
    <w:pPr>
      <w:numPr>
        <w:numId w:val="2"/>
      </w:numPr>
      <w:spacing w:after="0" w:line="240" w:lineRule="auto"/>
    </w:pPr>
    <w:rPr>
      <w:rFonts w:eastAsia="MS Mincho" w:cs="Times New Roman"/>
      <w:color w:val="0033CC"/>
      <w:sz w:val="20"/>
      <w:szCs w:val="20"/>
      <w:lang w:val="x-none" w:eastAsia="ja-JP"/>
    </w:rPr>
  </w:style>
  <w:style w:type="paragraph" w:customStyle="1" w:styleId="CustReqsBullet1">
    <w:name w:val="Cust Reqs Bullet 1"/>
    <w:basedOn w:val="CustReqsStdText"/>
    <w:next w:val="Normal"/>
    <w:qFormat/>
    <w:rsid w:val="006D5B44"/>
    <w:pPr>
      <w:numPr>
        <w:ilvl w:val="1"/>
      </w:numPr>
      <w:tabs>
        <w:tab w:val="num" w:pos="360"/>
      </w:tabs>
      <w:ind w:left="1440"/>
    </w:pPr>
  </w:style>
  <w:style w:type="character" w:customStyle="1" w:styleId="CustReqsStdTextChar">
    <w:name w:val="Cust Reqs Std Text Char"/>
    <w:link w:val="CustReqsStdText"/>
    <w:rsid w:val="006D5B44"/>
    <w:rPr>
      <w:rFonts w:ascii="Arial" w:eastAsia="MS Mincho" w:hAnsi="Arial" w:cs="Times New Roman"/>
      <w:color w:val="0033CC"/>
      <w:sz w:val="20"/>
      <w:szCs w:val="20"/>
      <w:lang w:val="x-none" w:eastAsia="ja-JP"/>
    </w:rPr>
  </w:style>
  <w:style w:type="character" w:styleId="UnresolvedMention">
    <w:name w:val="Unresolved Mention"/>
    <w:basedOn w:val="DefaultParagraphFont"/>
    <w:uiPriority w:val="99"/>
    <w:semiHidden/>
    <w:unhideWhenUsed/>
    <w:rsid w:val="008B138F"/>
    <w:rPr>
      <w:color w:val="605E5C"/>
      <w:shd w:val="clear" w:color="auto" w:fill="E1DFDD"/>
    </w:rPr>
  </w:style>
  <w:style w:type="character" w:styleId="FollowedHyperlink">
    <w:name w:val="FollowedHyperlink"/>
    <w:basedOn w:val="DefaultParagraphFont"/>
    <w:uiPriority w:val="99"/>
    <w:semiHidden/>
    <w:unhideWhenUsed/>
    <w:rsid w:val="005E466E"/>
    <w:rPr>
      <w:color w:val="969696" w:themeColor="followedHyperlink"/>
      <w:u w:val="single"/>
    </w:rPr>
  </w:style>
  <w:style w:type="paragraph" w:styleId="NormalWeb">
    <w:name w:val="Normal (Web)"/>
    <w:basedOn w:val="Normal"/>
    <w:uiPriority w:val="99"/>
    <w:semiHidden/>
    <w:unhideWhenUsed/>
    <w:rsid w:val="0043680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B17681"/>
    <w:rPr>
      <w:sz w:val="16"/>
      <w:szCs w:val="16"/>
    </w:rPr>
  </w:style>
  <w:style w:type="paragraph" w:styleId="CommentText">
    <w:name w:val="annotation text"/>
    <w:basedOn w:val="Normal"/>
    <w:link w:val="CommentTextChar"/>
    <w:uiPriority w:val="99"/>
    <w:semiHidden/>
    <w:unhideWhenUsed/>
    <w:rsid w:val="00B17681"/>
    <w:pPr>
      <w:spacing w:line="240" w:lineRule="auto"/>
    </w:pPr>
    <w:rPr>
      <w:sz w:val="20"/>
      <w:szCs w:val="20"/>
    </w:rPr>
  </w:style>
  <w:style w:type="character" w:customStyle="1" w:styleId="CommentTextChar">
    <w:name w:val="Comment Text Char"/>
    <w:basedOn w:val="DefaultParagraphFont"/>
    <w:link w:val="CommentText"/>
    <w:uiPriority w:val="99"/>
    <w:semiHidden/>
    <w:rsid w:val="00B1768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17681"/>
    <w:rPr>
      <w:b/>
      <w:bCs/>
    </w:rPr>
  </w:style>
  <w:style w:type="character" w:customStyle="1" w:styleId="CommentSubjectChar">
    <w:name w:val="Comment Subject Char"/>
    <w:basedOn w:val="CommentTextChar"/>
    <w:link w:val="CommentSubject"/>
    <w:uiPriority w:val="99"/>
    <w:semiHidden/>
    <w:rsid w:val="00B17681"/>
    <w:rPr>
      <w:rFonts w:ascii="Arial" w:hAnsi="Arial"/>
      <w:b/>
      <w:bCs/>
      <w:sz w:val="20"/>
      <w:szCs w:val="20"/>
    </w:rPr>
  </w:style>
  <w:style w:type="paragraph" w:styleId="Revision">
    <w:name w:val="Revision"/>
    <w:hidden/>
    <w:uiPriority w:val="99"/>
    <w:semiHidden/>
    <w:rsid w:val="00517DC5"/>
    <w:pPr>
      <w:spacing w:after="0" w:line="240" w:lineRule="auto"/>
    </w:pPr>
    <w:rPr>
      <w:rFonts w:ascii="Arial" w:hAnsi="Arial"/>
    </w:rPr>
  </w:style>
  <w:style w:type="paragraph" w:styleId="TOC4">
    <w:name w:val="toc 4"/>
    <w:basedOn w:val="Normal"/>
    <w:next w:val="Normal"/>
    <w:autoRedefine/>
    <w:uiPriority w:val="39"/>
    <w:unhideWhenUsed/>
    <w:rsid w:val="00890814"/>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890814"/>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890814"/>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890814"/>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890814"/>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890814"/>
    <w:pPr>
      <w:spacing w:after="0"/>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640411">
      <w:bodyDiv w:val="1"/>
      <w:marLeft w:val="0"/>
      <w:marRight w:val="0"/>
      <w:marTop w:val="0"/>
      <w:marBottom w:val="0"/>
      <w:divBdr>
        <w:top w:val="none" w:sz="0" w:space="0" w:color="auto"/>
        <w:left w:val="none" w:sz="0" w:space="0" w:color="auto"/>
        <w:bottom w:val="none" w:sz="0" w:space="0" w:color="auto"/>
        <w:right w:val="none" w:sz="0" w:space="0" w:color="auto"/>
      </w:divBdr>
      <w:divsChild>
        <w:div w:id="2066836529">
          <w:marLeft w:val="0"/>
          <w:marRight w:val="0"/>
          <w:marTop w:val="0"/>
          <w:marBottom w:val="0"/>
          <w:divBdr>
            <w:top w:val="none" w:sz="0" w:space="0" w:color="auto"/>
            <w:left w:val="none" w:sz="0" w:space="0" w:color="auto"/>
            <w:bottom w:val="none" w:sz="0" w:space="0" w:color="auto"/>
            <w:right w:val="none" w:sz="0" w:space="0" w:color="auto"/>
          </w:divBdr>
        </w:div>
        <w:div w:id="1310087419">
          <w:marLeft w:val="0"/>
          <w:marRight w:val="0"/>
          <w:marTop w:val="0"/>
          <w:marBottom w:val="0"/>
          <w:divBdr>
            <w:top w:val="none" w:sz="0" w:space="0" w:color="auto"/>
            <w:left w:val="none" w:sz="0" w:space="0" w:color="auto"/>
            <w:bottom w:val="none" w:sz="0" w:space="0" w:color="auto"/>
            <w:right w:val="none" w:sz="0" w:space="0" w:color="auto"/>
          </w:divBdr>
        </w:div>
        <w:div w:id="1161656929">
          <w:marLeft w:val="0"/>
          <w:marRight w:val="0"/>
          <w:marTop w:val="0"/>
          <w:marBottom w:val="0"/>
          <w:divBdr>
            <w:top w:val="none" w:sz="0" w:space="0" w:color="auto"/>
            <w:left w:val="none" w:sz="0" w:space="0" w:color="auto"/>
            <w:bottom w:val="none" w:sz="0" w:space="0" w:color="auto"/>
            <w:right w:val="none" w:sz="0" w:space="0" w:color="auto"/>
          </w:divBdr>
        </w:div>
        <w:div w:id="103423749">
          <w:marLeft w:val="0"/>
          <w:marRight w:val="0"/>
          <w:marTop w:val="0"/>
          <w:marBottom w:val="0"/>
          <w:divBdr>
            <w:top w:val="none" w:sz="0" w:space="0" w:color="auto"/>
            <w:left w:val="none" w:sz="0" w:space="0" w:color="auto"/>
            <w:bottom w:val="none" w:sz="0" w:space="0" w:color="auto"/>
            <w:right w:val="none" w:sz="0" w:space="0" w:color="auto"/>
          </w:divBdr>
        </w:div>
        <w:div w:id="379860623">
          <w:marLeft w:val="0"/>
          <w:marRight w:val="0"/>
          <w:marTop w:val="0"/>
          <w:marBottom w:val="0"/>
          <w:divBdr>
            <w:top w:val="none" w:sz="0" w:space="0" w:color="auto"/>
            <w:left w:val="none" w:sz="0" w:space="0" w:color="auto"/>
            <w:bottom w:val="none" w:sz="0" w:space="0" w:color="auto"/>
            <w:right w:val="none" w:sz="0" w:space="0" w:color="auto"/>
          </w:divBdr>
        </w:div>
      </w:divsChild>
    </w:div>
    <w:div w:id="878515240">
      <w:bodyDiv w:val="1"/>
      <w:marLeft w:val="0"/>
      <w:marRight w:val="0"/>
      <w:marTop w:val="0"/>
      <w:marBottom w:val="0"/>
      <w:divBdr>
        <w:top w:val="none" w:sz="0" w:space="0" w:color="auto"/>
        <w:left w:val="none" w:sz="0" w:space="0" w:color="auto"/>
        <w:bottom w:val="none" w:sz="0" w:space="0" w:color="auto"/>
        <w:right w:val="none" w:sz="0" w:space="0" w:color="auto"/>
      </w:divBdr>
      <w:divsChild>
        <w:div w:id="1182814715">
          <w:marLeft w:val="0"/>
          <w:marRight w:val="0"/>
          <w:marTop w:val="0"/>
          <w:marBottom w:val="0"/>
          <w:divBdr>
            <w:top w:val="none" w:sz="0" w:space="0" w:color="auto"/>
            <w:left w:val="none" w:sz="0" w:space="0" w:color="auto"/>
            <w:bottom w:val="none" w:sz="0" w:space="0" w:color="auto"/>
            <w:right w:val="none" w:sz="0" w:space="0" w:color="auto"/>
          </w:divBdr>
        </w:div>
      </w:divsChild>
    </w:div>
    <w:div w:id="1611663840">
      <w:bodyDiv w:val="1"/>
      <w:marLeft w:val="0"/>
      <w:marRight w:val="0"/>
      <w:marTop w:val="0"/>
      <w:marBottom w:val="0"/>
      <w:divBdr>
        <w:top w:val="none" w:sz="0" w:space="0" w:color="auto"/>
        <w:left w:val="none" w:sz="0" w:space="0" w:color="auto"/>
        <w:bottom w:val="none" w:sz="0" w:space="0" w:color="auto"/>
        <w:right w:val="none" w:sz="0" w:space="0" w:color="auto"/>
      </w:divBdr>
    </w:div>
    <w:div w:id="1814979792">
      <w:bodyDiv w:val="1"/>
      <w:marLeft w:val="0"/>
      <w:marRight w:val="0"/>
      <w:marTop w:val="0"/>
      <w:marBottom w:val="0"/>
      <w:divBdr>
        <w:top w:val="none" w:sz="0" w:space="0" w:color="auto"/>
        <w:left w:val="none" w:sz="0" w:space="0" w:color="auto"/>
        <w:bottom w:val="none" w:sz="0" w:space="0" w:color="auto"/>
        <w:right w:val="none" w:sz="0" w:space="0" w:color="auto"/>
      </w:divBdr>
    </w:div>
    <w:div w:id="208051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kirsch\PMO\templates\NetSuite%20PS%20Standard.dotx" TargetMode="External"/></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Classic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A106F39F2581446B9588D2628FD21CE" ma:contentTypeVersion="8" ma:contentTypeDescription="Create a new document." ma:contentTypeScope="" ma:versionID="4fecf35433538e40bef106bd04d4bd40">
  <xsd:schema xmlns:xsd="http://www.w3.org/2001/XMLSchema" xmlns:xs="http://www.w3.org/2001/XMLSchema" xmlns:p="http://schemas.microsoft.com/office/2006/metadata/properties" xmlns:ns2="5a02aee1-f49a-4771-8618-d2536401d2e5" xmlns:ns3="4619a138-c903-498e-8f3c-39d5ea41391a" targetNamespace="http://schemas.microsoft.com/office/2006/metadata/properties" ma:root="true" ma:fieldsID="d2c45186d6bab68556f506df754c36a8" ns2:_="" ns3:_="">
    <xsd:import namespace="5a02aee1-f49a-4771-8618-d2536401d2e5"/>
    <xsd:import namespace="4619a138-c903-498e-8f3c-39d5ea4139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02aee1-f49a-4771-8618-d2536401d2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19a138-c903-498e-8f3c-39d5ea4139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0DF441-B64B-4F7D-B82D-465FB13B261C}">
  <ds:schemaRefs>
    <ds:schemaRef ds:uri="http://schemas.microsoft.com/sharepoint/v3/contenttype/forms"/>
  </ds:schemaRefs>
</ds:datastoreItem>
</file>

<file path=customXml/itemProps2.xml><?xml version="1.0" encoding="utf-8"?>
<ds:datastoreItem xmlns:ds="http://schemas.openxmlformats.org/officeDocument/2006/customXml" ds:itemID="{C36446FD-1A7F-4100-AA9D-9020CF27DF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4715019-9784-44EE-923C-FD3A1B19ED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02aee1-f49a-4771-8618-d2536401d2e5"/>
    <ds:schemaRef ds:uri="4619a138-c903-498e-8f3c-39d5ea4139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AC51F9-C9F6-4DE5-97EB-1CD321AE1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NetSuite PS Standard.dotx</Template>
  <TotalTime>6253</TotalTime>
  <Pages>26</Pages>
  <Words>4736</Words>
  <Characters>26998</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NetSuite Inc</Company>
  <LinksUpToDate>false</LinksUpToDate>
  <CharactersWithSpaces>31671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Gubata, Joyce</dc:creator>
  <cp:lastModifiedBy>Alain Komin</cp:lastModifiedBy>
  <cp:revision>75</cp:revision>
  <dcterms:created xsi:type="dcterms:W3CDTF">2022-03-10T19:10:00Z</dcterms:created>
  <dcterms:modified xsi:type="dcterms:W3CDTF">2022-10-26T14:11:00Z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0x0101001A106F39F2581446B9588D2628FD21CE</vt:lpwstr>
  </property>
</Properties>
</file>