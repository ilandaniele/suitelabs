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EF7ED10" w:rsidR="00CC3908" w:rsidRPr="000A165C" w:rsidRDefault="00324C02" w:rsidP="00061BBF">
      <w:pPr>
        <w:pStyle w:val="TableHeader"/>
        <w:rPr>
          <w:rFonts w:ascii="Verdana" w:hAnsi="Verdana"/>
          <w:rPrChange w:id="0" w:author="Aarti Joshi" w:date="2022-06-22T10:15:00Z">
            <w:rPr/>
          </w:rPrChange>
        </w:rPr>
      </w:pPr>
      <w:r w:rsidRPr="000A165C">
        <w:rPr>
          <w:rFonts w:ascii="Verdana" w:eastAsiaTheme="minorEastAsia" w:hAnsi="Verdana" w:cstheme="minorHAnsi"/>
          <w:b w:val="0"/>
          <w:bCs/>
          <w:noProof/>
          <w:color w:val="000000" w:themeColor="text1"/>
          <w:lang w:val="en-US"/>
          <w14:textFill>
            <w14:solidFill>
              <w14:schemeClr w14:val="tx1">
                <w14:lumMod w14:val="75000"/>
                <w14:lumOff w14:val="25000"/>
                <w14:lumMod w14:val="75000"/>
                <w14:lumOff w14:val="25000"/>
              </w14:schemeClr>
            </w14:solidFill>
          </w14:textFill>
          <w:rPrChange w:id="1" w:author="Aarti Joshi" w:date="2022-06-22T10:15:00Z">
            <w:rPr>
              <w:rFonts w:asciiTheme="minorHAnsi" w:eastAsiaTheme="minorEastAsia" w:hAnsiTheme="minorHAnsi" w:cstheme="minorHAnsi"/>
              <w:b w:val="0"/>
              <w:bCs/>
              <w:noProof/>
              <w:color w:val="000000" w:themeColor="text1"/>
              <w:lang w:val="en-US"/>
              <w14:textFill>
                <w14:solidFill>
                  <w14:schemeClr w14:val="tx1">
                    <w14:lumMod w14:val="75000"/>
                    <w14:lumOff w14:val="25000"/>
                    <w14:lumMod w14:val="75000"/>
                    <w14:lumOff w14:val="25000"/>
                  </w14:schemeClr>
                </w14:solidFill>
              </w14:textFill>
            </w:rPr>
          </w:rPrChange>
        </w:rPr>
        <w:drawing>
          <wp:anchor distT="0" distB="0" distL="114300" distR="114300" simplePos="0" relativeHeight="251633152" behindDoc="1" locked="0" layoutInCell="1" allowOverlap="1" wp14:anchorId="0874C908" wp14:editId="78C63046">
            <wp:simplePos x="0" y="0"/>
            <wp:positionH relativeFrom="page">
              <wp:posOffset>0</wp:posOffset>
            </wp:positionH>
            <wp:positionV relativeFrom="paragraph">
              <wp:posOffset>-617297</wp:posOffset>
            </wp:positionV>
            <wp:extent cx="10126345" cy="4413885"/>
            <wp:effectExtent l="0" t="0" r="8255"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10126345" cy="4413885"/>
                    </a:xfrm>
                    <a:prstGeom prst="rect">
                      <a:avLst/>
                    </a:prstGeom>
                  </pic:spPr>
                </pic:pic>
              </a:graphicData>
            </a:graphic>
            <wp14:sizeRelH relativeFrom="margin">
              <wp14:pctWidth>0</wp14:pctWidth>
            </wp14:sizeRelH>
            <wp14:sizeRelV relativeFrom="margin">
              <wp14:pctHeight>0</wp14:pctHeight>
            </wp14:sizeRelV>
          </wp:anchor>
        </w:drawing>
      </w:r>
    </w:p>
    <w:p w14:paraId="0A37501D" w14:textId="2B517B9A" w:rsidR="00CC5D20" w:rsidRPr="000A165C" w:rsidRDefault="00CC5D20" w:rsidP="00CC5D20">
      <w:pPr>
        <w:ind w:left="-720" w:right="-720"/>
        <w:rPr>
          <w:rFonts w:ascii="Verdana" w:hAnsi="Verdana" w:cs="Arial"/>
          <w:noProof/>
          <w:lang w:eastAsia="en-PH"/>
          <w:rPrChange w:id="2" w:author="Aarti Joshi" w:date="2022-06-22T10:15:00Z">
            <w:rPr>
              <w:rFonts w:cs="Arial"/>
              <w:noProof/>
              <w:lang w:eastAsia="en-PH"/>
            </w:rPr>
          </w:rPrChange>
        </w:rPr>
      </w:pPr>
    </w:p>
    <w:p w14:paraId="5DAB6C7B" w14:textId="0DFC375F" w:rsidR="00CC5D20" w:rsidRPr="000A165C" w:rsidRDefault="00B72162">
      <w:pPr>
        <w:tabs>
          <w:tab w:val="left" w:pos="10905"/>
        </w:tabs>
        <w:ind w:left="-720" w:right="-720"/>
        <w:rPr>
          <w:rFonts w:ascii="Verdana" w:hAnsi="Verdana" w:cs="Arial"/>
          <w:noProof/>
          <w:lang w:eastAsia="en-PH"/>
          <w:rPrChange w:id="3" w:author="Aarti Joshi" w:date="2022-06-22T10:15:00Z">
            <w:rPr>
              <w:rFonts w:cs="Arial"/>
              <w:noProof/>
              <w:lang w:eastAsia="en-PH"/>
            </w:rPr>
          </w:rPrChange>
        </w:rPr>
        <w:pPrChange w:id="4" w:author="Aarti Joshi" w:date="2022-10-12T16:35:00Z">
          <w:pPr>
            <w:ind w:left="-720" w:right="-720"/>
          </w:pPr>
        </w:pPrChange>
      </w:pPr>
      <w:ins w:id="5" w:author="Aarti Joshi" w:date="2022-10-12T16:35:00Z">
        <w:r>
          <w:rPr>
            <w:rFonts w:ascii="Verdana" w:hAnsi="Verdana" w:cs="Arial"/>
            <w:noProof/>
            <w:lang w:eastAsia="en-PH"/>
          </w:rPr>
          <w:tab/>
        </w:r>
      </w:ins>
    </w:p>
    <w:p w14:paraId="02EB378F" w14:textId="1D787379" w:rsidR="00CC5D20" w:rsidRPr="000A165C" w:rsidRDefault="00CC5D20" w:rsidP="00CC5D20">
      <w:pPr>
        <w:ind w:left="-720" w:right="-720"/>
        <w:rPr>
          <w:rFonts w:ascii="Verdana" w:hAnsi="Verdana" w:cs="Arial"/>
          <w:noProof/>
          <w:lang w:eastAsia="en-PH"/>
          <w:rPrChange w:id="6" w:author="Aarti Joshi" w:date="2022-06-22T10:15:00Z">
            <w:rPr>
              <w:rFonts w:cs="Arial"/>
              <w:noProof/>
              <w:lang w:eastAsia="en-PH"/>
            </w:rPr>
          </w:rPrChange>
        </w:rPr>
      </w:pPr>
    </w:p>
    <w:p w14:paraId="30FAA4E9" w14:textId="644EED32" w:rsidR="00E24A5B" w:rsidRPr="000A165C" w:rsidDel="00320F48" w:rsidRDefault="00145BA5" w:rsidP="00036075">
      <w:pPr>
        <w:pStyle w:val="TOC2"/>
        <w:rPr>
          <w:del w:id="7" w:author="Villaverde, Alfredo" w:date="2022-03-10T13:04:00Z"/>
          <w:rFonts w:ascii="Verdana" w:hAnsi="Verdana"/>
          <w:rPrChange w:id="8" w:author="Aarti Joshi" w:date="2022-06-22T10:15:00Z">
            <w:rPr>
              <w:del w:id="9" w:author="Villaverde, Alfredo" w:date="2022-03-10T13:04:00Z"/>
            </w:rPr>
          </w:rPrChange>
        </w:rPr>
      </w:pPr>
      <w:r w:rsidRPr="000A165C">
        <w:rPr>
          <w:rFonts w:ascii="Verdana" w:eastAsiaTheme="minorEastAsia" w:hAnsi="Verdana"/>
          <w:b w:val="0"/>
          <w:bCs w:val="0"/>
          <w:noProof/>
          <w:color w:val="000000" w:themeColor="text1"/>
          <w:lang w:val="en-US"/>
          <w14:textFill>
            <w14:solidFill>
              <w14:schemeClr w14:val="tx1">
                <w14:lumMod w14:val="75000"/>
                <w14:lumOff w14:val="25000"/>
                <w14:lumMod w14:val="75000"/>
                <w14:lumOff w14:val="25000"/>
              </w14:schemeClr>
            </w14:solidFill>
          </w14:textFill>
          <w:rPrChange w:id="10" w:author="Aarti Joshi" w:date="2022-06-22T10:15:00Z">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rPrChange>
        </w:rPr>
        <mc:AlternateContent>
          <mc:Choice Requires="wps">
            <w:drawing>
              <wp:anchor distT="0" distB="0" distL="114300" distR="114300" simplePos="0" relativeHeight="251658752" behindDoc="0" locked="0" layoutInCell="1" allowOverlap="1" wp14:anchorId="31C5E4A2" wp14:editId="07A018F4">
                <wp:simplePos x="0" y="0"/>
                <wp:positionH relativeFrom="column">
                  <wp:posOffset>171450</wp:posOffset>
                </wp:positionH>
                <wp:positionV relativeFrom="paragraph">
                  <wp:posOffset>1684655</wp:posOffset>
                </wp:positionV>
                <wp:extent cx="7067550" cy="40005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400050"/>
                        </a:xfrm>
                        <a:prstGeom prst="rect">
                          <a:avLst/>
                        </a:prstGeom>
                        <a:noFill/>
                        <a:ln w="9525">
                          <a:noFill/>
                          <a:miter lim="800000"/>
                          <a:headEnd/>
                          <a:tailEnd/>
                        </a:ln>
                      </wps:spPr>
                      <wps:txbx>
                        <w:txbxContent>
                          <w:p w14:paraId="3ED41504" w14:textId="09B00ABD" w:rsidR="0028768D" w:rsidRPr="00320F48" w:rsidRDefault="00A7133A" w:rsidP="00F520EE">
                            <w:pPr>
                              <w:pStyle w:val="Subtitle"/>
                              <w:rPr>
                                <w:i/>
                                <w:iCs w:val="0"/>
                                <w:rPrChange w:id="11" w:author="Villaverde, Alfredo" w:date="2022-03-10T13:03:00Z">
                                  <w:rPr/>
                                </w:rPrChange>
                              </w:rPr>
                            </w:pPr>
                            <w:del w:id="12" w:author="Villaverde, Alfredo" w:date="2022-03-10T13:02:00Z">
                              <w:r w:rsidRPr="00320F48" w:rsidDel="00320F48">
                                <w:rPr>
                                  <w:i/>
                                  <w:iCs w:val="0"/>
                                  <w:rPrChange w:id="13" w:author="Villaverde, Alfredo" w:date="2022-03-10T13:03:00Z">
                                    <w:rPr>
                                      <w:color w:val="FF0000"/>
                                    </w:rPr>
                                  </w:rPrChange>
                                </w:rPr>
                                <w:delText>TransnetYX, Inc. FDD</w:delText>
                              </w:r>
                            </w:del>
                            <w:ins w:id="14" w:author="Aarti Joshi" w:date="2022-06-22T10:08:00Z">
                              <w:del w:id="15" w:author="Ilan Daniele" w:date="2022-10-18T15:59:00Z">
                                <w:r w:rsidR="002B201A" w:rsidRPr="002B201A" w:rsidDel="00B24C49">
                                  <w:rPr>
                                    <w:i/>
                                    <w:iCs w:val="0"/>
                                    <w:rPrChange w:id="16" w:author="Aarti Joshi" w:date="2022-06-22T10:08:00Z">
                                      <w:rPr>
                                        <w:rFonts w:ascii="Open Sans" w:hAnsi="Open Sans" w:cs="Open Sans"/>
                                        <w:b/>
                                        <w:bCs/>
                                        <w:color w:val="4D5F79"/>
                                        <w:sz w:val="36"/>
                                        <w:szCs w:val="36"/>
                                        <w:shd w:val="clear" w:color="auto" w:fill="FFFFFF"/>
                                      </w:rPr>
                                    </w:rPrChange>
                                  </w:rPr>
                                  <w:delText>Overland Storage</w:delText>
                                </w:r>
                              </w:del>
                            </w:ins>
                            <w:ins w:id="17" w:author="Ilan Daniele" w:date="2022-10-18T15:59:00Z">
                              <w:r w:rsidR="00B24C49">
                                <w:rPr>
                                  <w:i/>
                                  <w:iCs w:val="0"/>
                                </w:rPr>
                                <w:t>Orca Pacific</w:t>
                              </w:r>
                            </w:ins>
                            <w:ins w:id="18" w:author="Aarti Joshi" w:date="2022-06-22T10:08:00Z">
                              <w:r w:rsidR="002B201A" w:rsidRPr="002B201A">
                                <w:rPr>
                                  <w:i/>
                                  <w:iCs w:val="0"/>
                                  <w:rPrChange w:id="19" w:author="Aarti Joshi" w:date="2022-06-22T10:08:00Z">
                                    <w:rPr>
                                      <w:rFonts w:ascii="Open Sans" w:hAnsi="Open Sans" w:cs="Open Sans"/>
                                      <w:b/>
                                      <w:bCs/>
                                      <w:color w:val="4D5F79"/>
                                      <w:sz w:val="36"/>
                                      <w:szCs w:val="36"/>
                                      <w:shd w:val="clear" w:color="auto" w:fill="FFFFFF"/>
                                    </w:rPr>
                                  </w:rPrChange>
                                </w:rPr>
                                <w:t>, Inc.</w:t>
                              </w:r>
                            </w:ins>
                            <w:ins w:id="20" w:author="Villaverde, Alfredo" w:date="2022-03-10T13:02:00Z">
                              <w:del w:id="21" w:author="Aarti Joshi" w:date="2022-06-22T10:08:00Z">
                                <w:r w:rsidR="00320F48" w:rsidRPr="00320F48" w:rsidDel="002B201A">
                                  <w:rPr>
                                    <w:i/>
                                    <w:iCs w:val="0"/>
                                    <w:rPrChange w:id="22" w:author="Villaverde, Alfredo" w:date="2022-03-10T13:03:00Z">
                                      <w:rPr>
                                        <w:color w:val="FF0000"/>
                                      </w:rPr>
                                    </w:rPrChange>
                                  </w:rPr>
                                  <w:delText xml:space="preserve">Customer Name </w:delText>
                                </w:r>
                              </w:del>
                            </w:ins>
                            <w:ins w:id="23" w:author="Villaverde, Alfredo" w:date="2022-03-10T13:03:00Z">
                              <w:r w:rsidR="00320F48" w:rsidRPr="00320F48">
                                <w:rPr>
                                  <w:i/>
                                  <w:iCs w:val="0"/>
                                  <w:rPrChange w:id="24" w:author="Villaverde, Alfredo" w:date="2022-03-10T13:03:00Z">
                                    <w:rPr>
                                      <w:color w:val="FF0000"/>
                                    </w:rPr>
                                  </w:rPrChange>
                                </w:rPr>
                                <w:t xml:space="preserve">– </w:t>
                              </w:r>
                            </w:ins>
                            <w:ins w:id="25" w:author="Ilan Daniele" w:date="2022-10-18T15:57:00Z">
                              <w:r w:rsidR="0045214B" w:rsidRPr="0045214B">
                                <w:rPr>
                                  <w:rFonts w:asciiTheme="majorHAnsi" w:eastAsia="MS Mincho" w:hAnsiTheme="majorHAnsi" w:cstheme="majorHAnsi"/>
                                  <w:i/>
                                  <w:iCs w:val="0"/>
                                  <w:szCs w:val="28"/>
                                  <w:lang w:val="en-US"/>
                                  <w:rPrChange w:id="26" w:author="Ilan Daniele" w:date="2022-10-18T15:57:00Z">
                                    <w:rPr>
                                      <w:rFonts w:ascii="Verdana" w:eastAsia="MS Mincho" w:hAnsi="Verdana" w:cstheme="minorHAnsi"/>
                                      <w:color w:val="0070C0"/>
                                      <w:sz w:val="22"/>
                                      <w:szCs w:val="22"/>
                                      <w:lang w:val="en-US"/>
                                    </w:rPr>
                                  </w:rPrChange>
                                </w:rPr>
                                <w:t>J882264 </w:t>
                              </w:r>
                              <w:r w:rsidR="0045214B" w:rsidRPr="0045214B" w:rsidDel="0045214B">
                                <w:rPr>
                                  <w:rFonts w:asciiTheme="majorHAnsi" w:hAnsiTheme="majorHAnsi" w:cstheme="majorHAnsi"/>
                                  <w:i/>
                                  <w:iCs w:val="0"/>
                                  <w:szCs w:val="28"/>
                                  <w:rPrChange w:id="27" w:author="Ilan Daniele" w:date="2022-10-18T15:57:00Z">
                                    <w:rPr>
                                      <w:i/>
                                      <w:iCs w:val="0"/>
                                    </w:rPr>
                                  </w:rPrChange>
                                </w:rPr>
                                <w:t xml:space="preserve"> </w:t>
                              </w:r>
                            </w:ins>
                            <w:ins w:id="28" w:author="Aarti Joshi" w:date="2022-06-22T10:08:00Z">
                              <w:del w:id="29" w:author="Ilan Daniele" w:date="2022-10-18T15:57:00Z">
                                <w:r w:rsidR="002B201A" w:rsidRPr="002B201A" w:rsidDel="0045214B">
                                  <w:rPr>
                                    <w:i/>
                                    <w:iCs w:val="0"/>
                                    <w:rPrChange w:id="30" w:author="Aarti Joshi" w:date="2022-06-22T10:08:00Z">
                                      <w:rPr>
                                        <w:rFonts w:ascii="Open Sans" w:hAnsi="Open Sans" w:cs="Open Sans"/>
                                        <w:b/>
                                        <w:bCs/>
                                        <w:color w:val="4D5F79"/>
                                        <w:sz w:val="36"/>
                                        <w:szCs w:val="36"/>
                                        <w:shd w:val="clear" w:color="auto" w:fill="FFFFFF"/>
                                      </w:rPr>
                                    </w:rPrChange>
                                  </w:rPr>
                                  <w:delText>J864415</w:delText>
                                </w:r>
                                <w:r w:rsidR="002B201A" w:rsidDel="0045214B">
                                  <w:rPr>
                                    <w:rFonts w:ascii="Open Sans" w:hAnsi="Open Sans" w:cs="Open Sans"/>
                                    <w:b/>
                                    <w:bCs/>
                                    <w:color w:val="4D5F79"/>
                                    <w:sz w:val="36"/>
                                    <w:szCs w:val="36"/>
                                    <w:shd w:val="clear" w:color="auto" w:fill="FFFFFF"/>
                                  </w:rPr>
                                  <w:delText> </w:delText>
                                </w:r>
                              </w:del>
                            </w:ins>
                            <w:ins w:id="31" w:author="Villaverde, Alfredo" w:date="2022-03-10T13:03:00Z">
                              <w:del w:id="32" w:author="Aarti Joshi" w:date="2022-06-22T10:08:00Z">
                                <w:r w:rsidR="00320F48" w:rsidRPr="00320F48" w:rsidDel="002B201A">
                                  <w:rPr>
                                    <w:i/>
                                    <w:iCs w:val="0"/>
                                    <w:rPrChange w:id="33" w:author="Villaverde, Alfredo" w:date="2022-03-10T13:03:00Z">
                                      <w:rPr>
                                        <w:color w:val="FF0000"/>
                                      </w:rPr>
                                    </w:rPrChange>
                                  </w:rPr>
                                  <w:delText>Job Number</w:delText>
                                </w:r>
                              </w:del>
                            </w:ins>
                            <w:del w:id="34" w:author="Aarti Joshi" w:date="2022-06-22T10:08:00Z">
                              <w:r w:rsidR="004753DC" w:rsidRPr="00320F48" w:rsidDel="002B201A">
                                <w:rPr>
                                  <w:i/>
                                  <w:iCs w:val="0"/>
                                  <w:rPrChange w:id="35" w:author="Villaverde, Alfredo" w:date="2022-03-10T13:03:00Z">
                                    <w:rPr>
                                      <w:color w:val="FF0000"/>
                                    </w:rPr>
                                  </w:rPrChange>
                                </w:rPr>
                                <w:delText xml:space="preserve"> </w:delText>
                              </w:r>
                            </w:del>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C5E4A2" id="_x0000_t202" coordsize="21600,21600" o:spt="202" path="m,l,21600r21600,l21600,xe">
                <v:stroke joinstyle="miter"/>
                <v:path gradientshapeok="t" o:connecttype="rect"/>
              </v:shapetype>
              <v:shape id="Text Box 2" o:spid="_x0000_s1026" type="#_x0000_t202" style="position:absolute;left:0;text-align:left;margin-left:13.5pt;margin-top:132.65pt;width:556.5pt;height: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" filled="f" stroked="f">
                <v:textbox>
                  <w:txbxContent>
                    <w:p w14:paraId="3ED41504" w14:textId="09B00ABD" w:rsidR="0028768D" w:rsidRPr="00320F48" w:rsidRDefault="00A7133A" w:rsidP="00F520EE">
                      <w:pPr>
                        <w:pStyle w:val="Subtitle"/>
                        <w:rPr>
                          <w:i/>
                          <w:iCs w:val="0"/>
                          <w:rPrChange w:id="36" w:author="Villaverde, Alfredo" w:date="2022-03-10T13:03:00Z">
                            <w:rPr/>
                          </w:rPrChange>
                        </w:rPr>
                      </w:pPr>
                      <w:del w:id="37" w:author="Villaverde, Alfredo" w:date="2022-03-10T13:02:00Z">
                        <w:r w:rsidRPr="00320F48" w:rsidDel="00320F48">
                          <w:rPr>
                            <w:i/>
                            <w:iCs w:val="0"/>
                            <w:rPrChange w:id="38" w:author="Villaverde, Alfredo" w:date="2022-03-10T13:03:00Z">
                              <w:rPr>
                                <w:color w:val="FF0000"/>
                              </w:rPr>
                            </w:rPrChange>
                          </w:rPr>
                          <w:delText>TransnetYX, Inc. FDD</w:delText>
                        </w:r>
                      </w:del>
                      <w:ins w:id="39" w:author="Aarti Joshi" w:date="2022-06-22T10:08:00Z">
                        <w:del w:id="40" w:author="Ilan Daniele" w:date="2022-10-18T15:59:00Z">
                          <w:r w:rsidR="002B201A" w:rsidRPr="002B201A" w:rsidDel="00B24C49">
                            <w:rPr>
                              <w:i/>
                              <w:iCs w:val="0"/>
                              <w:rPrChange w:id="41" w:author="Aarti Joshi" w:date="2022-06-22T10:08:00Z">
                                <w:rPr>
                                  <w:rFonts w:ascii="Open Sans" w:hAnsi="Open Sans" w:cs="Open Sans"/>
                                  <w:b/>
                                  <w:bCs/>
                                  <w:color w:val="4D5F79"/>
                                  <w:sz w:val="36"/>
                                  <w:szCs w:val="36"/>
                                  <w:shd w:val="clear" w:color="auto" w:fill="FFFFFF"/>
                                </w:rPr>
                              </w:rPrChange>
                            </w:rPr>
                            <w:delText>Overland Storage</w:delText>
                          </w:r>
                        </w:del>
                      </w:ins>
                      <w:ins w:id="42" w:author="Ilan Daniele" w:date="2022-10-18T15:59:00Z">
                        <w:r w:rsidR="00B24C49">
                          <w:rPr>
                            <w:i/>
                            <w:iCs w:val="0"/>
                          </w:rPr>
                          <w:t>Orca Pacific</w:t>
                        </w:r>
                      </w:ins>
                      <w:ins w:id="43" w:author="Aarti Joshi" w:date="2022-06-22T10:08:00Z">
                        <w:r w:rsidR="002B201A" w:rsidRPr="002B201A">
                          <w:rPr>
                            <w:i/>
                            <w:iCs w:val="0"/>
                            <w:rPrChange w:id="44" w:author="Aarti Joshi" w:date="2022-06-22T10:08:00Z">
                              <w:rPr>
                                <w:rFonts w:ascii="Open Sans" w:hAnsi="Open Sans" w:cs="Open Sans"/>
                                <w:b/>
                                <w:bCs/>
                                <w:color w:val="4D5F79"/>
                                <w:sz w:val="36"/>
                                <w:szCs w:val="36"/>
                                <w:shd w:val="clear" w:color="auto" w:fill="FFFFFF"/>
                              </w:rPr>
                            </w:rPrChange>
                          </w:rPr>
                          <w:t>, Inc.</w:t>
                        </w:r>
                      </w:ins>
                      <w:ins w:id="45" w:author="Villaverde, Alfredo" w:date="2022-03-10T13:02:00Z">
                        <w:del w:id="46" w:author="Aarti Joshi" w:date="2022-06-22T10:08:00Z">
                          <w:r w:rsidR="00320F48" w:rsidRPr="00320F48" w:rsidDel="002B201A">
                            <w:rPr>
                              <w:i/>
                              <w:iCs w:val="0"/>
                              <w:rPrChange w:id="47" w:author="Villaverde, Alfredo" w:date="2022-03-10T13:03:00Z">
                                <w:rPr>
                                  <w:color w:val="FF0000"/>
                                </w:rPr>
                              </w:rPrChange>
                            </w:rPr>
                            <w:delText xml:space="preserve">Customer Name </w:delText>
                          </w:r>
                        </w:del>
                      </w:ins>
                      <w:ins w:id="48" w:author="Villaverde, Alfredo" w:date="2022-03-10T13:03:00Z">
                        <w:r w:rsidR="00320F48" w:rsidRPr="00320F48">
                          <w:rPr>
                            <w:i/>
                            <w:iCs w:val="0"/>
                            <w:rPrChange w:id="49" w:author="Villaverde, Alfredo" w:date="2022-03-10T13:03:00Z">
                              <w:rPr>
                                <w:color w:val="FF0000"/>
                              </w:rPr>
                            </w:rPrChange>
                          </w:rPr>
                          <w:t xml:space="preserve">– </w:t>
                        </w:r>
                      </w:ins>
                      <w:ins w:id="50" w:author="Ilan Daniele" w:date="2022-10-18T15:57:00Z">
                        <w:r w:rsidR="0045214B" w:rsidRPr="0045214B">
                          <w:rPr>
                            <w:rFonts w:asciiTheme="majorHAnsi" w:eastAsia="MS Mincho" w:hAnsiTheme="majorHAnsi" w:cstheme="majorHAnsi"/>
                            <w:i/>
                            <w:iCs w:val="0"/>
                            <w:szCs w:val="28"/>
                            <w:lang w:val="en-US"/>
                            <w:rPrChange w:id="51" w:author="Ilan Daniele" w:date="2022-10-18T15:57:00Z">
                              <w:rPr>
                                <w:rFonts w:ascii="Verdana" w:eastAsia="MS Mincho" w:hAnsi="Verdana" w:cstheme="minorHAnsi"/>
                                <w:color w:val="0070C0"/>
                                <w:sz w:val="22"/>
                                <w:szCs w:val="22"/>
                                <w:lang w:val="en-US"/>
                              </w:rPr>
                            </w:rPrChange>
                          </w:rPr>
                          <w:t>J882264 </w:t>
                        </w:r>
                        <w:r w:rsidR="0045214B" w:rsidRPr="0045214B" w:rsidDel="0045214B">
                          <w:rPr>
                            <w:rFonts w:asciiTheme="majorHAnsi" w:hAnsiTheme="majorHAnsi" w:cstheme="majorHAnsi"/>
                            <w:i/>
                            <w:iCs w:val="0"/>
                            <w:szCs w:val="28"/>
                            <w:rPrChange w:id="52" w:author="Ilan Daniele" w:date="2022-10-18T15:57:00Z">
                              <w:rPr>
                                <w:i/>
                                <w:iCs w:val="0"/>
                              </w:rPr>
                            </w:rPrChange>
                          </w:rPr>
                          <w:t xml:space="preserve"> </w:t>
                        </w:r>
                      </w:ins>
                      <w:ins w:id="53" w:author="Aarti Joshi" w:date="2022-06-22T10:08:00Z">
                        <w:del w:id="54" w:author="Ilan Daniele" w:date="2022-10-18T15:57:00Z">
                          <w:r w:rsidR="002B201A" w:rsidRPr="002B201A" w:rsidDel="0045214B">
                            <w:rPr>
                              <w:i/>
                              <w:iCs w:val="0"/>
                              <w:rPrChange w:id="55" w:author="Aarti Joshi" w:date="2022-06-22T10:08:00Z">
                                <w:rPr>
                                  <w:rFonts w:ascii="Open Sans" w:hAnsi="Open Sans" w:cs="Open Sans"/>
                                  <w:b/>
                                  <w:bCs/>
                                  <w:color w:val="4D5F79"/>
                                  <w:sz w:val="36"/>
                                  <w:szCs w:val="36"/>
                                  <w:shd w:val="clear" w:color="auto" w:fill="FFFFFF"/>
                                </w:rPr>
                              </w:rPrChange>
                            </w:rPr>
                            <w:delText>J864415</w:delText>
                          </w:r>
                          <w:r w:rsidR="002B201A" w:rsidDel="0045214B">
                            <w:rPr>
                              <w:rFonts w:ascii="Open Sans" w:hAnsi="Open Sans" w:cs="Open Sans"/>
                              <w:b/>
                              <w:bCs/>
                              <w:color w:val="4D5F79"/>
                              <w:sz w:val="36"/>
                              <w:szCs w:val="36"/>
                              <w:shd w:val="clear" w:color="auto" w:fill="FFFFFF"/>
                            </w:rPr>
                            <w:delText> </w:delText>
                          </w:r>
                        </w:del>
                      </w:ins>
                      <w:ins w:id="56" w:author="Villaverde, Alfredo" w:date="2022-03-10T13:03:00Z">
                        <w:del w:id="57" w:author="Aarti Joshi" w:date="2022-06-22T10:08:00Z">
                          <w:r w:rsidR="00320F48" w:rsidRPr="00320F48" w:rsidDel="002B201A">
                            <w:rPr>
                              <w:i/>
                              <w:iCs w:val="0"/>
                              <w:rPrChange w:id="58" w:author="Villaverde, Alfredo" w:date="2022-03-10T13:03:00Z">
                                <w:rPr>
                                  <w:color w:val="FF0000"/>
                                </w:rPr>
                              </w:rPrChange>
                            </w:rPr>
                            <w:delText>Job Number</w:delText>
                          </w:r>
                        </w:del>
                      </w:ins>
                      <w:del w:id="59" w:author="Aarti Joshi" w:date="2022-06-22T10:08:00Z">
                        <w:r w:rsidR="004753DC" w:rsidRPr="00320F48" w:rsidDel="002B201A">
                          <w:rPr>
                            <w:i/>
                            <w:iCs w:val="0"/>
                            <w:rPrChange w:id="60" w:author="Villaverde, Alfredo" w:date="2022-03-10T13:03:00Z">
                              <w:rPr>
                                <w:color w:val="FF0000"/>
                              </w:rPr>
                            </w:rPrChange>
                          </w:rPr>
                          <w:delText xml:space="preserve"> </w:delText>
                        </w:r>
                      </w:del>
                    </w:p>
                  </w:txbxContent>
                </v:textbox>
              </v:shape>
            </w:pict>
          </mc:Fallback>
        </mc:AlternateContent>
      </w:r>
      <w:r w:rsidRPr="000A165C">
        <w:rPr>
          <w:rFonts w:ascii="Verdana" w:eastAsiaTheme="minorEastAsia" w:hAnsi="Verdana"/>
          <w:b w:val="0"/>
          <w:bCs w:val="0"/>
          <w:noProof/>
          <w:color w:val="000000" w:themeColor="text1"/>
          <w:lang w:val="en-US"/>
          <w14:textFill>
            <w14:solidFill>
              <w14:schemeClr w14:val="tx1">
                <w14:lumMod w14:val="75000"/>
                <w14:lumOff w14:val="25000"/>
                <w14:lumMod w14:val="75000"/>
                <w14:lumOff w14:val="25000"/>
              </w14:schemeClr>
            </w14:solidFill>
          </w14:textFill>
          <w:rPrChange w:id="61" w:author="Aarti Joshi" w:date="2022-06-22T10:15:00Z">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rPrChange>
        </w:rPr>
        <mc:AlternateContent>
          <mc:Choice Requires="wps">
            <w:drawing>
              <wp:anchor distT="0" distB="0" distL="114300" distR="114300" simplePos="0" relativeHeight="251648512" behindDoc="0" locked="0" layoutInCell="1" allowOverlap="1" wp14:anchorId="40BF6283" wp14:editId="78FD03C1">
                <wp:simplePos x="0" y="0"/>
                <wp:positionH relativeFrom="column">
                  <wp:posOffset>105410</wp:posOffset>
                </wp:positionH>
                <wp:positionV relativeFrom="paragraph">
                  <wp:posOffset>1294130</wp:posOffset>
                </wp:positionV>
                <wp:extent cx="9201150" cy="4286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0" cy="428625"/>
                        </a:xfrm>
                        <a:prstGeom prst="rect">
                          <a:avLst/>
                        </a:prstGeom>
                        <a:noFill/>
                        <a:ln w="9525">
                          <a:noFill/>
                          <a:miter lim="800000"/>
                          <a:headEnd/>
                          <a:tailEnd/>
                        </a:ln>
                      </wps:spPr>
                      <wps:txbx>
                        <w:txbxContent>
                          <w:p w14:paraId="41773534"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F6283" id="_x0000_s1027" type="#_x0000_t202" style="position:absolute;left:0;text-align:left;margin-left:8.3pt;margin-top:101.9pt;width:724.5pt;height:33.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" filled="f" stroked="f">
                <v:textbox>
                  <w:txbxContent>
                    <w:p w14:paraId="41773534"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00324C02" w:rsidRPr="000A165C">
        <w:rPr>
          <w:rFonts w:ascii="Verdana" w:eastAsiaTheme="minorEastAsia" w:hAnsi="Verdana"/>
          <w:noProof/>
          <w:color w:val="000000" w:themeColor="text1"/>
          <w:lang w:val="en-US"/>
          <w14:textFill>
            <w14:solidFill>
              <w14:schemeClr w14:val="tx1">
                <w14:lumMod w14:val="75000"/>
                <w14:lumOff w14:val="25000"/>
                <w14:lumMod w14:val="75000"/>
                <w14:lumOff w14:val="25000"/>
              </w14:schemeClr>
            </w14:solidFill>
          </w14:textFill>
          <w:rPrChange w:id="62" w:author="Aarti Joshi" w:date="2022-06-22T10:15:00Z">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w:rPrChange>
        </w:rPr>
        <mc:AlternateContent>
          <mc:Choice Requires="wps">
            <w:drawing>
              <wp:anchor distT="0" distB="0" distL="114300" distR="114300" simplePos="0" relativeHeight="251638272" behindDoc="0" locked="0" layoutInCell="1" allowOverlap="1" wp14:anchorId="686D2464" wp14:editId="42EE8BFA">
                <wp:simplePos x="0" y="0"/>
                <wp:positionH relativeFrom="column">
                  <wp:posOffset>85725</wp:posOffset>
                </wp:positionH>
                <wp:positionV relativeFrom="paragraph">
                  <wp:posOffset>1179830</wp:posOffset>
                </wp:positionV>
                <wp:extent cx="9801225" cy="1028700"/>
                <wp:effectExtent l="0" t="0" r="9525" b="0"/>
                <wp:wrapNone/>
                <wp:docPr id="7" name="Rectangle 7"/>
                <wp:cNvGraphicFramePr/>
                <a:graphic xmlns:a="http://schemas.openxmlformats.org/drawingml/2006/main">
                  <a:graphicData uri="http://schemas.microsoft.com/office/word/2010/wordprocessingShape">
                    <wps:wsp>
                      <wps:cNvSpPr/>
                      <wps:spPr>
                        <a:xfrm>
                          <a:off x="0" y="0"/>
                          <a:ext cx="9801225" cy="1028700"/>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45711" id="Rectangle 7" o:spid="_x0000_s1026" style="position:absolute;margin-left:6.75pt;margin-top:92.9pt;width:771.75pt;height:8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" fillcolor="#00467f" stroked="f" strokeweight="2pt">
                <v:fill opacity="57568f"/>
              </v:rect>
            </w:pict>
          </mc:Fallback>
        </mc:AlternateContent>
      </w:r>
      <w:r w:rsidR="00E24A5B" w:rsidRPr="000A165C">
        <w:rPr>
          <w:rFonts w:ascii="Verdana" w:hAnsi="Verdana"/>
          <w:rPrChange w:id="63" w:author="Aarti Joshi" w:date="2022-06-22T10:15:00Z">
            <w:rPr/>
          </w:rPrChange>
        </w:rPr>
        <w:br w:type="page"/>
      </w:r>
    </w:p>
    <w:p w14:paraId="6A05A809" w14:textId="77777777" w:rsidR="000E7C8B" w:rsidRPr="000A165C" w:rsidDel="00320F48" w:rsidRDefault="000E7C8B" w:rsidP="000E7C8B">
      <w:pPr>
        <w:rPr>
          <w:del w:id="64" w:author="Villaverde, Alfredo" w:date="2022-03-10T13:04:00Z"/>
          <w:rFonts w:ascii="Verdana" w:hAnsi="Verdana" w:cs="Arial"/>
          <w:sz w:val="19"/>
          <w:szCs w:val="19"/>
          <w:rPrChange w:id="65" w:author="Aarti Joshi" w:date="2022-06-22T10:15:00Z">
            <w:rPr>
              <w:del w:id="66" w:author="Villaverde, Alfredo" w:date="2022-03-10T13:04:00Z"/>
              <w:rFonts w:cs="Arial"/>
              <w:sz w:val="19"/>
              <w:szCs w:val="19"/>
            </w:rPr>
          </w:rPrChange>
        </w:rPr>
      </w:pPr>
    </w:p>
    <w:p w14:paraId="5A39BBE3" w14:textId="77777777" w:rsidR="000E7C8B" w:rsidRPr="000A165C" w:rsidDel="00320F48" w:rsidRDefault="000E7C8B" w:rsidP="000E7C8B">
      <w:pPr>
        <w:rPr>
          <w:del w:id="67" w:author="Villaverde, Alfredo" w:date="2022-03-10T13:04:00Z"/>
          <w:rFonts w:ascii="Verdana" w:hAnsi="Verdana" w:cs="Arial"/>
          <w:sz w:val="19"/>
          <w:szCs w:val="19"/>
          <w:rPrChange w:id="68" w:author="Aarti Joshi" w:date="2022-06-22T10:15:00Z">
            <w:rPr>
              <w:del w:id="69" w:author="Villaverde, Alfredo" w:date="2022-03-10T13:04:00Z"/>
              <w:rFonts w:cs="Arial"/>
              <w:sz w:val="19"/>
              <w:szCs w:val="19"/>
            </w:rPr>
          </w:rPrChange>
        </w:rPr>
      </w:pPr>
    </w:p>
    <w:p w14:paraId="41C8F396" w14:textId="77777777" w:rsidR="000E7C8B" w:rsidRPr="000A165C" w:rsidDel="00320F48" w:rsidRDefault="000E7C8B" w:rsidP="000E7C8B">
      <w:pPr>
        <w:rPr>
          <w:del w:id="70" w:author="Villaverde, Alfredo" w:date="2022-03-10T13:04:00Z"/>
          <w:rFonts w:ascii="Verdana" w:hAnsi="Verdana" w:cs="Arial"/>
          <w:sz w:val="19"/>
          <w:szCs w:val="19"/>
          <w:rPrChange w:id="71" w:author="Aarti Joshi" w:date="2022-06-22T10:15:00Z">
            <w:rPr>
              <w:del w:id="72" w:author="Villaverde, Alfredo" w:date="2022-03-10T13:04:00Z"/>
              <w:rFonts w:cs="Arial"/>
              <w:sz w:val="19"/>
              <w:szCs w:val="19"/>
            </w:rPr>
          </w:rPrChange>
        </w:rPr>
      </w:pPr>
    </w:p>
    <w:p w14:paraId="72A3D3EC" w14:textId="77777777" w:rsidR="000E7C8B" w:rsidRPr="000A165C" w:rsidDel="00320F48" w:rsidRDefault="000E7C8B" w:rsidP="000E7C8B">
      <w:pPr>
        <w:rPr>
          <w:del w:id="73" w:author="Villaverde, Alfredo" w:date="2022-03-10T13:04:00Z"/>
          <w:rFonts w:ascii="Verdana" w:hAnsi="Verdana" w:cs="Arial"/>
          <w:sz w:val="19"/>
          <w:szCs w:val="19"/>
          <w:rPrChange w:id="74" w:author="Aarti Joshi" w:date="2022-06-22T10:15:00Z">
            <w:rPr>
              <w:del w:id="75" w:author="Villaverde, Alfredo" w:date="2022-03-10T13:04:00Z"/>
              <w:rFonts w:cs="Arial"/>
              <w:sz w:val="19"/>
              <w:szCs w:val="19"/>
            </w:rPr>
          </w:rPrChange>
        </w:rPr>
      </w:pPr>
    </w:p>
    <w:p w14:paraId="0D0B940D" w14:textId="77777777" w:rsidR="000E7C8B" w:rsidRPr="000A165C" w:rsidDel="00320F48" w:rsidRDefault="000E7C8B" w:rsidP="000E7C8B">
      <w:pPr>
        <w:rPr>
          <w:del w:id="76" w:author="Villaverde, Alfredo" w:date="2022-03-10T13:04:00Z"/>
          <w:rFonts w:ascii="Verdana" w:hAnsi="Verdana" w:cs="Arial"/>
          <w:sz w:val="19"/>
          <w:szCs w:val="19"/>
          <w:rPrChange w:id="77" w:author="Aarti Joshi" w:date="2022-06-22T10:15:00Z">
            <w:rPr>
              <w:del w:id="78" w:author="Villaverde, Alfredo" w:date="2022-03-10T13:04:00Z"/>
              <w:rFonts w:cs="Arial"/>
              <w:sz w:val="19"/>
              <w:szCs w:val="19"/>
            </w:rPr>
          </w:rPrChange>
        </w:rPr>
      </w:pPr>
    </w:p>
    <w:p w14:paraId="0E27B00A" w14:textId="77777777" w:rsidR="000E7C8B" w:rsidRPr="000A165C" w:rsidDel="00320F48" w:rsidRDefault="000E7C8B" w:rsidP="000E7C8B">
      <w:pPr>
        <w:rPr>
          <w:del w:id="79" w:author="Villaverde, Alfredo" w:date="2022-03-10T13:04:00Z"/>
          <w:rFonts w:ascii="Verdana" w:hAnsi="Verdana" w:cs="Arial"/>
          <w:sz w:val="19"/>
          <w:szCs w:val="19"/>
          <w:rPrChange w:id="80" w:author="Aarti Joshi" w:date="2022-06-22T10:15:00Z">
            <w:rPr>
              <w:del w:id="81" w:author="Villaverde, Alfredo" w:date="2022-03-10T13:04:00Z"/>
              <w:rFonts w:cs="Arial"/>
              <w:sz w:val="19"/>
              <w:szCs w:val="19"/>
            </w:rPr>
          </w:rPrChange>
        </w:rPr>
      </w:pPr>
    </w:p>
    <w:p w14:paraId="60061E4C" w14:textId="1678D2D1" w:rsidR="000E7C8B" w:rsidRPr="000A165C" w:rsidDel="00324C02" w:rsidRDefault="000E7C8B">
      <w:pPr>
        <w:pStyle w:val="TOC2"/>
        <w:rPr>
          <w:del w:id="82" w:author="Aarti Joshi" w:date="2022-09-06T12:18:00Z"/>
          <w:rFonts w:ascii="Verdana" w:hAnsi="Verdana"/>
          <w:rPrChange w:id="83" w:author="Aarti Joshi" w:date="2022-06-22T10:15:00Z">
            <w:rPr>
              <w:del w:id="84" w:author="Aarti Joshi" w:date="2022-09-06T12:18:00Z"/>
            </w:rPr>
          </w:rPrChange>
        </w:rPr>
        <w:pPrChange w:id="85" w:author="Villaverde, Alfredo" w:date="2022-03-10T13:04:00Z">
          <w:pPr/>
        </w:pPrChange>
      </w:pPr>
    </w:p>
    <w:p w14:paraId="44EAFD9C" w14:textId="343C4B0F" w:rsidR="000E7C8B" w:rsidRPr="000A165C" w:rsidDel="00324C02" w:rsidRDefault="000E7C8B" w:rsidP="000E7C8B">
      <w:pPr>
        <w:rPr>
          <w:del w:id="86" w:author="Aarti Joshi" w:date="2022-09-06T12:18:00Z"/>
          <w:rFonts w:ascii="Verdana" w:hAnsi="Verdana" w:cs="Arial"/>
          <w:sz w:val="19"/>
          <w:szCs w:val="19"/>
          <w:rPrChange w:id="87" w:author="Aarti Joshi" w:date="2022-06-22T10:15:00Z">
            <w:rPr>
              <w:del w:id="88" w:author="Aarti Joshi" w:date="2022-09-06T12:18:00Z"/>
              <w:rFonts w:cs="Arial"/>
              <w:sz w:val="19"/>
              <w:szCs w:val="19"/>
            </w:rPr>
          </w:rPrChange>
        </w:rPr>
      </w:pPr>
    </w:p>
    <w:p w14:paraId="4B94D5A5" w14:textId="08183B98" w:rsidR="000E7C8B" w:rsidRPr="000A165C" w:rsidDel="00324C02" w:rsidRDefault="000E7C8B" w:rsidP="000E7C8B">
      <w:pPr>
        <w:rPr>
          <w:del w:id="89" w:author="Aarti Joshi" w:date="2022-09-06T12:18:00Z"/>
          <w:rFonts w:ascii="Verdana" w:hAnsi="Verdana" w:cs="Arial"/>
          <w:sz w:val="19"/>
          <w:szCs w:val="19"/>
          <w:rPrChange w:id="90" w:author="Aarti Joshi" w:date="2022-06-22T10:15:00Z">
            <w:rPr>
              <w:del w:id="91" w:author="Aarti Joshi" w:date="2022-09-06T12:18:00Z"/>
              <w:rFonts w:cs="Arial"/>
              <w:sz w:val="19"/>
              <w:szCs w:val="19"/>
            </w:rPr>
          </w:rPrChange>
        </w:rPr>
      </w:pPr>
    </w:p>
    <w:p w14:paraId="3DEEC669" w14:textId="24B2F217" w:rsidR="000E7C8B" w:rsidRPr="000A165C" w:rsidDel="00324C02" w:rsidRDefault="000E7C8B" w:rsidP="000E7C8B">
      <w:pPr>
        <w:rPr>
          <w:del w:id="92" w:author="Aarti Joshi" w:date="2022-09-06T12:18:00Z"/>
          <w:rFonts w:ascii="Verdana" w:hAnsi="Verdana" w:cs="Arial"/>
          <w:sz w:val="19"/>
          <w:szCs w:val="19"/>
          <w:rPrChange w:id="93" w:author="Aarti Joshi" w:date="2022-06-22T10:15:00Z">
            <w:rPr>
              <w:del w:id="94" w:author="Aarti Joshi" w:date="2022-09-06T12:18:00Z"/>
              <w:rFonts w:cs="Arial"/>
              <w:sz w:val="19"/>
              <w:szCs w:val="19"/>
            </w:rPr>
          </w:rPrChange>
        </w:rPr>
      </w:pPr>
    </w:p>
    <w:p w14:paraId="3656B9AB" w14:textId="7FFE14D9" w:rsidR="000E7C8B" w:rsidRPr="000A165C" w:rsidDel="00324C02" w:rsidRDefault="000E7C8B" w:rsidP="000E7C8B">
      <w:pPr>
        <w:rPr>
          <w:del w:id="95" w:author="Aarti Joshi" w:date="2022-09-06T12:18:00Z"/>
          <w:rFonts w:ascii="Verdana" w:hAnsi="Verdana" w:cs="Arial"/>
          <w:sz w:val="19"/>
          <w:szCs w:val="19"/>
          <w:rPrChange w:id="96" w:author="Aarti Joshi" w:date="2022-06-22T10:15:00Z">
            <w:rPr>
              <w:del w:id="97" w:author="Aarti Joshi" w:date="2022-09-06T12:18:00Z"/>
              <w:rFonts w:cs="Arial"/>
              <w:sz w:val="19"/>
              <w:szCs w:val="19"/>
            </w:rPr>
          </w:rPrChange>
        </w:rPr>
      </w:pPr>
    </w:p>
    <w:p w14:paraId="45FB0818" w14:textId="5172C763" w:rsidR="000E7C8B" w:rsidRPr="000A165C" w:rsidDel="00324C02" w:rsidRDefault="000E7C8B" w:rsidP="000E7C8B">
      <w:pPr>
        <w:rPr>
          <w:del w:id="98" w:author="Aarti Joshi" w:date="2022-09-06T12:18:00Z"/>
          <w:rFonts w:ascii="Verdana" w:hAnsi="Verdana" w:cs="Arial"/>
          <w:sz w:val="19"/>
          <w:szCs w:val="19"/>
          <w:rPrChange w:id="99" w:author="Aarti Joshi" w:date="2022-06-22T10:15:00Z">
            <w:rPr>
              <w:del w:id="100" w:author="Aarti Joshi" w:date="2022-09-06T12:18:00Z"/>
              <w:rFonts w:cs="Arial"/>
              <w:sz w:val="19"/>
              <w:szCs w:val="19"/>
            </w:rPr>
          </w:rPrChange>
        </w:rPr>
      </w:pPr>
    </w:p>
    <w:p w14:paraId="049F31CB" w14:textId="3B57F2DD" w:rsidR="000E7C8B" w:rsidRPr="000A165C" w:rsidDel="00324C02" w:rsidRDefault="000E7C8B" w:rsidP="000E7C8B">
      <w:pPr>
        <w:rPr>
          <w:del w:id="101" w:author="Aarti Joshi" w:date="2022-09-06T12:18:00Z"/>
          <w:rFonts w:ascii="Verdana" w:hAnsi="Verdana" w:cs="Arial"/>
          <w:sz w:val="19"/>
          <w:szCs w:val="19"/>
          <w:rPrChange w:id="102" w:author="Aarti Joshi" w:date="2022-06-22T10:15:00Z">
            <w:rPr>
              <w:del w:id="103" w:author="Aarti Joshi" w:date="2022-09-06T12:18:00Z"/>
              <w:rFonts w:cs="Arial"/>
              <w:sz w:val="19"/>
              <w:szCs w:val="19"/>
            </w:rPr>
          </w:rPrChange>
        </w:rPr>
      </w:pPr>
    </w:p>
    <w:p w14:paraId="53128261" w14:textId="380CD038" w:rsidR="000E7C8B" w:rsidRPr="000A165C" w:rsidDel="00324C02" w:rsidRDefault="000E7C8B" w:rsidP="000E7C8B">
      <w:pPr>
        <w:rPr>
          <w:del w:id="104" w:author="Aarti Joshi" w:date="2022-09-06T12:18:00Z"/>
          <w:rFonts w:ascii="Verdana" w:hAnsi="Verdana" w:cs="Arial"/>
          <w:sz w:val="19"/>
          <w:szCs w:val="19"/>
          <w:rPrChange w:id="105" w:author="Aarti Joshi" w:date="2022-06-22T10:15:00Z">
            <w:rPr>
              <w:del w:id="106" w:author="Aarti Joshi" w:date="2022-09-06T12:18:00Z"/>
              <w:rFonts w:cs="Arial"/>
              <w:sz w:val="19"/>
              <w:szCs w:val="19"/>
            </w:rPr>
          </w:rPrChange>
        </w:rPr>
      </w:pPr>
    </w:p>
    <w:p w14:paraId="62486C05" w14:textId="5E9CB634" w:rsidR="000E7C8B" w:rsidRPr="000A165C" w:rsidDel="00324C02" w:rsidRDefault="000E7C8B" w:rsidP="000E7C8B">
      <w:pPr>
        <w:rPr>
          <w:del w:id="107" w:author="Aarti Joshi" w:date="2022-09-06T12:18:00Z"/>
          <w:rFonts w:ascii="Verdana" w:hAnsi="Verdana" w:cs="Arial"/>
          <w:sz w:val="19"/>
          <w:szCs w:val="19"/>
          <w:rPrChange w:id="108" w:author="Aarti Joshi" w:date="2022-06-22T10:15:00Z">
            <w:rPr>
              <w:del w:id="109" w:author="Aarti Joshi" w:date="2022-09-06T12:18:00Z"/>
              <w:rFonts w:cs="Arial"/>
              <w:sz w:val="19"/>
              <w:szCs w:val="19"/>
            </w:rPr>
          </w:rPrChange>
        </w:rPr>
      </w:pPr>
    </w:p>
    <w:p w14:paraId="4101652C" w14:textId="3D06DC21" w:rsidR="000E7C8B" w:rsidRPr="000A165C" w:rsidDel="00324C02" w:rsidRDefault="000E7C8B" w:rsidP="000E7C8B">
      <w:pPr>
        <w:rPr>
          <w:del w:id="110" w:author="Aarti Joshi" w:date="2022-09-06T12:18:00Z"/>
          <w:rFonts w:ascii="Verdana" w:hAnsi="Verdana" w:cs="Arial"/>
          <w:sz w:val="19"/>
          <w:szCs w:val="19"/>
          <w:rPrChange w:id="111" w:author="Aarti Joshi" w:date="2022-06-22T10:15:00Z">
            <w:rPr>
              <w:del w:id="112" w:author="Aarti Joshi" w:date="2022-09-06T12:18:00Z"/>
              <w:rFonts w:cs="Arial"/>
              <w:sz w:val="19"/>
              <w:szCs w:val="19"/>
            </w:rPr>
          </w:rPrChange>
        </w:rPr>
      </w:pPr>
    </w:p>
    <w:p w14:paraId="10FD5999" w14:textId="7D1536A7" w:rsidR="7B810662" w:rsidRPr="000A165C" w:rsidRDefault="7B810662" w:rsidP="7B810662">
      <w:pPr>
        <w:rPr>
          <w:rFonts w:ascii="Verdana" w:hAnsi="Verdana"/>
          <w:rPrChange w:id="113" w:author="Aarti Joshi" w:date="2022-06-22T10:15:00Z">
            <w:rPr/>
          </w:rPrChange>
        </w:rPr>
      </w:pPr>
      <w:r w:rsidRPr="000A165C">
        <w:rPr>
          <w:rFonts w:ascii="Verdana" w:eastAsia="Arial" w:hAnsi="Verdana" w:cs="Arial"/>
          <w:color w:val="000000" w:themeColor="text1"/>
          <w:sz w:val="20"/>
          <w:szCs w:val="20"/>
          <w:rPrChange w:id="114" w:author="Aarti Joshi" w:date="2022-06-22T10:15:00Z">
            <w:rPr>
              <w:rFonts w:eastAsia="Arial" w:cs="Arial"/>
              <w:color w:val="000000" w:themeColor="text1"/>
              <w:sz w:val="20"/>
              <w:szCs w:val="20"/>
            </w:rPr>
          </w:rPrChange>
        </w:rPr>
        <w:t>Copyright© 2018, Oracle and/or its affiliates. All rights reserved.</w:t>
      </w:r>
    </w:p>
    <w:p w14:paraId="4D7E5C86" w14:textId="15B3FD93" w:rsidR="7B810662" w:rsidRPr="000A165C" w:rsidRDefault="7B810662" w:rsidP="7B810662">
      <w:pPr>
        <w:rPr>
          <w:rFonts w:ascii="Verdana" w:hAnsi="Verdana"/>
          <w:rPrChange w:id="115" w:author="Aarti Joshi" w:date="2022-06-22T10:15:00Z">
            <w:rPr/>
          </w:rPrChange>
        </w:rPr>
      </w:pPr>
      <w:r w:rsidRPr="000A165C">
        <w:rPr>
          <w:rFonts w:ascii="Verdana" w:eastAsia="Arial" w:hAnsi="Verdana" w:cs="Arial"/>
          <w:color w:val="000000" w:themeColor="text1"/>
          <w:sz w:val="20"/>
          <w:szCs w:val="20"/>
          <w:rPrChange w:id="116" w:author="Aarti Joshi" w:date="2022-06-22T10:15:00Z">
            <w:rPr>
              <w:rFonts w:eastAsia="Arial" w:cs="Arial"/>
              <w:color w:val="000000" w:themeColor="text1"/>
              <w:sz w:val="20"/>
              <w:szCs w:val="20"/>
            </w:rPr>
          </w:rPrChange>
        </w:rPr>
        <w:t>Any reproduction or distribution of any part of this document without the prior written permission of Oracle + NetSuite is strictly prohibited.</w:t>
      </w:r>
    </w:p>
    <w:p w14:paraId="372DC19B" w14:textId="3278FF8F" w:rsidR="7B810662" w:rsidRPr="000A165C" w:rsidRDefault="7B810662" w:rsidP="7B810662">
      <w:pPr>
        <w:rPr>
          <w:rFonts w:ascii="Verdana" w:hAnsi="Verdana"/>
          <w:rPrChange w:id="117" w:author="Aarti Joshi" w:date="2022-06-22T10:15:00Z">
            <w:rPr/>
          </w:rPrChange>
        </w:rPr>
      </w:pPr>
      <w:r w:rsidRPr="000A165C">
        <w:rPr>
          <w:rFonts w:ascii="Verdana" w:eastAsia="Arial" w:hAnsi="Verdana" w:cs="Arial"/>
          <w:color w:val="000000" w:themeColor="text1"/>
          <w:sz w:val="20"/>
          <w:szCs w:val="20"/>
          <w:rPrChange w:id="118" w:author="Aarti Joshi" w:date="2022-06-22T10:15:00Z">
            <w:rPr>
              <w:rFonts w:eastAsia="Arial" w:cs="Arial"/>
              <w:color w:val="000000" w:themeColor="text1"/>
              <w:sz w:val="20"/>
              <w:szCs w:val="20"/>
            </w:rPr>
          </w:rPrChange>
        </w:rPr>
        <w:t xml:space="preserve">The information included in this document is confidential and proprietary information of Oracle + NetSuite. </w:t>
      </w:r>
    </w:p>
    <w:p w14:paraId="397876C9" w14:textId="1FDCC8B7" w:rsidR="7B810662" w:rsidRPr="000A165C" w:rsidRDefault="7B810662">
      <w:pPr>
        <w:rPr>
          <w:rFonts w:ascii="Verdana" w:hAnsi="Verdana"/>
          <w:rPrChange w:id="119" w:author="Aarti Joshi" w:date="2022-06-22T10:15:00Z">
            <w:rPr/>
          </w:rPrChange>
        </w:rPr>
      </w:pPr>
      <w:r w:rsidRPr="000A165C">
        <w:rPr>
          <w:rFonts w:ascii="Verdana" w:eastAsia="Arial" w:hAnsi="Verdana" w:cs="Arial"/>
          <w:color w:val="000000" w:themeColor="text1"/>
          <w:sz w:val="20"/>
          <w:szCs w:val="20"/>
          <w:rPrChange w:id="120" w:author="Aarti Joshi" w:date="2022-06-22T10:15:00Z">
            <w:rPr>
              <w:rFonts w:eastAsia="Arial" w:cs="Arial"/>
              <w:color w:val="000000" w:themeColor="text1"/>
              <w:sz w:val="20"/>
              <w:szCs w:val="20"/>
            </w:rPr>
          </w:rPrChange>
        </w:rPr>
        <w:t xml:space="preserve">Version: </w:t>
      </w:r>
      <w:del w:id="121" w:author="Villaverde, Alfredo" w:date="2022-03-10T13:05:00Z">
        <w:r w:rsidR="00086230" w:rsidRPr="000A165C" w:rsidDel="00320F48">
          <w:rPr>
            <w:rFonts w:ascii="Verdana" w:eastAsia="Arial" w:hAnsi="Verdana" w:cs="Arial"/>
            <w:color w:val="000000" w:themeColor="text1"/>
            <w:sz w:val="20"/>
            <w:szCs w:val="20"/>
            <w:rPrChange w:id="122" w:author="Aarti Joshi" w:date="2022-06-22T10:15:00Z">
              <w:rPr>
                <w:rFonts w:eastAsia="Arial" w:cs="Arial"/>
                <w:color w:val="000000" w:themeColor="text1"/>
                <w:sz w:val="20"/>
                <w:szCs w:val="20"/>
              </w:rPr>
            </w:rPrChange>
          </w:rPr>
          <w:delText xml:space="preserve">July </w:delText>
        </w:r>
        <w:r w:rsidR="005E466E" w:rsidRPr="000A165C" w:rsidDel="00320F48">
          <w:rPr>
            <w:rFonts w:ascii="Verdana" w:eastAsia="Arial" w:hAnsi="Verdana" w:cs="Arial"/>
            <w:color w:val="000000" w:themeColor="text1"/>
            <w:sz w:val="20"/>
            <w:szCs w:val="20"/>
            <w:rPrChange w:id="123" w:author="Aarti Joshi" w:date="2022-06-22T10:15:00Z">
              <w:rPr>
                <w:rFonts w:eastAsia="Arial" w:cs="Arial"/>
                <w:color w:val="000000" w:themeColor="text1"/>
                <w:sz w:val="20"/>
                <w:szCs w:val="20"/>
              </w:rPr>
            </w:rPrChange>
          </w:rPr>
          <w:delText>31</w:delText>
        </w:r>
      </w:del>
      <w:ins w:id="124" w:author="Villaverde, Alfredo" w:date="2022-03-10T13:05:00Z">
        <w:r w:rsidR="00320F48" w:rsidRPr="000A165C">
          <w:rPr>
            <w:rFonts w:ascii="Verdana" w:eastAsia="Arial" w:hAnsi="Verdana" w:cs="Arial"/>
            <w:color w:val="000000" w:themeColor="text1"/>
            <w:sz w:val="20"/>
            <w:szCs w:val="20"/>
            <w:rPrChange w:id="125" w:author="Aarti Joshi" w:date="2022-06-22T10:15:00Z">
              <w:rPr>
                <w:rFonts w:eastAsia="Arial" w:cs="Arial"/>
                <w:color w:val="000000" w:themeColor="text1"/>
                <w:sz w:val="20"/>
                <w:szCs w:val="20"/>
              </w:rPr>
            </w:rPrChange>
          </w:rPr>
          <w:t>March 3</w:t>
        </w:r>
      </w:ins>
      <w:r w:rsidR="00086230" w:rsidRPr="000A165C">
        <w:rPr>
          <w:rFonts w:ascii="Verdana" w:eastAsia="Arial" w:hAnsi="Verdana" w:cs="Arial"/>
          <w:color w:val="000000" w:themeColor="text1"/>
          <w:sz w:val="20"/>
          <w:szCs w:val="20"/>
          <w:rPrChange w:id="126" w:author="Aarti Joshi" w:date="2022-06-22T10:15:00Z">
            <w:rPr>
              <w:rFonts w:eastAsia="Arial" w:cs="Arial"/>
              <w:color w:val="000000" w:themeColor="text1"/>
              <w:sz w:val="20"/>
              <w:szCs w:val="20"/>
            </w:rPr>
          </w:rPrChange>
        </w:rPr>
        <w:t>, 202</w:t>
      </w:r>
      <w:ins w:id="127" w:author="Villaverde, Alfredo" w:date="2022-03-10T13:05:00Z">
        <w:r w:rsidR="00320F48" w:rsidRPr="000A165C">
          <w:rPr>
            <w:rFonts w:ascii="Verdana" w:eastAsia="Arial" w:hAnsi="Verdana" w:cs="Arial"/>
            <w:color w:val="000000" w:themeColor="text1"/>
            <w:sz w:val="20"/>
            <w:szCs w:val="20"/>
            <w:rPrChange w:id="128" w:author="Aarti Joshi" w:date="2022-06-22T10:15:00Z">
              <w:rPr>
                <w:rFonts w:eastAsia="Arial" w:cs="Arial"/>
                <w:color w:val="000000" w:themeColor="text1"/>
                <w:sz w:val="20"/>
                <w:szCs w:val="20"/>
              </w:rPr>
            </w:rPrChange>
          </w:rPr>
          <w:t>2</w:t>
        </w:r>
      </w:ins>
      <w:del w:id="129" w:author="Villaverde, Alfredo" w:date="2022-03-10T13:05:00Z">
        <w:r w:rsidR="00086230" w:rsidRPr="000A165C" w:rsidDel="00320F48">
          <w:rPr>
            <w:rFonts w:ascii="Verdana" w:eastAsia="Arial" w:hAnsi="Verdana" w:cs="Arial"/>
            <w:color w:val="000000" w:themeColor="text1"/>
            <w:sz w:val="20"/>
            <w:szCs w:val="20"/>
            <w:rPrChange w:id="130" w:author="Aarti Joshi" w:date="2022-06-22T10:15:00Z">
              <w:rPr>
                <w:rFonts w:eastAsia="Arial" w:cs="Arial"/>
                <w:color w:val="000000" w:themeColor="text1"/>
                <w:sz w:val="20"/>
                <w:szCs w:val="20"/>
              </w:rPr>
            </w:rPrChange>
          </w:rPr>
          <w:delText>1</w:delText>
        </w:r>
      </w:del>
    </w:p>
    <w:p w14:paraId="6F934FF0" w14:textId="593AF6D1" w:rsidR="7B810662" w:rsidRPr="000A165C" w:rsidRDefault="7B810662">
      <w:pPr>
        <w:rPr>
          <w:rFonts w:ascii="Verdana" w:hAnsi="Verdana"/>
          <w:rPrChange w:id="131" w:author="Aarti Joshi" w:date="2022-06-22T10:15:00Z">
            <w:rPr/>
          </w:rPrChange>
        </w:rPr>
      </w:pPr>
      <w:r w:rsidRPr="000A165C">
        <w:rPr>
          <w:rFonts w:ascii="Verdana" w:eastAsia="Arial" w:hAnsi="Verdana" w:cs="Arial"/>
          <w:color w:val="000000" w:themeColor="text1"/>
          <w:sz w:val="20"/>
          <w:szCs w:val="20"/>
          <w:rPrChange w:id="132" w:author="Aarti Joshi" w:date="2022-06-22T10:15:00Z">
            <w:rPr>
              <w:rFonts w:eastAsia="Arial" w:cs="Arial"/>
              <w:color w:val="000000" w:themeColor="text1"/>
              <w:sz w:val="20"/>
              <w:szCs w:val="20"/>
            </w:rPr>
          </w:rPrChange>
        </w:rPr>
        <w:t xml:space="preserve"> </w:t>
      </w:r>
    </w:p>
    <w:p w14:paraId="39A2D4DE" w14:textId="3462295A" w:rsidR="7B810662" w:rsidRPr="000A165C" w:rsidRDefault="7B810662">
      <w:pPr>
        <w:rPr>
          <w:rFonts w:ascii="Verdana" w:hAnsi="Verdana"/>
          <w:rPrChange w:id="133" w:author="Aarti Joshi" w:date="2022-06-22T10:15:00Z">
            <w:rPr/>
          </w:rPrChange>
        </w:rPr>
      </w:pPr>
      <w:r w:rsidRPr="000A165C">
        <w:rPr>
          <w:rFonts w:ascii="Verdana" w:eastAsia="Arial" w:hAnsi="Verdana" w:cs="Arial"/>
          <w:color w:val="000000" w:themeColor="text1"/>
          <w:sz w:val="20"/>
          <w:szCs w:val="20"/>
          <w:rPrChange w:id="134" w:author="Aarti Joshi" w:date="2022-06-22T10:15:00Z">
            <w:rPr>
              <w:rFonts w:eastAsia="Arial" w:cs="Arial"/>
              <w:color w:val="000000" w:themeColor="text1"/>
              <w:sz w:val="20"/>
              <w:szCs w:val="20"/>
            </w:rPr>
          </w:rPrChange>
        </w:rPr>
        <w:t xml:space="preserve">Oracle + NetSuite </w:t>
      </w:r>
    </w:p>
    <w:p w14:paraId="1C68ECA7" w14:textId="346F4CA6" w:rsidR="7B810662" w:rsidRPr="000A165C" w:rsidRDefault="7B810662">
      <w:pPr>
        <w:rPr>
          <w:rFonts w:ascii="Verdana" w:hAnsi="Verdana"/>
          <w:rPrChange w:id="135" w:author="Aarti Joshi" w:date="2022-06-22T10:15:00Z">
            <w:rPr/>
          </w:rPrChange>
        </w:rPr>
      </w:pPr>
      <w:r w:rsidRPr="000A165C">
        <w:rPr>
          <w:rFonts w:ascii="Verdana" w:eastAsia="Arial" w:hAnsi="Verdana" w:cs="Arial"/>
          <w:color w:val="000000" w:themeColor="text1"/>
          <w:sz w:val="20"/>
          <w:szCs w:val="20"/>
          <w:rPrChange w:id="136" w:author="Aarti Joshi" w:date="2022-06-22T10:15:00Z">
            <w:rPr>
              <w:rFonts w:eastAsia="Arial" w:cs="Arial"/>
              <w:color w:val="000000" w:themeColor="text1"/>
              <w:sz w:val="20"/>
              <w:szCs w:val="20"/>
            </w:rPr>
          </w:rPrChange>
        </w:rPr>
        <w:t>2955 Campus Drive, Suite 100</w:t>
      </w:r>
    </w:p>
    <w:p w14:paraId="28FEFDE8" w14:textId="69F13DA7" w:rsidR="7B810662" w:rsidRPr="000A165C" w:rsidRDefault="7B810662">
      <w:pPr>
        <w:rPr>
          <w:rFonts w:ascii="Verdana" w:hAnsi="Verdana"/>
          <w:rPrChange w:id="137" w:author="Aarti Joshi" w:date="2022-06-22T10:15:00Z">
            <w:rPr/>
          </w:rPrChange>
        </w:rPr>
      </w:pPr>
      <w:r w:rsidRPr="000A165C">
        <w:rPr>
          <w:rFonts w:ascii="Verdana" w:eastAsia="Arial" w:hAnsi="Verdana" w:cs="Arial"/>
          <w:color w:val="000000" w:themeColor="text1"/>
          <w:sz w:val="20"/>
          <w:szCs w:val="20"/>
          <w:rPrChange w:id="138" w:author="Aarti Joshi" w:date="2022-06-22T10:15:00Z">
            <w:rPr>
              <w:rFonts w:eastAsia="Arial" w:cs="Arial"/>
              <w:color w:val="000000" w:themeColor="text1"/>
              <w:sz w:val="20"/>
              <w:szCs w:val="20"/>
            </w:rPr>
          </w:rPrChange>
        </w:rPr>
        <w:t>San Mateo, CA. 99403-2511</w:t>
      </w:r>
    </w:p>
    <w:p w14:paraId="24A922E1" w14:textId="759A0767" w:rsidR="7B810662" w:rsidRPr="000A165C" w:rsidRDefault="7B810662" w:rsidP="7B810662">
      <w:pPr>
        <w:spacing w:after="30" w:line="240" w:lineRule="auto"/>
        <w:rPr>
          <w:rStyle w:val="SubtleEmphasis"/>
          <w:rFonts w:ascii="Verdana" w:hAnsi="Verdana"/>
          <w:rPrChange w:id="139" w:author="Aarti Joshi" w:date="2022-06-22T10:15:00Z">
            <w:rPr>
              <w:rStyle w:val="SubtleEmphasis"/>
            </w:rPr>
          </w:rPrChange>
        </w:rPr>
      </w:pPr>
    </w:p>
    <w:p w14:paraId="1299C43A" w14:textId="77777777" w:rsidR="00DA401A" w:rsidRPr="000A165C" w:rsidRDefault="00DA401A">
      <w:pPr>
        <w:rPr>
          <w:rStyle w:val="SubtleEmphasis"/>
          <w:rFonts w:ascii="Verdana" w:hAnsi="Verdana"/>
          <w:rPrChange w:id="140" w:author="Aarti Joshi" w:date="2022-06-22T10:15:00Z">
            <w:rPr>
              <w:rStyle w:val="SubtleEmphasis"/>
            </w:rPr>
          </w:rPrChange>
        </w:rPr>
      </w:pPr>
      <w:r w:rsidRPr="000A165C">
        <w:rPr>
          <w:rStyle w:val="SubtleEmphasis"/>
          <w:rFonts w:ascii="Verdana" w:hAnsi="Verdana"/>
          <w:rPrChange w:id="141" w:author="Aarti Joshi" w:date="2022-06-22T10:15:00Z">
            <w:rPr>
              <w:rStyle w:val="SubtleEmphasis"/>
            </w:rPr>
          </w:rPrChange>
        </w:rPr>
        <w:br w:type="page"/>
      </w:r>
    </w:p>
    <w:p w14:paraId="2AA1D231" w14:textId="77777777" w:rsidR="00DA401A" w:rsidRPr="000A165C" w:rsidRDefault="00DA401A" w:rsidP="00DA401A">
      <w:pPr>
        <w:pStyle w:val="ContentsHeader"/>
        <w:rPr>
          <w:rFonts w:ascii="Verdana" w:hAnsi="Verdana"/>
          <w:rPrChange w:id="142" w:author="Aarti Joshi" w:date="2022-06-22T10:15:00Z">
            <w:rPr/>
          </w:rPrChange>
        </w:rPr>
      </w:pPr>
      <w:r w:rsidRPr="000A165C">
        <w:rPr>
          <w:rFonts w:ascii="Verdana" w:hAnsi="Verdana"/>
          <w:rPrChange w:id="143" w:author="Aarti Joshi" w:date="2022-06-22T10:15:00Z">
            <w:rPr/>
          </w:rPrChange>
        </w:rP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rsidRPr="000A165C" w14:paraId="76734454"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Pr="000A165C" w:rsidRDefault="00DA401A" w:rsidP="0028768D">
            <w:pPr>
              <w:spacing w:before="120" w:after="60"/>
              <w:rPr>
                <w:rFonts w:ascii="Verdana" w:eastAsia="Arial" w:hAnsi="Verdana"/>
                <w:color w:val="F96A1B"/>
                <w:rPrChange w:id="144" w:author="Aarti Joshi" w:date="2022-06-22T10:15:00Z">
                  <w:rPr>
                    <w:rFonts w:eastAsia="Arial"/>
                    <w:color w:val="F96A1B"/>
                    <w:sz w:val="20"/>
                    <w:szCs w:val="20"/>
                  </w:rPr>
                </w:rPrChange>
              </w:rPr>
            </w:pPr>
            <w:r w:rsidRPr="000A165C">
              <w:rPr>
                <w:rFonts w:ascii="Verdana" w:eastAsia="Arial" w:hAnsi="Verdana"/>
                <w:color w:val="F96A1B"/>
                <w:rPrChange w:id="145" w:author="Aarti Joshi" w:date="2022-06-22T10:15:00Z">
                  <w:rPr>
                    <w:rFonts w:eastAsia="Arial"/>
                    <w:color w:val="F96A1B"/>
                    <w:sz w:val="20"/>
                    <w:szCs w:val="20"/>
                  </w:rPr>
                </w:rPrChange>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D7F3D8F" w:rsidR="00DA401A" w:rsidRPr="000A165C" w:rsidRDefault="00515A42" w:rsidP="00436805">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0070C0"/>
                <w:lang w:val="en-US"/>
                <w:rPrChange w:id="146" w:author="Aarti Joshi" w:date="2022-06-22T10:15:00Z">
                  <w:rPr>
                    <w:rFonts w:asciiTheme="minorHAnsi" w:eastAsia="MS Mincho" w:hAnsiTheme="minorHAnsi" w:cstheme="minorHAnsi"/>
                    <w:color w:val="0070C0"/>
                    <w:lang w:val="en-US"/>
                  </w:rPr>
                </w:rPrChange>
              </w:rPr>
            </w:pPr>
            <w:ins w:id="147" w:author="Aarti Joshi" w:date="2022-06-22T10:08:00Z">
              <w:r w:rsidRPr="000A165C">
                <w:rPr>
                  <w:rFonts w:ascii="Verdana" w:eastAsia="MS Mincho" w:hAnsi="Verdana" w:cstheme="minorHAnsi"/>
                  <w:color w:val="0070C0"/>
                  <w:lang w:val="en-US"/>
                  <w:rPrChange w:id="148" w:author="Aarti Joshi" w:date="2022-06-22T10:15:00Z">
                    <w:rPr>
                      <w:rFonts w:asciiTheme="minorHAnsi" w:eastAsia="MS Mincho" w:hAnsiTheme="minorHAnsi" w:cstheme="minorHAnsi"/>
                      <w:color w:val="0070C0"/>
                      <w:lang w:val="en-US"/>
                    </w:rPr>
                  </w:rPrChange>
                </w:rPr>
                <w:t>SS4C Customization</w:t>
              </w:r>
            </w:ins>
            <w:del w:id="149" w:author="Villaverde, Alfredo" w:date="2022-03-10T13:08:00Z">
              <w:r w:rsidR="004753DC" w:rsidRPr="000A165C" w:rsidDel="00320F48">
                <w:rPr>
                  <w:rFonts w:ascii="Verdana" w:eastAsia="MS Mincho" w:hAnsi="Verdana" w:cstheme="minorHAnsi"/>
                  <w:color w:val="0070C0"/>
                  <w:lang w:val="en-US"/>
                  <w:rPrChange w:id="150" w:author="Aarti Joshi" w:date="2022-06-22T10:15:00Z">
                    <w:rPr>
                      <w:rFonts w:asciiTheme="minorHAnsi" w:eastAsia="MS Mincho" w:hAnsiTheme="minorHAnsi" w:cstheme="minorHAnsi"/>
                      <w:color w:val="0070C0"/>
                      <w:lang w:val="en-US"/>
                    </w:rPr>
                  </w:rPrChange>
                </w:rPr>
                <w:delText xml:space="preserve">SuiteCommerce </w:delText>
              </w:r>
            </w:del>
          </w:p>
        </w:tc>
      </w:tr>
      <w:tr w:rsidR="00DA401A" w:rsidRPr="000A165C" w14:paraId="105C8982"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Pr="000A165C" w:rsidRDefault="00DA401A" w:rsidP="0028768D">
            <w:pPr>
              <w:spacing w:before="120" w:after="60"/>
              <w:rPr>
                <w:rFonts w:ascii="Verdana" w:eastAsia="Arial" w:hAnsi="Verdana"/>
                <w:color w:val="F96A1B"/>
                <w:rPrChange w:id="151" w:author="Aarti Joshi" w:date="2022-06-22T10:15:00Z">
                  <w:rPr>
                    <w:rFonts w:eastAsia="Arial"/>
                    <w:color w:val="F96A1B"/>
                    <w:sz w:val="20"/>
                    <w:szCs w:val="20"/>
                  </w:rPr>
                </w:rPrChange>
              </w:rPr>
            </w:pPr>
            <w:r w:rsidRPr="000A165C">
              <w:rPr>
                <w:rFonts w:ascii="Verdana" w:eastAsia="Arial" w:hAnsi="Verdana"/>
                <w:color w:val="F96A1B"/>
                <w:rPrChange w:id="152" w:author="Aarti Joshi" w:date="2022-06-22T10:15:00Z">
                  <w:rPr>
                    <w:rFonts w:eastAsia="Arial"/>
                    <w:color w:val="F96A1B"/>
                    <w:sz w:val="20"/>
                    <w:szCs w:val="20"/>
                  </w:rPr>
                </w:rPrChange>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06CD9B14" w:rsidR="00DA401A" w:rsidRPr="000A165C" w:rsidRDefault="00627DDE" w:rsidP="00436805">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0070C0"/>
                <w:lang w:val="en-US"/>
                <w:rPrChange w:id="153" w:author="Aarti Joshi" w:date="2022-06-22T10:15:00Z">
                  <w:rPr>
                    <w:rFonts w:asciiTheme="minorHAnsi" w:eastAsia="MS Mincho" w:hAnsiTheme="minorHAnsi" w:cstheme="minorHAnsi"/>
                    <w:color w:val="0070C0"/>
                    <w:lang w:val="en-US"/>
                  </w:rPr>
                </w:rPrChange>
              </w:rPr>
            </w:pPr>
            <w:ins w:id="154" w:author="Aarti Joshi" w:date="2022-10-12T16:38:00Z">
              <w:r w:rsidRPr="00627DDE">
                <w:rPr>
                  <w:rFonts w:ascii="Verdana" w:eastAsia="MS Mincho" w:hAnsi="Verdana" w:cstheme="minorHAnsi"/>
                  <w:color w:val="0070C0"/>
                  <w:lang w:val="en-US"/>
                  <w:rPrChange w:id="155" w:author="Aarti Joshi" w:date="2022-10-12T16:38:00Z">
                    <w:rPr>
                      <w:rFonts w:ascii="Open Sans" w:hAnsi="Open Sans" w:cs="Open Sans"/>
                      <w:color w:val="6F6F6F"/>
                      <w:sz w:val="36"/>
                      <w:szCs w:val="36"/>
                      <w:shd w:val="clear" w:color="auto" w:fill="FFFFFF"/>
                    </w:rPr>
                  </w:rPrChange>
                </w:rPr>
                <w:t>Orca Pacific, Inc.</w:t>
              </w:r>
            </w:ins>
            <w:del w:id="156" w:author="Villaverde, Alfredo" w:date="2022-03-10T13:08:00Z">
              <w:r w:rsidR="00A7133A" w:rsidRPr="000A165C" w:rsidDel="00320F48">
                <w:rPr>
                  <w:rFonts w:ascii="Verdana" w:eastAsia="MS Mincho" w:hAnsi="Verdana" w:cstheme="minorHAnsi"/>
                  <w:color w:val="0070C0"/>
                  <w:lang w:val="en-US"/>
                  <w:rPrChange w:id="157" w:author="Aarti Joshi" w:date="2022-06-22T10:15:00Z">
                    <w:rPr>
                      <w:rFonts w:asciiTheme="minorHAnsi" w:eastAsia="MS Mincho" w:hAnsiTheme="minorHAnsi" w:cstheme="minorHAnsi"/>
                      <w:color w:val="0070C0"/>
                      <w:lang w:val="en-US"/>
                    </w:rPr>
                  </w:rPrChange>
                </w:rPr>
                <w:delText>TransnetYX, Inc.</w:delText>
              </w:r>
            </w:del>
          </w:p>
        </w:tc>
      </w:tr>
      <w:tr w:rsidR="00DA401A" w:rsidRPr="000A165C" w14:paraId="6C64FFBF"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Pr="000A165C" w:rsidRDefault="00DA401A" w:rsidP="0028768D">
            <w:pPr>
              <w:spacing w:before="120" w:after="60"/>
              <w:rPr>
                <w:rFonts w:ascii="Verdana" w:eastAsia="Arial" w:hAnsi="Verdana"/>
                <w:color w:val="F96A1B"/>
                <w:rPrChange w:id="158" w:author="Aarti Joshi" w:date="2022-06-22T10:15:00Z">
                  <w:rPr>
                    <w:rFonts w:eastAsia="Arial"/>
                    <w:color w:val="F96A1B"/>
                    <w:sz w:val="20"/>
                    <w:szCs w:val="20"/>
                  </w:rPr>
                </w:rPrChange>
              </w:rPr>
            </w:pPr>
            <w:r w:rsidRPr="000A165C">
              <w:rPr>
                <w:rFonts w:ascii="Verdana" w:eastAsia="Arial" w:hAnsi="Verdana"/>
                <w:color w:val="F96A1B"/>
                <w:rPrChange w:id="159" w:author="Aarti Joshi" w:date="2022-06-22T10:15:00Z">
                  <w:rPr>
                    <w:rFonts w:eastAsia="Arial"/>
                    <w:color w:val="F96A1B"/>
                    <w:sz w:val="20"/>
                    <w:szCs w:val="20"/>
                  </w:rPr>
                </w:rPrChange>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2369AE76" w:rsidR="00DA401A" w:rsidRPr="000A165C" w:rsidRDefault="00627DDE" w:rsidP="00436805">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0070C0"/>
                <w:lang w:val="en-US"/>
                <w:rPrChange w:id="160" w:author="Aarti Joshi" w:date="2022-06-22T10:15:00Z">
                  <w:rPr>
                    <w:rFonts w:asciiTheme="minorHAnsi" w:eastAsia="MS Mincho" w:hAnsiTheme="minorHAnsi" w:cstheme="minorHAnsi"/>
                    <w:color w:val="0070C0"/>
                    <w:lang w:val="en-US"/>
                  </w:rPr>
                </w:rPrChange>
              </w:rPr>
            </w:pPr>
            <w:ins w:id="161" w:author="Aarti Joshi" w:date="2022-10-12T16:38:00Z">
              <w:r w:rsidRPr="00627DDE">
                <w:rPr>
                  <w:rFonts w:ascii="Verdana" w:eastAsia="MS Mincho" w:hAnsi="Verdana" w:cstheme="minorHAnsi"/>
                  <w:color w:val="0070C0"/>
                  <w:lang w:val="en-US"/>
                  <w:rPrChange w:id="162" w:author="Aarti Joshi" w:date="2022-10-12T16:38:00Z">
                    <w:rPr>
                      <w:rFonts w:ascii="Open Sans" w:hAnsi="Open Sans" w:cs="Open Sans"/>
                      <w:b/>
                      <w:bCs/>
                      <w:color w:val="4D5F79"/>
                      <w:sz w:val="36"/>
                      <w:szCs w:val="36"/>
                      <w:shd w:val="clear" w:color="auto" w:fill="FFFFFF"/>
                    </w:rPr>
                  </w:rPrChange>
                </w:rPr>
                <w:t>J882264 </w:t>
              </w:r>
            </w:ins>
            <w:del w:id="163" w:author="Villaverde, Alfredo" w:date="2022-03-10T13:08:00Z">
              <w:r w:rsidR="00436805" w:rsidRPr="000A165C" w:rsidDel="00320F48">
                <w:rPr>
                  <w:rFonts w:ascii="Verdana" w:hAnsi="Verdana" w:cstheme="minorHAnsi"/>
                  <w:color w:val="0070C0"/>
                  <w:rPrChange w:id="164" w:author="Aarti Joshi" w:date="2022-06-22T10:15:00Z">
                    <w:rPr>
                      <w:rFonts w:asciiTheme="minorHAnsi" w:hAnsiTheme="minorHAnsi" w:cstheme="minorHAnsi"/>
                      <w:color w:val="0070C0"/>
                    </w:rPr>
                  </w:rPrChange>
                </w:rPr>
                <w:delText>J</w:delText>
              </w:r>
              <w:r w:rsidR="00A7133A" w:rsidRPr="000A165C" w:rsidDel="00320F48">
                <w:rPr>
                  <w:rFonts w:ascii="Verdana" w:hAnsi="Verdana" w:cstheme="minorHAnsi"/>
                  <w:color w:val="0070C0"/>
                  <w:rPrChange w:id="165" w:author="Aarti Joshi" w:date="2022-06-22T10:15:00Z">
                    <w:rPr>
                      <w:rFonts w:asciiTheme="minorHAnsi" w:hAnsiTheme="minorHAnsi" w:cstheme="minorHAnsi"/>
                      <w:color w:val="0070C0"/>
                    </w:rPr>
                  </w:rPrChange>
                </w:rPr>
                <w:delText>8</w:delText>
              </w:r>
              <w:r w:rsidR="004320C3" w:rsidRPr="000A165C" w:rsidDel="00320F48">
                <w:rPr>
                  <w:rFonts w:ascii="Verdana" w:hAnsi="Verdana" w:cstheme="minorHAnsi"/>
                  <w:color w:val="0070C0"/>
                  <w:rPrChange w:id="166" w:author="Aarti Joshi" w:date="2022-06-22T10:15:00Z">
                    <w:rPr>
                      <w:rFonts w:asciiTheme="minorHAnsi" w:hAnsiTheme="minorHAnsi" w:cstheme="minorHAnsi"/>
                      <w:color w:val="0070C0"/>
                    </w:rPr>
                  </w:rPrChange>
                </w:rPr>
                <w:delText>19268/</w:delText>
              </w:r>
              <w:r w:rsidR="00B51D09" w:rsidRPr="000A165C" w:rsidDel="00320F48">
                <w:rPr>
                  <w:rFonts w:ascii="Verdana" w:hAnsi="Verdana" w:cstheme="minorHAnsi"/>
                  <w:color w:val="0070C0"/>
                  <w:rPrChange w:id="167" w:author="Aarti Joshi" w:date="2022-06-22T10:15:00Z">
                    <w:rPr>
                      <w:rFonts w:asciiTheme="minorHAnsi" w:hAnsiTheme="minorHAnsi" w:cstheme="minorHAnsi"/>
                      <w:color w:val="0070C0"/>
                    </w:rPr>
                  </w:rPrChange>
                </w:rPr>
                <w:delText>838594</w:delText>
              </w:r>
            </w:del>
          </w:p>
        </w:tc>
      </w:tr>
      <w:tr w:rsidR="00DA401A" w:rsidRPr="000A165C" w14:paraId="0BA83F2A"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Pr="000A165C" w:rsidRDefault="00DA401A" w:rsidP="0028768D">
            <w:pPr>
              <w:spacing w:before="120" w:after="60"/>
              <w:rPr>
                <w:rFonts w:ascii="Verdana" w:eastAsia="Arial" w:hAnsi="Verdana"/>
                <w:color w:val="F96A1B"/>
                <w:rPrChange w:id="168" w:author="Aarti Joshi" w:date="2022-06-22T10:15:00Z">
                  <w:rPr>
                    <w:rFonts w:eastAsia="Arial"/>
                    <w:color w:val="F96A1B"/>
                    <w:sz w:val="20"/>
                    <w:szCs w:val="20"/>
                  </w:rPr>
                </w:rPrChange>
              </w:rPr>
            </w:pPr>
            <w:r w:rsidRPr="000A165C">
              <w:rPr>
                <w:rFonts w:ascii="Verdana" w:eastAsia="Arial" w:hAnsi="Verdana"/>
                <w:color w:val="F96A1B"/>
                <w:rPrChange w:id="169" w:author="Aarti Joshi" w:date="2022-06-22T10:15:00Z">
                  <w:rPr>
                    <w:rFonts w:eastAsia="Arial"/>
                    <w:color w:val="F96A1B"/>
                    <w:sz w:val="20"/>
                    <w:szCs w:val="20"/>
                  </w:rPr>
                </w:rPrChange>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7BA245A4" w:rsidR="00DA401A" w:rsidRPr="000A165C" w:rsidRDefault="00515A42"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FF0000"/>
                <w:lang w:val="en-US"/>
                <w:rPrChange w:id="170" w:author="Aarti Joshi" w:date="2022-06-22T10:15:00Z">
                  <w:rPr>
                    <w:rFonts w:asciiTheme="minorHAnsi" w:eastAsia="MS Mincho" w:hAnsiTheme="minorHAnsi" w:cstheme="minorHAnsi"/>
                    <w:color w:val="FF0000"/>
                    <w:lang w:val="en-US"/>
                  </w:rPr>
                </w:rPrChange>
              </w:rPr>
            </w:pPr>
            <w:ins w:id="171" w:author="Aarti Joshi" w:date="2022-06-22T10:09:00Z">
              <w:r w:rsidRPr="000A165C">
                <w:rPr>
                  <w:rFonts w:ascii="Verdana" w:eastAsia="MS Mincho" w:hAnsi="Verdana" w:cstheme="minorHAnsi"/>
                  <w:color w:val="0070C0"/>
                  <w:lang w:val="en-US"/>
                  <w:rPrChange w:id="172" w:author="Aarti Joshi" w:date="2022-06-22T10:15:00Z">
                    <w:rPr>
                      <w:rFonts w:asciiTheme="minorHAnsi" w:eastAsia="MS Mincho" w:hAnsiTheme="minorHAnsi" w:cstheme="minorHAnsi"/>
                      <w:color w:val="0070C0"/>
                      <w:lang w:val="en-US"/>
                    </w:rPr>
                  </w:rPrChange>
                </w:rPr>
                <w:t>Aarti Joshi</w:t>
              </w:r>
            </w:ins>
            <w:del w:id="173" w:author="Villaverde, Alfredo" w:date="2022-03-10T13:06:00Z">
              <w:r w:rsidR="004753DC" w:rsidRPr="000A165C" w:rsidDel="00320F48">
                <w:rPr>
                  <w:rFonts w:ascii="Verdana" w:eastAsia="MS Mincho" w:hAnsi="Verdana" w:cstheme="minorHAnsi"/>
                  <w:color w:val="0070C0"/>
                  <w:lang w:val="en-US"/>
                  <w:rPrChange w:id="174" w:author="Aarti Joshi" w:date="2022-06-22T10:15:00Z">
                    <w:rPr>
                      <w:rFonts w:asciiTheme="minorHAnsi" w:eastAsia="MS Mincho" w:hAnsiTheme="minorHAnsi" w:cstheme="minorHAnsi"/>
                      <w:color w:val="0070C0"/>
                      <w:lang w:val="en-US"/>
                    </w:rPr>
                  </w:rPrChange>
                </w:rPr>
                <w:delText>Yvonne Bertorelli</w:delText>
              </w:r>
            </w:del>
          </w:p>
        </w:tc>
      </w:tr>
      <w:tr w:rsidR="005E466E" w:rsidRPr="000A165C" w14:paraId="7CF9E81F"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99C8D65" w14:textId="331C1727" w:rsidR="005E466E" w:rsidRPr="000A165C" w:rsidRDefault="005E466E" w:rsidP="0028768D">
            <w:pPr>
              <w:spacing w:before="120" w:after="60"/>
              <w:rPr>
                <w:rFonts w:ascii="Verdana" w:eastAsia="Arial" w:hAnsi="Verdana"/>
                <w:color w:val="F96A1B"/>
                <w:rPrChange w:id="175" w:author="Aarti Joshi" w:date="2022-06-22T10:15:00Z">
                  <w:rPr>
                    <w:rFonts w:eastAsia="Arial"/>
                    <w:color w:val="F96A1B"/>
                    <w:sz w:val="20"/>
                    <w:szCs w:val="20"/>
                  </w:rPr>
                </w:rPrChange>
              </w:rPr>
            </w:pPr>
            <w:r w:rsidRPr="000A165C">
              <w:rPr>
                <w:rFonts w:ascii="Verdana" w:eastAsia="Arial" w:hAnsi="Verdana"/>
                <w:color w:val="F96A1B"/>
                <w:rPrChange w:id="176" w:author="Aarti Joshi" w:date="2022-06-22T10:15:00Z">
                  <w:rPr>
                    <w:rFonts w:eastAsia="Arial"/>
                    <w:color w:val="F96A1B"/>
                    <w:sz w:val="20"/>
                    <w:szCs w:val="20"/>
                  </w:rPr>
                </w:rPrChange>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25E929EB" w14:textId="6722A79C" w:rsidR="005E466E" w:rsidRPr="000A165C"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0070C0"/>
                <w:lang w:val="en-US"/>
                <w:rPrChange w:id="177" w:author="Aarti Joshi" w:date="2022-06-22T10:15:00Z">
                  <w:rPr>
                    <w:rFonts w:asciiTheme="minorHAnsi" w:eastAsia="MS Mincho" w:hAnsiTheme="minorHAnsi" w:cstheme="minorHAnsi"/>
                    <w:color w:val="0070C0"/>
                    <w:lang w:val="en-US"/>
                  </w:rPr>
                </w:rPrChange>
              </w:rPr>
            </w:pPr>
            <w:del w:id="178" w:author="Villaverde, Alfredo" w:date="2022-03-10T13:06:00Z">
              <w:r w:rsidRPr="000A165C" w:rsidDel="00320F48">
                <w:rPr>
                  <w:rFonts w:ascii="Verdana" w:eastAsia="MS Mincho" w:hAnsi="Verdana" w:cstheme="minorHAnsi"/>
                  <w:color w:val="0070C0"/>
                  <w:lang w:val="en-US"/>
                  <w:rPrChange w:id="179" w:author="Aarti Joshi" w:date="2022-06-22T10:15:00Z">
                    <w:rPr>
                      <w:rFonts w:asciiTheme="minorHAnsi" w:eastAsia="MS Mincho" w:hAnsiTheme="minorHAnsi" w:cstheme="minorHAnsi"/>
                      <w:color w:val="0070C0"/>
                      <w:lang w:val="en-US"/>
                    </w:rPr>
                  </w:rPrChange>
                </w:rPr>
                <w:delText>Christopher Green</w:delText>
              </w:r>
            </w:del>
            <w:ins w:id="180" w:author="Aarti Joshi" w:date="2022-06-22T10:09:00Z">
              <w:r w:rsidR="00515A42" w:rsidRPr="000A165C">
                <w:rPr>
                  <w:rFonts w:ascii="Verdana" w:eastAsia="MS Mincho" w:hAnsi="Verdana" w:cstheme="minorHAnsi"/>
                  <w:color w:val="0070C0"/>
                  <w:lang w:val="en-US"/>
                  <w:rPrChange w:id="181" w:author="Aarti Joshi" w:date="2022-06-22T10:15:00Z">
                    <w:rPr>
                      <w:rFonts w:asciiTheme="minorHAnsi" w:eastAsia="MS Mincho" w:hAnsiTheme="minorHAnsi" w:cstheme="minorHAnsi"/>
                      <w:color w:val="0070C0"/>
                      <w:lang w:val="en-US"/>
                    </w:rPr>
                  </w:rPrChange>
                </w:rPr>
                <w:t>Aarti Joshi</w:t>
              </w:r>
            </w:ins>
          </w:p>
        </w:tc>
      </w:tr>
      <w:tr w:rsidR="005E466E" w:rsidRPr="000A165C" w14:paraId="5AAC8205" w14:textId="77777777" w:rsidTr="00627DD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4D2C3BD" w14:textId="75BD7D4B" w:rsidR="005E466E" w:rsidRPr="000A165C" w:rsidRDefault="005E466E" w:rsidP="0028768D">
            <w:pPr>
              <w:spacing w:before="120" w:after="60"/>
              <w:rPr>
                <w:rFonts w:ascii="Verdana" w:eastAsia="Arial" w:hAnsi="Verdana"/>
                <w:color w:val="F96A1B"/>
                <w:rPrChange w:id="182" w:author="Aarti Joshi" w:date="2022-06-22T10:15:00Z">
                  <w:rPr>
                    <w:rFonts w:eastAsia="Arial"/>
                    <w:color w:val="F96A1B"/>
                    <w:sz w:val="20"/>
                    <w:szCs w:val="20"/>
                  </w:rPr>
                </w:rPrChange>
              </w:rPr>
            </w:pPr>
            <w:r w:rsidRPr="000A165C">
              <w:rPr>
                <w:rFonts w:ascii="Verdana" w:eastAsia="Arial" w:hAnsi="Verdana"/>
                <w:color w:val="F96A1B"/>
                <w:rPrChange w:id="183" w:author="Aarti Joshi" w:date="2022-06-22T10:15:00Z">
                  <w:rPr>
                    <w:rFonts w:eastAsia="Arial"/>
                    <w:color w:val="F96A1B"/>
                    <w:sz w:val="20"/>
                    <w:szCs w:val="20"/>
                  </w:rPr>
                </w:rPrChange>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04AC224C" w14:textId="05E7961D" w:rsidR="005E466E" w:rsidRPr="000A165C" w:rsidRDefault="00627DDE"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stheme="minorHAnsi"/>
                <w:color w:val="0070C0"/>
                <w:lang w:val="en-US"/>
                <w:rPrChange w:id="184" w:author="Aarti Joshi" w:date="2022-06-22T10:15:00Z">
                  <w:rPr>
                    <w:rFonts w:asciiTheme="minorHAnsi" w:eastAsia="MS Mincho" w:hAnsiTheme="minorHAnsi" w:cstheme="minorHAnsi"/>
                    <w:color w:val="0070C0"/>
                    <w:lang w:val="en-US"/>
                  </w:rPr>
                </w:rPrChange>
              </w:rPr>
            </w:pPr>
            <w:ins w:id="185" w:author="Aarti Joshi" w:date="2022-10-12T16:38:00Z">
              <w:r w:rsidRPr="00627DDE">
                <w:rPr>
                  <w:rFonts w:ascii="Verdana" w:eastAsia="MS Mincho" w:hAnsi="Verdana" w:cstheme="minorHAnsi"/>
                  <w:color w:val="0070C0"/>
                  <w:lang w:val="en-US"/>
                  <w:rPrChange w:id="186" w:author="Aarti Joshi" w:date="2022-10-12T16:39:00Z">
                    <w:rPr>
                      <w:rFonts w:cs="Arial"/>
                      <w:b/>
                      <w:bCs/>
                      <w:color w:val="1D1C1D"/>
                      <w:sz w:val="33"/>
                      <w:szCs w:val="33"/>
                      <w:shd w:val="clear" w:color="auto" w:fill="FFFFFF"/>
                    </w:rPr>
                  </w:rPrChange>
                </w:rPr>
                <w:t>Ilan Daniele</w:t>
              </w:r>
            </w:ins>
            <w:del w:id="187" w:author="Villaverde, Alfredo" w:date="2022-03-10T13:06:00Z">
              <w:r w:rsidR="00A7133A" w:rsidRPr="000A165C" w:rsidDel="00320F48">
                <w:rPr>
                  <w:rFonts w:ascii="Verdana" w:eastAsia="MS Mincho" w:hAnsi="Verdana" w:cstheme="minorHAnsi"/>
                  <w:color w:val="0070C0"/>
                  <w:lang w:val="en-US"/>
                  <w:rPrChange w:id="188" w:author="Aarti Joshi" w:date="2022-06-22T10:15:00Z">
                    <w:rPr>
                      <w:rFonts w:asciiTheme="minorHAnsi" w:eastAsia="MS Mincho" w:hAnsiTheme="minorHAnsi" w:cstheme="minorHAnsi"/>
                      <w:color w:val="0070C0"/>
                      <w:lang w:val="en-US"/>
                    </w:rPr>
                  </w:rPrChange>
                </w:rPr>
                <w:delText>Gonzalo Abela</w:delText>
              </w:r>
            </w:del>
          </w:p>
        </w:tc>
      </w:tr>
    </w:tbl>
    <w:p w14:paraId="0562CB0E" w14:textId="77777777" w:rsidR="00DA401A" w:rsidRPr="000A165C" w:rsidRDefault="00DA401A" w:rsidP="00DA401A">
      <w:pPr>
        <w:rPr>
          <w:rFonts w:ascii="Verdana" w:hAnsi="Verdana"/>
          <w:rPrChange w:id="189" w:author="Aarti Joshi" w:date="2022-06-22T10:15:00Z">
            <w:rPr/>
          </w:rPrChange>
        </w:rPr>
      </w:pPr>
    </w:p>
    <w:p w14:paraId="546B91C8" w14:textId="77777777" w:rsidR="00DA401A" w:rsidRPr="000A165C" w:rsidRDefault="00DA401A" w:rsidP="00DA401A">
      <w:pPr>
        <w:pStyle w:val="ContentsHeader"/>
        <w:rPr>
          <w:rFonts w:ascii="Verdana" w:hAnsi="Verdana"/>
          <w:rPrChange w:id="190" w:author="Aarti Joshi" w:date="2022-06-22T10:15:00Z">
            <w:rPr/>
          </w:rPrChange>
        </w:rPr>
      </w:pPr>
      <w:r w:rsidRPr="000A165C">
        <w:rPr>
          <w:rFonts w:ascii="Verdana" w:hAnsi="Verdana"/>
          <w:rPrChange w:id="191" w:author="Aarti Joshi" w:date="2022-06-22T10:15:00Z">
            <w:rPr/>
          </w:rPrChange>
        </w:rPr>
        <w:t xml:space="preserve">Document Version History </w:t>
      </w:r>
    </w:p>
    <w:tbl>
      <w:tblPr>
        <w:tblStyle w:val="GridTable4-Accent61"/>
        <w:tblpPr w:leftFromText="187" w:rightFromText="187" w:vertAnchor="text" w:horzAnchor="margin" w:tblpX="-39" w:tblpY="21"/>
        <w:tblW w:w="4516" w:type="pct"/>
        <w:tblLayout w:type="fixed"/>
        <w:tblLook w:val="0620" w:firstRow="1" w:lastRow="0" w:firstColumn="0" w:lastColumn="0" w:noHBand="1" w:noVBand="1"/>
        <w:tblPrChange w:id="192" w:author="Aarti Joshi" w:date="2022-09-06T12:19:00Z">
          <w:tblPr>
            <w:tblStyle w:val="GridTable4-Accent61"/>
            <w:tblpPr w:leftFromText="187" w:rightFromText="187" w:vertAnchor="text" w:horzAnchor="margin" w:tblpX="-39" w:tblpY="21"/>
            <w:tblW w:w="4516" w:type="pct"/>
            <w:tblLayout w:type="fixed"/>
            <w:tblLook w:val="0620" w:firstRow="1" w:lastRow="0" w:firstColumn="0" w:lastColumn="0" w:noHBand="1" w:noVBand="1"/>
          </w:tblPr>
        </w:tblPrChange>
      </w:tblPr>
      <w:tblGrid>
        <w:gridCol w:w="1275"/>
        <w:gridCol w:w="1980"/>
        <w:gridCol w:w="2268"/>
        <w:gridCol w:w="3832"/>
        <w:tblGridChange w:id="193">
          <w:tblGrid>
            <w:gridCol w:w="1275"/>
            <w:gridCol w:w="1"/>
            <w:gridCol w:w="1979"/>
            <w:gridCol w:w="425"/>
            <w:gridCol w:w="1843"/>
            <w:gridCol w:w="3832"/>
          </w:tblGrid>
        </w:tblGridChange>
      </w:tblGrid>
      <w:tr w:rsidR="00FB27EB" w:rsidRPr="000A165C" w14:paraId="43082326" w14:textId="77777777" w:rsidTr="00FB27EB">
        <w:trPr>
          <w:cnfStyle w:val="100000000000" w:firstRow="1" w:lastRow="0" w:firstColumn="0" w:lastColumn="0" w:oddVBand="0" w:evenVBand="0" w:oddHBand="0" w:evenHBand="0" w:firstRowFirstColumn="0" w:firstRowLastColumn="0" w:lastRowFirstColumn="0" w:lastRowLastColumn="0"/>
          <w:trHeight w:val="368"/>
          <w:trPrChange w:id="194" w:author="Aarti Joshi" w:date="2022-09-06T12:19:00Z">
            <w:trPr>
              <w:trHeight w:val="368"/>
            </w:trPr>
          </w:trPrChange>
        </w:trPr>
        <w:tc>
          <w:tcPr>
            <w:tcW w:w="0" w:type="pct"/>
            <w:hideMark/>
            <w:tcPrChange w:id="195" w:author="Aarti Joshi" w:date="2022-09-06T12:19:00Z">
              <w:tcPr>
                <w:tcW w:w="682" w:type="pct"/>
                <w:gridSpan w:val="2"/>
                <w:hideMark/>
              </w:tcPr>
            </w:tcPrChange>
          </w:tcPr>
          <w:p w14:paraId="037A4B8B" w14:textId="77777777" w:rsidR="00892212" w:rsidRPr="000A165C" w:rsidRDefault="00892212" w:rsidP="00FB27EB">
            <w:pPr>
              <w:cnfStyle w:val="100000000000" w:firstRow="1" w:lastRow="0" w:firstColumn="0" w:lastColumn="0" w:oddVBand="0" w:evenVBand="0" w:oddHBand="0" w:evenHBand="0" w:firstRowFirstColumn="0" w:firstRowLastColumn="0" w:lastRowFirstColumn="0" w:lastRowLastColumn="0"/>
              <w:rPr>
                <w:rFonts w:ascii="Verdana" w:hAnsi="Verdana"/>
                <w:rPrChange w:id="196" w:author="Aarti Joshi" w:date="2022-06-22T10:15:00Z">
                  <w:rPr/>
                </w:rPrChange>
              </w:rPr>
            </w:pPr>
            <w:r w:rsidRPr="000A165C">
              <w:rPr>
                <w:rFonts w:ascii="Verdana" w:hAnsi="Verdana"/>
                <w:rPrChange w:id="197" w:author="Aarti Joshi" w:date="2022-06-22T10:15:00Z">
                  <w:rPr/>
                </w:rPrChange>
              </w:rPr>
              <w:t>Rev</w:t>
            </w:r>
          </w:p>
        </w:tc>
        <w:tc>
          <w:tcPr>
            <w:tcW w:w="1058" w:type="pct"/>
            <w:tcPrChange w:id="198" w:author="Aarti Joshi" w:date="2022-09-06T12:19:00Z">
              <w:tcPr>
                <w:tcW w:w="1285" w:type="pct"/>
                <w:gridSpan w:val="2"/>
              </w:tcPr>
            </w:tcPrChange>
          </w:tcPr>
          <w:p w14:paraId="491072FA" w14:textId="77777777" w:rsidR="00892212" w:rsidRPr="000A165C" w:rsidRDefault="00892212" w:rsidP="00FB27EB">
            <w:pPr>
              <w:cnfStyle w:val="100000000000" w:firstRow="1" w:lastRow="0" w:firstColumn="0" w:lastColumn="0" w:oddVBand="0" w:evenVBand="0" w:oddHBand="0" w:evenHBand="0" w:firstRowFirstColumn="0" w:firstRowLastColumn="0" w:lastRowFirstColumn="0" w:lastRowLastColumn="0"/>
              <w:rPr>
                <w:rFonts w:ascii="Verdana" w:hAnsi="Verdana"/>
                <w:rPrChange w:id="199" w:author="Aarti Joshi" w:date="2022-06-22T10:15:00Z">
                  <w:rPr/>
                </w:rPrChange>
              </w:rPr>
            </w:pPr>
            <w:r w:rsidRPr="000A165C">
              <w:rPr>
                <w:rFonts w:ascii="Verdana" w:hAnsi="Verdana"/>
                <w:rPrChange w:id="200" w:author="Aarti Joshi" w:date="2022-06-22T10:15:00Z">
                  <w:rPr/>
                </w:rPrChange>
              </w:rPr>
              <w:t>Date</w:t>
            </w:r>
          </w:p>
        </w:tc>
        <w:tc>
          <w:tcPr>
            <w:tcW w:w="1212" w:type="pct"/>
            <w:hideMark/>
            <w:tcPrChange w:id="201" w:author="Aarti Joshi" w:date="2022-09-06T12:19:00Z">
              <w:tcPr>
                <w:tcW w:w="985" w:type="pct"/>
                <w:hideMark/>
              </w:tcPr>
            </w:tcPrChange>
          </w:tcPr>
          <w:p w14:paraId="3822F2F2" w14:textId="77777777" w:rsidR="00892212" w:rsidRPr="000A165C" w:rsidRDefault="00892212" w:rsidP="00FB27EB">
            <w:pPr>
              <w:cnfStyle w:val="100000000000" w:firstRow="1" w:lastRow="0" w:firstColumn="0" w:lastColumn="0" w:oddVBand="0" w:evenVBand="0" w:oddHBand="0" w:evenHBand="0" w:firstRowFirstColumn="0" w:firstRowLastColumn="0" w:lastRowFirstColumn="0" w:lastRowLastColumn="0"/>
              <w:rPr>
                <w:rFonts w:ascii="Verdana" w:hAnsi="Verdana"/>
                <w:rPrChange w:id="202" w:author="Aarti Joshi" w:date="2022-06-22T10:15:00Z">
                  <w:rPr/>
                </w:rPrChange>
              </w:rPr>
            </w:pPr>
            <w:r w:rsidRPr="000A165C">
              <w:rPr>
                <w:rFonts w:ascii="Verdana" w:hAnsi="Verdana"/>
                <w:rPrChange w:id="203" w:author="Aarti Joshi" w:date="2022-06-22T10:15:00Z">
                  <w:rPr/>
                </w:rPrChange>
              </w:rPr>
              <w:t>Author(s)</w:t>
            </w:r>
          </w:p>
        </w:tc>
        <w:tc>
          <w:tcPr>
            <w:tcW w:w="0" w:type="pct"/>
            <w:hideMark/>
            <w:tcPrChange w:id="204" w:author="Aarti Joshi" w:date="2022-09-06T12:19:00Z">
              <w:tcPr>
                <w:tcW w:w="2048" w:type="pct"/>
                <w:hideMark/>
              </w:tcPr>
            </w:tcPrChange>
          </w:tcPr>
          <w:p w14:paraId="090AC0D6" w14:textId="77777777" w:rsidR="00892212" w:rsidRPr="000A165C" w:rsidRDefault="00892212" w:rsidP="00FB27EB">
            <w:pPr>
              <w:cnfStyle w:val="100000000000" w:firstRow="1" w:lastRow="0" w:firstColumn="0" w:lastColumn="0" w:oddVBand="0" w:evenVBand="0" w:oddHBand="0" w:evenHBand="0" w:firstRowFirstColumn="0" w:firstRowLastColumn="0" w:lastRowFirstColumn="0" w:lastRowLastColumn="0"/>
              <w:rPr>
                <w:rFonts w:ascii="Verdana" w:hAnsi="Verdana"/>
                <w:rPrChange w:id="205" w:author="Aarti Joshi" w:date="2022-06-22T10:15:00Z">
                  <w:rPr/>
                </w:rPrChange>
              </w:rPr>
            </w:pPr>
            <w:r w:rsidRPr="000A165C">
              <w:rPr>
                <w:rFonts w:ascii="Verdana" w:hAnsi="Verdana"/>
                <w:rPrChange w:id="206" w:author="Aarti Joshi" w:date="2022-06-22T10:15:00Z">
                  <w:rPr/>
                </w:rPrChange>
              </w:rPr>
              <w:t>Change Summary</w:t>
            </w:r>
          </w:p>
        </w:tc>
      </w:tr>
      <w:tr w:rsidR="00FB27EB" w:rsidRPr="000A165C" w14:paraId="22BA7A22" w14:textId="77777777" w:rsidTr="00FB27EB">
        <w:tblPrEx>
          <w:tblCellMar>
            <w:left w:w="115" w:type="dxa"/>
            <w:right w:w="115" w:type="dxa"/>
          </w:tblCellMar>
        </w:tblPrEx>
        <w:trPr>
          <w:trHeight w:val="276"/>
        </w:trPr>
        <w:tc>
          <w:tcPr>
            <w:tcW w:w="682" w:type="pct"/>
          </w:tcPr>
          <w:p w14:paraId="6F54A5A7" w14:textId="41697B64" w:rsidR="00892212" w:rsidRPr="00FB27EB" w:rsidRDefault="004753DC" w:rsidP="00FB27EB">
            <w:pPr>
              <w:rPr>
                <w:rFonts w:ascii="Verdana" w:hAnsi="Verdana"/>
                <w:sz w:val="22"/>
                <w:rPrChange w:id="207" w:author="Aarti Joshi" w:date="2022-09-06T12:18:00Z">
                  <w:rPr/>
                </w:rPrChange>
              </w:rPr>
            </w:pPr>
            <w:r w:rsidRPr="00FB27EB">
              <w:rPr>
                <w:rFonts w:ascii="Verdana" w:hAnsi="Verdana"/>
                <w:rPrChange w:id="208" w:author="Aarti Joshi" w:date="2022-09-06T12:18:00Z">
                  <w:rPr/>
                </w:rPrChange>
              </w:rPr>
              <w:t>1.0</w:t>
            </w:r>
          </w:p>
        </w:tc>
        <w:tc>
          <w:tcPr>
            <w:tcW w:w="1058" w:type="pct"/>
          </w:tcPr>
          <w:p w14:paraId="34CE0A41" w14:textId="141B7D1D" w:rsidR="00892212" w:rsidRPr="00FB27EB" w:rsidRDefault="00A7133A">
            <w:pPr>
              <w:tabs>
                <w:tab w:val="left" w:pos="840"/>
              </w:tabs>
              <w:rPr>
                <w:rFonts w:ascii="Verdana" w:hAnsi="Verdana"/>
                <w:sz w:val="22"/>
                <w:rPrChange w:id="209" w:author="Aarti Joshi" w:date="2022-09-06T12:18:00Z">
                  <w:rPr/>
                </w:rPrChange>
              </w:rPr>
              <w:pPrChange w:id="210" w:author="Aarti Joshi" w:date="2022-06-22T10:10:00Z">
                <w:pPr>
                  <w:framePr w:hSpace="187" w:wrap="around" w:vAnchor="text" w:hAnchor="margin" w:x="108" w:y="21"/>
                </w:pPr>
              </w:pPrChange>
            </w:pPr>
            <w:del w:id="211" w:author="Villaverde, Alfredo" w:date="2022-03-10T13:07:00Z">
              <w:r w:rsidRPr="00FB27EB" w:rsidDel="00320F48">
                <w:rPr>
                  <w:rFonts w:ascii="Verdana" w:hAnsi="Verdana"/>
                  <w:rPrChange w:id="212" w:author="Aarti Joshi" w:date="2022-09-06T12:18:00Z">
                    <w:rPr/>
                  </w:rPrChange>
                </w:rPr>
                <w:delText>10</w:delText>
              </w:r>
            </w:del>
            <w:ins w:id="213" w:author="Villaverde, Alfredo" w:date="2022-03-10T13:08:00Z">
              <w:del w:id="214" w:author="Aarti Joshi" w:date="2022-06-22T10:09:00Z">
                <w:r w:rsidR="00320F48" w:rsidRPr="00FB27EB" w:rsidDel="00515A42">
                  <w:rPr>
                    <w:rFonts w:ascii="Verdana" w:hAnsi="Verdana"/>
                    <w:rPrChange w:id="215" w:author="Aarti Joshi" w:date="2022-09-06T12:18:00Z">
                      <w:rPr/>
                    </w:rPrChange>
                  </w:rPr>
                  <w:delText>MM</w:delText>
                </w:r>
              </w:del>
            </w:ins>
            <w:del w:id="216" w:author="Aarti Joshi" w:date="2022-06-22T10:09:00Z">
              <w:r w:rsidRPr="00FB27EB" w:rsidDel="00515A42">
                <w:rPr>
                  <w:rFonts w:ascii="Verdana" w:hAnsi="Verdana"/>
                  <w:rPrChange w:id="217" w:author="Aarti Joshi" w:date="2022-09-06T12:18:00Z">
                    <w:rPr/>
                  </w:rPrChange>
                </w:rPr>
                <w:delText>/</w:delText>
              </w:r>
            </w:del>
            <w:ins w:id="218" w:author="Villaverde, Alfredo" w:date="2022-03-10T13:08:00Z">
              <w:del w:id="219" w:author="Aarti Joshi" w:date="2022-06-22T10:09:00Z">
                <w:r w:rsidR="00320F48" w:rsidRPr="00FB27EB" w:rsidDel="00515A42">
                  <w:rPr>
                    <w:rFonts w:ascii="Verdana" w:hAnsi="Verdana"/>
                    <w:rPrChange w:id="220" w:author="Aarti Joshi" w:date="2022-09-06T12:18:00Z">
                      <w:rPr/>
                    </w:rPrChange>
                  </w:rPr>
                  <w:delText>DD</w:delText>
                </w:r>
              </w:del>
            </w:ins>
            <w:del w:id="221" w:author="Aarti Joshi" w:date="2022-06-22T10:09:00Z">
              <w:r w:rsidRPr="00FB27EB" w:rsidDel="00515A42">
                <w:rPr>
                  <w:rFonts w:ascii="Verdana" w:hAnsi="Verdana"/>
                  <w:rPrChange w:id="222" w:author="Aarti Joshi" w:date="2022-09-06T12:18:00Z">
                    <w:rPr/>
                  </w:rPrChange>
                </w:rPr>
                <w:delText>13/</w:delText>
              </w:r>
            </w:del>
            <w:ins w:id="223" w:author="Villaverde, Alfredo" w:date="2022-03-10T13:08:00Z">
              <w:del w:id="224" w:author="Aarti Joshi" w:date="2022-06-22T10:09:00Z">
                <w:r w:rsidR="00320F48" w:rsidRPr="00FB27EB" w:rsidDel="00515A42">
                  <w:rPr>
                    <w:rFonts w:ascii="Verdana" w:hAnsi="Verdana"/>
                    <w:rPrChange w:id="225" w:author="Aarti Joshi" w:date="2022-09-06T12:18:00Z">
                      <w:rPr/>
                    </w:rPrChange>
                  </w:rPr>
                  <w:delText>YYYY</w:delText>
                </w:r>
              </w:del>
            </w:ins>
            <w:ins w:id="226" w:author="Aarti Joshi" w:date="2022-10-12T16:39:00Z">
              <w:r w:rsidR="00627DDE">
                <w:rPr>
                  <w:rFonts w:ascii="Verdana" w:hAnsi="Verdana"/>
                </w:rPr>
                <w:t>10</w:t>
              </w:r>
            </w:ins>
            <w:ins w:id="227" w:author="Aarti Joshi" w:date="2022-06-22T10:09:00Z">
              <w:r w:rsidR="00515A42" w:rsidRPr="00FB27EB">
                <w:rPr>
                  <w:rFonts w:ascii="Verdana" w:hAnsi="Verdana"/>
                  <w:rPrChange w:id="228" w:author="Aarti Joshi" w:date="2022-09-06T12:18:00Z">
                    <w:rPr/>
                  </w:rPrChange>
                </w:rPr>
                <w:t>/</w:t>
              </w:r>
            </w:ins>
            <w:del w:id="229" w:author="Villaverde, Alfredo" w:date="2022-03-10T13:07:00Z">
              <w:r w:rsidRPr="00FB27EB" w:rsidDel="00320F48">
                <w:rPr>
                  <w:rFonts w:ascii="Verdana" w:hAnsi="Verdana"/>
                  <w:rPrChange w:id="230" w:author="Aarti Joshi" w:date="2022-09-06T12:18:00Z">
                    <w:rPr/>
                  </w:rPrChange>
                </w:rPr>
                <w:delText>2021</w:delText>
              </w:r>
            </w:del>
            <w:ins w:id="231" w:author="Aarti Joshi" w:date="2022-10-12T16:39:00Z">
              <w:r w:rsidR="00627DDE">
                <w:rPr>
                  <w:rFonts w:ascii="Verdana" w:hAnsi="Verdana"/>
                </w:rPr>
                <w:t>0</w:t>
              </w:r>
              <w:r w:rsidR="00A71307">
                <w:rPr>
                  <w:rFonts w:ascii="Verdana" w:hAnsi="Verdana"/>
                </w:rPr>
                <w:t>6</w:t>
              </w:r>
            </w:ins>
            <w:ins w:id="232" w:author="Aarti Joshi" w:date="2022-06-22T10:10:00Z">
              <w:r w:rsidR="00515A42" w:rsidRPr="00FB27EB">
                <w:rPr>
                  <w:rFonts w:ascii="Verdana" w:hAnsi="Verdana"/>
                  <w:rPrChange w:id="233" w:author="Aarti Joshi" w:date="2022-09-06T12:18:00Z">
                    <w:rPr/>
                  </w:rPrChange>
                </w:rPr>
                <w:t>/2022</w:t>
              </w:r>
            </w:ins>
          </w:p>
        </w:tc>
        <w:tc>
          <w:tcPr>
            <w:tcW w:w="1212" w:type="pct"/>
          </w:tcPr>
          <w:p w14:paraId="62EBF3C5" w14:textId="5E4CA49F" w:rsidR="00892212" w:rsidRPr="00FB27EB" w:rsidRDefault="00436805" w:rsidP="00FB27EB">
            <w:pPr>
              <w:rPr>
                <w:rFonts w:ascii="Verdana" w:hAnsi="Verdana"/>
                <w:sz w:val="22"/>
                <w:rPrChange w:id="234" w:author="Aarti Joshi" w:date="2022-09-06T12:18:00Z">
                  <w:rPr/>
                </w:rPrChange>
              </w:rPr>
            </w:pPr>
            <w:del w:id="235" w:author="Villaverde, Alfredo" w:date="2022-03-10T13:07:00Z">
              <w:r w:rsidRPr="00FB27EB" w:rsidDel="00320F48">
                <w:rPr>
                  <w:rFonts w:ascii="Verdana" w:hAnsi="Verdana"/>
                  <w:rPrChange w:id="236" w:author="Aarti Joshi" w:date="2022-09-06T12:18:00Z">
                    <w:rPr/>
                  </w:rPrChange>
                </w:rPr>
                <w:delText>Yvonne Bertorelli</w:delText>
              </w:r>
            </w:del>
            <w:ins w:id="237" w:author="Aarti Joshi" w:date="2022-06-22T10:10:00Z">
              <w:r w:rsidR="00515A42" w:rsidRPr="00FB27EB">
                <w:rPr>
                  <w:rFonts w:ascii="Verdana" w:hAnsi="Verdana"/>
                  <w:rPrChange w:id="238" w:author="Aarti Joshi" w:date="2022-09-06T12:18:00Z">
                    <w:rPr/>
                  </w:rPrChange>
                </w:rPr>
                <w:t>Aarti Joshi</w:t>
              </w:r>
            </w:ins>
          </w:p>
        </w:tc>
        <w:tc>
          <w:tcPr>
            <w:tcW w:w="2048" w:type="pct"/>
          </w:tcPr>
          <w:p w14:paraId="5E59AEDE" w14:textId="1FD5E7F2" w:rsidR="00892212" w:rsidRPr="00FB27EB" w:rsidRDefault="00436805" w:rsidP="00FB27EB">
            <w:pPr>
              <w:rPr>
                <w:rFonts w:ascii="Verdana" w:hAnsi="Verdana"/>
                <w:sz w:val="22"/>
                <w:rPrChange w:id="239" w:author="Aarti Joshi" w:date="2022-09-06T12:18:00Z">
                  <w:rPr/>
                </w:rPrChange>
              </w:rPr>
            </w:pPr>
            <w:r w:rsidRPr="00FB27EB">
              <w:rPr>
                <w:rFonts w:ascii="Verdana" w:hAnsi="Verdana"/>
                <w:rPrChange w:id="240" w:author="Aarti Joshi" w:date="2022-09-06T12:18:00Z">
                  <w:rPr/>
                </w:rPrChange>
              </w:rPr>
              <w:t>Initial Draft</w:t>
            </w:r>
          </w:p>
        </w:tc>
      </w:tr>
      <w:tr w:rsidR="00FB27EB" w:rsidRPr="000A165C" w:rsidDel="00320F48" w14:paraId="2C51D4E7" w14:textId="2DF8D1B3" w:rsidTr="00FB27EB">
        <w:tblPrEx>
          <w:tblCellMar>
            <w:left w:w="115" w:type="dxa"/>
            <w:right w:w="115" w:type="dxa"/>
          </w:tblCellMar>
          <w:tblPrExChange w:id="241" w:author="Aarti Joshi" w:date="2022-09-06T12:19:00Z">
            <w:tblPrEx>
              <w:tblCellMar>
                <w:left w:w="115" w:type="dxa"/>
                <w:right w:w="115" w:type="dxa"/>
              </w:tblCellMar>
            </w:tblPrEx>
          </w:tblPrExChange>
        </w:tblPrEx>
        <w:trPr>
          <w:trHeight w:val="276"/>
          <w:del w:id="242" w:author="Villaverde, Alfredo" w:date="2022-03-10T13:08:00Z"/>
          <w:trPrChange w:id="243" w:author="Aarti Joshi" w:date="2022-09-06T12:19:00Z">
            <w:trPr>
              <w:trHeight w:val="276"/>
            </w:trPr>
          </w:trPrChange>
        </w:trPr>
        <w:tc>
          <w:tcPr>
            <w:tcW w:w="0" w:type="pct"/>
            <w:tcPrChange w:id="244" w:author="Aarti Joshi" w:date="2022-09-06T12:19:00Z">
              <w:tcPr>
                <w:tcW w:w="682" w:type="pct"/>
                <w:gridSpan w:val="2"/>
              </w:tcPr>
            </w:tcPrChange>
          </w:tcPr>
          <w:p w14:paraId="4B3AA50C" w14:textId="6AF16CF1" w:rsidR="00892212" w:rsidRPr="000A165C" w:rsidDel="00320F48" w:rsidRDefault="0009426A" w:rsidP="00FB27EB">
            <w:pPr>
              <w:rPr>
                <w:del w:id="245" w:author="Villaverde, Alfredo" w:date="2022-03-10T13:08:00Z"/>
                <w:rFonts w:ascii="Verdana" w:hAnsi="Verdana"/>
                <w:sz w:val="22"/>
                <w:rPrChange w:id="246" w:author="Aarti Joshi" w:date="2022-06-22T10:15:00Z">
                  <w:rPr>
                    <w:del w:id="247" w:author="Villaverde, Alfredo" w:date="2022-03-10T13:08:00Z"/>
                  </w:rPr>
                </w:rPrChange>
              </w:rPr>
            </w:pPr>
            <w:ins w:id="248" w:author="Bertorelli, Yvonne A" w:date="2021-11-02T13:15:00Z">
              <w:del w:id="249" w:author="Villaverde, Alfredo" w:date="2022-03-10T13:08:00Z">
                <w:r w:rsidRPr="000A165C" w:rsidDel="00320F48">
                  <w:rPr>
                    <w:rFonts w:ascii="Verdana" w:hAnsi="Verdana"/>
                    <w:rPrChange w:id="250" w:author="Aarti Joshi" w:date="2022-06-22T10:15:00Z">
                      <w:rPr/>
                    </w:rPrChange>
                  </w:rPr>
                  <w:delText>2.0</w:delText>
                </w:r>
              </w:del>
            </w:ins>
          </w:p>
        </w:tc>
        <w:tc>
          <w:tcPr>
            <w:tcW w:w="1058" w:type="pct"/>
            <w:tcPrChange w:id="251" w:author="Aarti Joshi" w:date="2022-09-06T12:19:00Z">
              <w:tcPr>
                <w:tcW w:w="1285" w:type="pct"/>
                <w:gridSpan w:val="2"/>
              </w:tcPr>
            </w:tcPrChange>
          </w:tcPr>
          <w:p w14:paraId="6D98A12B" w14:textId="0E73B49F" w:rsidR="00892212" w:rsidRPr="000A165C" w:rsidDel="00320F48" w:rsidRDefault="0009426A" w:rsidP="00FB27EB">
            <w:pPr>
              <w:rPr>
                <w:del w:id="252" w:author="Villaverde, Alfredo" w:date="2022-03-10T13:08:00Z"/>
                <w:rFonts w:ascii="Verdana" w:hAnsi="Verdana"/>
                <w:sz w:val="22"/>
                <w:rPrChange w:id="253" w:author="Aarti Joshi" w:date="2022-06-22T10:15:00Z">
                  <w:rPr>
                    <w:del w:id="254" w:author="Villaverde, Alfredo" w:date="2022-03-10T13:08:00Z"/>
                  </w:rPr>
                </w:rPrChange>
              </w:rPr>
            </w:pPr>
            <w:ins w:id="255" w:author="Bertorelli, Yvonne A" w:date="2021-11-02T13:15:00Z">
              <w:del w:id="256" w:author="Villaverde, Alfredo" w:date="2022-03-10T13:08:00Z">
                <w:r w:rsidRPr="000A165C" w:rsidDel="00320F48">
                  <w:rPr>
                    <w:rFonts w:ascii="Verdana" w:hAnsi="Verdana"/>
                    <w:rPrChange w:id="257" w:author="Aarti Joshi" w:date="2022-06-22T10:15:00Z">
                      <w:rPr/>
                    </w:rPrChange>
                  </w:rPr>
                  <w:delText>11/2/2021</w:delText>
                </w:r>
              </w:del>
            </w:ins>
          </w:p>
        </w:tc>
        <w:tc>
          <w:tcPr>
            <w:tcW w:w="1212" w:type="pct"/>
            <w:tcPrChange w:id="258" w:author="Aarti Joshi" w:date="2022-09-06T12:19:00Z">
              <w:tcPr>
                <w:tcW w:w="985" w:type="pct"/>
              </w:tcPr>
            </w:tcPrChange>
          </w:tcPr>
          <w:p w14:paraId="2946DB82" w14:textId="72AE8583" w:rsidR="00892212" w:rsidRPr="000A165C" w:rsidDel="00320F48" w:rsidRDefault="0009426A" w:rsidP="00FB27EB">
            <w:pPr>
              <w:rPr>
                <w:del w:id="259" w:author="Villaverde, Alfredo" w:date="2022-03-10T13:08:00Z"/>
                <w:rFonts w:ascii="Verdana" w:hAnsi="Verdana"/>
                <w:sz w:val="22"/>
                <w:rPrChange w:id="260" w:author="Aarti Joshi" w:date="2022-06-22T10:15:00Z">
                  <w:rPr>
                    <w:del w:id="261" w:author="Villaverde, Alfredo" w:date="2022-03-10T13:08:00Z"/>
                  </w:rPr>
                </w:rPrChange>
              </w:rPr>
            </w:pPr>
            <w:ins w:id="262" w:author="Bertorelli, Yvonne A" w:date="2021-11-02T13:15:00Z">
              <w:del w:id="263" w:author="Villaverde, Alfredo" w:date="2022-03-10T13:08:00Z">
                <w:r w:rsidRPr="000A165C" w:rsidDel="00320F48">
                  <w:rPr>
                    <w:rFonts w:ascii="Verdana" w:hAnsi="Verdana"/>
                    <w:rPrChange w:id="264" w:author="Aarti Joshi" w:date="2022-06-22T10:15:00Z">
                      <w:rPr/>
                    </w:rPrChange>
                  </w:rPr>
                  <w:delText xml:space="preserve">Yvonne Bertorelli </w:delText>
                </w:r>
              </w:del>
            </w:ins>
          </w:p>
        </w:tc>
        <w:tc>
          <w:tcPr>
            <w:tcW w:w="0" w:type="pct"/>
            <w:tcPrChange w:id="265" w:author="Aarti Joshi" w:date="2022-09-06T12:19:00Z">
              <w:tcPr>
                <w:tcW w:w="2048" w:type="pct"/>
              </w:tcPr>
            </w:tcPrChange>
          </w:tcPr>
          <w:p w14:paraId="3D07D42D" w14:textId="13F15FE7" w:rsidR="00892212" w:rsidRPr="000A165C" w:rsidDel="00320F48" w:rsidRDefault="0009426A" w:rsidP="00FB27EB">
            <w:pPr>
              <w:rPr>
                <w:del w:id="266" w:author="Villaverde, Alfredo" w:date="2022-03-10T13:08:00Z"/>
                <w:rFonts w:ascii="Verdana" w:hAnsi="Verdana"/>
                <w:sz w:val="22"/>
                <w:rPrChange w:id="267" w:author="Aarti Joshi" w:date="2022-06-22T10:15:00Z">
                  <w:rPr>
                    <w:del w:id="268" w:author="Villaverde, Alfredo" w:date="2022-03-10T13:08:00Z"/>
                  </w:rPr>
                </w:rPrChange>
              </w:rPr>
            </w:pPr>
            <w:ins w:id="269" w:author="Bertorelli, Yvonne A" w:date="2021-11-02T13:15:00Z">
              <w:del w:id="270" w:author="Villaverde, Alfredo" w:date="2022-03-10T13:08:00Z">
                <w:r w:rsidRPr="000A165C" w:rsidDel="00320F48">
                  <w:rPr>
                    <w:rFonts w:ascii="Verdana" w:hAnsi="Verdana"/>
                    <w:rPrChange w:id="271" w:author="Aarti Joshi" w:date="2022-06-22T10:15:00Z">
                      <w:rPr/>
                    </w:rPrChange>
                  </w:rPr>
                  <w:delText>Updates based on customer f</w:delText>
                </w:r>
              </w:del>
            </w:ins>
            <w:ins w:id="272" w:author="Bertorelli, Yvonne A" w:date="2021-11-02T13:16:00Z">
              <w:del w:id="273" w:author="Villaverde, Alfredo" w:date="2022-03-10T13:08:00Z">
                <w:r w:rsidRPr="000A165C" w:rsidDel="00320F48">
                  <w:rPr>
                    <w:rFonts w:ascii="Verdana" w:hAnsi="Verdana"/>
                    <w:rPrChange w:id="274" w:author="Aarti Joshi" w:date="2022-06-22T10:15:00Z">
                      <w:rPr/>
                    </w:rPrChange>
                  </w:rPr>
                  <w:delText>eedback</w:delText>
                </w:r>
              </w:del>
            </w:ins>
          </w:p>
        </w:tc>
      </w:tr>
      <w:tr w:rsidR="00FB27EB" w:rsidRPr="000A165C" w:rsidDel="00320F48" w14:paraId="5997CC1D" w14:textId="040CA66F" w:rsidTr="00FB27EB">
        <w:tblPrEx>
          <w:tblCellMar>
            <w:left w:w="115" w:type="dxa"/>
            <w:right w:w="115" w:type="dxa"/>
          </w:tblCellMar>
          <w:tblPrExChange w:id="275" w:author="Aarti Joshi" w:date="2022-09-06T12:19:00Z">
            <w:tblPrEx>
              <w:tblCellMar>
                <w:left w:w="115" w:type="dxa"/>
                <w:right w:w="115" w:type="dxa"/>
              </w:tblCellMar>
            </w:tblPrEx>
          </w:tblPrExChange>
        </w:tblPrEx>
        <w:trPr>
          <w:trHeight w:val="276"/>
          <w:del w:id="276" w:author="Villaverde, Alfredo" w:date="2022-03-10T13:08:00Z"/>
          <w:trPrChange w:id="277" w:author="Aarti Joshi" w:date="2022-09-06T12:19:00Z">
            <w:trPr>
              <w:trHeight w:val="276"/>
            </w:trPr>
          </w:trPrChange>
        </w:trPr>
        <w:tc>
          <w:tcPr>
            <w:tcW w:w="0" w:type="pct"/>
            <w:tcPrChange w:id="278" w:author="Aarti Joshi" w:date="2022-09-06T12:19:00Z">
              <w:tcPr>
                <w:tcW w:w="682" w:type="pct"/>
                <w:gridSpan w:val="2"/>
              </w:tcPr>
            </w:tcPrChange>
          </w:tcPr>
          <w:p w14:paraId="110FFD37" w14:textId="1175FD1D" w:rsidR="00892212" w:rsidRPr="000A165C" w:rsidDel="00320F48" w:rsidRDefault="009801DA" w:rsidP="00FB27EB">
            <w:pPr>
              <w:rPr>
                <w:del w:id="279" w:author="Villaverde, Alfredo" w:date="2022-03-10T13:08:00Z"/>
                <w:rFonts w:ascii="Verdana" w:hAnsi="Verdana"/>
                <w:sz w:val="22"/>
                <w:rPrChange w:id="280" w:author="Aarti Joshi" w:date="2022-06-22T10:15:00Z">
                  <w:rPr>
                    <w:del w:id="281" w:author="Villaverde, Alfredo" w:date="2022-03-10T13:08:00Z"/>
                  </w:rPr>
                </w:rPrChange>
              </w:rPr>
            </w:pPr>
            <w:ins w:id="282" w:author="Bertorelli, Yvonne A" w:date="2021-11-03T16:30:00Z">
              <w:del w:id="283" w:author="Villaverde, Alfredo" w:date="2022-03-10T13:08:00Z">
                <w:r w:rsidRPr="000A165C" w:rsidDel="00320F48">
                  <w:rPr>
                    <w:rFonts w:ascii="Verdana" w:hAnsi="Verdana"/>
                    <w:rPrChange w:id="284" w:author="Aarti Joshi" w:date="2022-06-22T10:15:00Z">
                      <w:rPr/>
                    </w:rPrChange>
                  </w:rPr>
                  <w:delText>2.1</w:delText>
                </w:r>
              </w:del>
            </w:ins>
          </w:p>
        </w:tc>
        <w:tc>
          <w:tcPr>
            <w:tcW w:w="1058" w:type="pct"/>
            <w:tcPrChange w:id="285" w:author="Aarti Joshi" w:date="2022-09-06T12:19:00Z">
              <w:tcPr>
                <w:tcW w:w="1285" w:type="pct"/>
                <w:gridSpan w:val="2"/>
              </w:tcPr>
            </w:tcPrChange>
          </w:tcPr>
          <w:p w14:paraId="6B699379" w14:textId="0E700EE0" w:rsidR="00892212" w:rsidRPr="000A165C" w:rsidDel="00320F48" w:rsidRDefault="009801DA" w:rsidP="00FB27EB">
            <w:pPr>
              <w:rPr>
                <w:del w:id="286" w:author="Villaverde, Alfredo" w:date="2022-03-10T13:08:00Z"/>
                <w:rFonts w:ascii="Verdana" w:hAnsi="Verdana"/>
                <w:sz w:val="22"/>
                <w:rPrChange w:id="287" w:author="Aarti Joshi" w:date="2022-06-22T10:15:00Z">
                  <w:rPr>
                    <w:del w:id="288" w:author="Villaverde, Alfredo" w:date="2022-03-10T13:08:00Z"/>
                  </w:rPr>
                </w:rPrChange>
              </w:rPr>
            </w:pPr>
            <w:ins w:id="289" w:author="Bertorelli, Yvonne A" w:date="2021-11-03T16:30:00Z">
              <w:del w:id="290" w:author="Villaverde, Alfredo" w:date="2022-03-10T13:08:00Z">
                <w:r w:rsidRPr="000A165C" w:rsidDel="00320F48">
                  <w:rPr>
                    <w:rFonts w:ascii="Verdana" w:hAnsi="Verdana"/>
                    <w:rPrChange w:id="291" w:author="Aarti Joshi" w:date="2022-06-22T10:15:00Z">
                      <w:rPr/>
                    </w:rPrChange>
                  </w:rPr>
                  <w:delText>11/3/2021</w:delText>
                </w:r>
              </w:del>
            </w:ins>
          </w:p>
        </w:tc>
        <w:tc>
          <w:tcPr>
            <w:tcW w:w="1212" w:type="pct"/>
            <w:tcPrChange w:id="292" w:author="Aarti Joshi" w:date="2022-09-06T12:19:00Z">
              <w:tcPr>
                <w:tcW w:w="985" w:type="pct"/>
              </w:tcPr>
            </w:tcPrChange>
          </w:tcPr>
          <w:p w14:paraId="3FE9F23F" w14:textId="5B42B06B" w:rsidR="00892212" w:rsidRPr="000A165C" w:rsidDel="00320F48" w:rsidRDefault="009801DA" w:rsidP="00FB27EB">
            <w:pPr>
              <w:rPr>
                <w:del w:id="293" w:author="Villaverde, Alfredo" w:date="2022-03-10T13:08:00Z"/>
                <w:rFonts w:ascii="Verdana" w:hAnsi="Verdana"/>
                <w:sz w:val="22"/>
                <w:rPrChange w:id="294" w:author="Aarti Joshi" w:date="2022-06-22T10:15:00Z">
                  <w:rPr>
                    <w:del w:id="295" w:author="Villaverde, Alfredo" w:date="2022-03-10T13:08:00Z"/>
                  </w:rPr>
                </w:rPrChange>
              </w:rPr>
            </w:pPr>
            <w:ins w:id="296" w:author="Bertorelli, Yvonne A" w:date="2021-11-03T16:30:00Z">
              <w:del w:id="297" w:author="Villaverde, Alfredo" w:date="2022-03-10T13:08:00Z">
                <w:r w:rsidRPr="000A165C" w:rsidDel="00320F48">
                  <w:rPr>
                    <w:rFonts w:ascii="Verdana" w:hAnsi="Verdana"/>
                    <w:rPrChange w:id="298" w:author="Aarti Joshi" w:date="2022-06-22T10:15:00Z">
                      <w:rPr/>
                    </w:rPrChange>
                  </w:rPr>
                  <w:delText>Yvonne Bertorelli</w:delText>
                </w:r>
              </w:del>
            </w:ins>
          </w:p>
        </w:tc>
        <w:tc>
          <w:tcPr>
            <w:tcW w:w="0" w:type="pct"/>
            <w:tcPrChange w:id="299" w:author="Aarti Joshi" w:date="2022-09-06T12:19:00Z">
              <w:tcPr>
                <w:tcW w:w="2048" w:type="pct"/>
              </w:tcPr>
            </w:tcPrChange>
          </w:tcPr>
          <w:p w14:paraId="1F72F646" w14:textId="2015EC08" w:rsidR="00892212" w:rsidRPr="000A165C" w:rsidDel="00320F48" w:rsidRDefault="009801DA" w:rsidP="00FB27EB">
            <w:pPr>
              <w:rPr>
                <w:del w:id="300" w:author="Villaverde, Alfredo" w:date="2022-03-10T13:08:00Z"/>
                <w:rFonts w:ascii="Verdana" w:hAnsi="Verdana"/>
                <w:sz w:val="22"/>
                <w:rPrChange w:id="301" w:author="Aarti Joshi" w:date="2022-06-22T10:15:00Z">
                  <w:rPr>
                    <w:del w:id="302" w:author="Villaverde, Alfredo" w:date="2022-03-10T13:08:00Z"/>
                  </w:rPr>
                </w:rPrChange>
              </w:rPr>
            </w:pPr>
            <w:ins w:id="303" w:author="Bertorelli, Yvonne A" w:date="2021-11-03T16:30:00Z">
              <w:del w:id="304" w:author="Villaverde, Alfredo" w:date="2022-03-10T13:08:00Z">
                <w:r w:rsidRPr="000A165C" w:rsidDel="00320F48">
                  <w:rPr>
                    <w:rFonts w:ascii="Verdana" w:hAnsi="Verdana"/>
                    <w:rPrChange w:id="305" w:author="Aarti Joshi" w:date="2022-06-22T10:15:00Z">
                      <w:rPr/>
                    </w:rPrChange>
                  </w:rPr>
                  <w:delText>Updates based on customer feedback</w:delText>
                </w:r>
              </w:del>
            </w:ins>
          </w:p>
        </w:tc>
      </w:tr>
    </w:tbl>
    <w:p w14:paraId="463F29E8" w14:textId="77777777" w:rsidR="00DA401A" w:rsidRPr="000A165C" w:rsidRDefault="00DA401A">
      <w:pPr>
        <w:rPr>
          <w:rStyle w:val="SubtleEmphasis"/>
          <w:rFonts w:ascii="Verdana" w:hAnsi="Verdana"/>
          <w:rPrChange w:id="306" w:author="Aarti Joshi" w:date="2022-06-22T10:15:00Z">
            <w:rPr>
              <w:rStyle w:val="SubtleEmphasis"/>
            </w:rPr>
          </w:rPrChange>
        </w:rPr>
      </w:pPr>
      <w:r w:rsidRPr="000A165C">
        <w:rPr>
          <w:rStyle w:val="SubtleEmphasis"/>
          <w:rFonts w:ascii="Verdana" w:hAnsi="Verdana"/>
          <w:rPrChange w:id="307" w:author="Aarti Joshi" w:date="2022-06-22T10:15:00Z">
            <w:rPr>
              <w:rStyle w:val="SubtleEmphasis"/>
            </w:rPr>
          </w:rPrChange>
        </w:rPr>
        <w:br w:type="page"/>
      </w:r>
    </w:p>
    <w:p w14:paraId="3B7B4B86" w14:textId="0D34F62B" w:rsidR="00466210" w:rsidRPr="000A165C" w:rsidRDefault="00466210">
      <w:pPr>
        <w:rPr>
          <w:ins w:id="308" w:author="Villaverde, Alfredo" w:date="2022-03-10T14:34:00Z"/>
          <w:rFonts w:ascii="Verdana" w:hAnsi="Verdana" w:cs="Arial"/>
          <w:color w:val="0069AA"/>
          <w:szCs w:val="20"/>
          <w:rPrChange w:id="309" w:author="Aarti Joshi" w:date="2022-06-22T10:15:00Z">
            <w:rPr>
              <w:ins w:id="310" w:author="Villaverde, Alfredo" w:date="2022-03-10T14:34:00Z"/>
              <w:rFonts w:cs="Arial"/>
              <w:color w:val="0069AA"/>
              <w:szCs w:val="20"/>
            </w:rPr>
          </w:rPrChange>
        </w:rPr>
        <w:pPrChange w:id="311" w:author="Sebastian Gonzalez" w:date="2022-05-18T12:18:00Z">
          <w:pPr>
            <w:spacing w:before="120"/>
          </w:pPr>
        </w:pPrChange>
      </w:pPr>
    </w:p>
    <w:customXmlInsRangeStart w:id="312" w:author="Sebastian Gonzalez" w:date="2022-05-18T12:17:00Z"/>
    <w:sdt>
      <w:sdtPr>
        <w:rPr>
          <w:rFonts w:ascii="Verdana" w:hAnsi="Verdana"/>
        </w:rPr>
        <w:id w:val="1361311260"/>
        <w:docPartObj>
          <w:docPartGallery w:val="Table of Contents"/>
          <w:docPartUnique/>
        </w:docPartObj>
      </w:sdtPr>
      <w:sdtEndPr>
        <w:rPr>
          <w:noProof/>
        </w:rPr>
      </w:sdtEndPr>
      <w:sdtContent>
        <w:customXmlInsRangeEnd w:id="312"/>
        <w:p w14:paraId="21CB4AA0" w14:textId="348D375D" w:rsidR="00BE18E6" w:rsidRPr="000A165C" w:rsidRDefault="00BE18E6">
          <w:pPr>
            <w:pStyle w:val="TOC1"/>
            <w:rPr>
              <w:ins w:id="313" w:author="Sebastian Gonzalez" w:date="2022-05-18T12:17:00Z"/>
              <w:rFonts w:ascii="Verdana" w:hAnsi="Verdana"/>
              <w:rPrChange w:id="314" w:author="Aarti Joshi" w:date="2022-06-22T10:15:00Z">
                <w:rPr>
                  <w:ins w:id="315" w:author="Sebastian Gonzalez" w:date="2022-05-18T12:17:00Z"/>
                </w:rPr>
              </w:rPrChange>
            </w:rPr>
            <w:pPrChange w:id="316" w:author="Sebastian Gonzalez" w:date="2022-05-18T12:22:00Z">
              <w:pPr>
                <w:pStyle w:val="TOCHeading"/>
              </w:pPr>
            </w:pPrChange>
          </w:pPr>
          <w:ins w:id="317" w:author="Sebastian Gonzalez" w:date="2022-05-18T12:17:00Z">
            <w:r w:rsidRPr="000A165C">
              <w:rPr>
                <w:rFonts w:ascii="Verdana" w:hAnsi="Verdana"/>
                <w:rPrChange w:id="318" w:author="Aarti Joshi" w:date="2022-06-22T10:15:00Z">
                  <w:rPr/>
                </w:rPrChange>
              </w:rPr>
              <w:t>Table of Contents</w:t>
            </w:r>
          </w:ins>
        </w:p>
        <w:p w14:paraId="5FD99269" w14:textId="498B164A" w:rsidR="007D7B03" w:rsidRPr="000A165C" w:rsidRDefault="00BE18E6">
          <w:pPr>
            <w:pStyle w:val="TOC1"/>
            <w:tabs>
              <w:tab w:val="left" w:pos="440"/>
              <w:tab w:val="right" w:leader="dot" w:pos="10358"/>
            </w:tabs>
            <w:rPr>
              <w:ins w:id="319" w:author="Sebastian Gonzalez" w:date="2022-05-18T12:27:00Z"/>
              <w:rFonts w:ascii="Verdana" w:eastAsiaTheme="minorEastAsia" w:hAnsi="Verdana" w:cstheme="minorBidi"/>
              <w:b w:val="0"/>
              <w:bCs w:val="0"/>
              <w:i w:val="0"/>
              <w:iCs w:val="0"/>
              <w:noProof/>
              <w:rPrChange w:id="320" w:author="Aarti Joshi" w:date="2022-06-22T10:15:00Z">
                <w:rPr>
                  <w:ins w:id="321" w:author="Sebastian Gonzalez" w:date="2022-05-18T12:27:00Z"/>
                  <w:rFonts w:eastAsiaTheme="minorEastAsia" w:cstheme="minorBidi"/>
                  <w:b w:val="0"/>
                  <w:bCs w:val="0"/>
                  <w:i w:val="0"/>
                  <w:iCs w:val="0"/>
                  <w:noProof/>
                </w:rPr>
              </w:rPrChange>
            </w:rPr>
          </w:pPr>
          <w:ins w:id="322" w:author="Sebastian Gonzalez" w:date="2022-05-18T12:19:00Z">
            <w:r w:rsidRPr="000A165C">
              <w:rPr>
                <w:rFonts w:ascii="Verdana" w:hAnsi="Verdana"/>
                <w:rPrChange w:id="323" w:author="Aarti Joshi" w:date="2022-06-22T10:15:00Z">
                  <w:rPr/>
                </w:rPrChange>
              </w:rPr>
              <w:fldChar w:fldCharType="begin"/>
            </w:r>
            <w:r w:rsidRPr="000A165C">
              <w:rPr>
                <w:rFonts w:ascii="Verdana" w:hAnsi="Verdana"/>
                <w:rPrChange w:id="324" w:author="Aarti Joshi" w:date="2022-06-22T10:15:00Z">
                  <w:rPr/>
                </w:rPrChange>
              </w:rPr>
              <w:instrText xml:space="preserve"> TOC \o "1-3" \h \z \u </w:instrText>
            </w:r>
          </w:ins>
          <w:r w:rsidRPr="000A165C">
            <w:rPr>
              <w:rFonts w:ascii="Verdana" w:hAnsi="Verdana"/>
              <w:rPrChange w:id="325" w:author="Aarti Joshi" w:date="2022-06-22T10:15:00Z">
                <w:rPr>
                  <w:rFonts w:ascii="Arial" w:hAnsi="Arial" w:cstheme="minorBidi"/>
                  <w:sz w:val="22"/>
                  <w:szCs w:val="22"/>
                </w:rPr>
              </w:rPrChange>
            </w:rPr>
            <w:fldChar w:fldCharType="separate"/>
          </w:r>
          <w:ins w:id="326" w:author="Sebastian Gonzalez" w:date="2022-05-18T12:27:00Z">
            <w:r w:rsidR="007D7B03" w:rsidRPr="000A165C">
              <w:rPr>
                <w:rStyle w:val="Hyperlink"/>
                <w:rFonts w:ascii="Verdana" w:hAnsi="Verdana"/>
                <w:noProof/>
                <w:rPrChange w:id="327" w:author="Aarti Joshi" w:date="2022-06-22T10:15:00Z">
                  <w:rPr>
                    <w:rStyle w:val="Hyperlink"/>
                    <w:noProof/>
                  </w:rPr>
                </w:rPrChange>
              </w:rPr>
              <w:fldChar w:fldCharType="begin"/>
            </w:r>
            <w:r w:rsidR="007D7B03" w:rsidRPr="000A165C">
              <w:rPr>
                <w:rStyle w:val="Hyperlink"/>
                <w:rFonts w:ascii="Verdana" w:hAnsi="Verdana"/>
                <w:noProof/>
                <w:rPrChange w:id="328" w:author="Aarti Joshi" w:date="2022-06-22T10:15:00Z">
                  <w:rPr>
                    <w:rStyle w:val="Hyperlink"/>
                    <w:noProof/>
                  </w:rPr>
                </w:rPrChange>
              </w:rPr>
              <w:instrText xml:space="preserve"> </w:instrText>
            </w:r>
            <w:r w:rsidR="007D7B03" w:rsidRPr="000A165C">
              <w:rPr>
                <w:rFonts w:ascii="Verdana" w:hAnsi="Verdana"/>
                <w:noProof/>
                <w:rPrChange w:id="329" w:author="Aarti Joshi" w:date="2022-06-22T10:15:00Z">
                  <w:rPr>
                    <w:noProof/>
                  </w:rPr>
                </w:rPrChange>
              </w:rPr>
              <w:instrText>HYPERLINK \l "_Toc103769942"</w:instrText>
            </w:r>
            <w:r w:rsidR="007D7B03" w:rsidRPr="000A165C">
              <w:rPr>
                <w:rStyle w:val="Hyperlink"/>
                <w:rFonts w:ascii="Verdana" w:hAnsi="Verdana"/>
                <w:noProof/>
                <w:rPrChange w:id="330" w:author="Aarti Joshi" w:date="2022-06-22T10:15:00Z">
                  <w:rPr>
                    <w:rStyle w:val="Hyperlink"/>
                    <w:noProof/>
                  </w:rPr>
                </w:rPrChange>
              </w:rPr>
              <w:instrText xml:space="preserve"> </w:instrText>
            </w:r>
            <w:r w:rsidR="007D7B03" w:rsidRPr="000A165C">
              <w:rPr>
                <w:rStyle w:val="Hyperlink"/>
                <w:rFonts w:ascii="Verdana" w:hAnsi="Verdana"/>
                <w:noProof/>
                <w:rPrChange w:id="331" w:author="Aarti Joshi" w:date="2022-06-22T10:15:00Z">
                  <w:rPr>
                    <w:rStyle w:val="Hyperlink"/>
                    <w:noProof/>
                  </w:rPr>
                </w:rPrChange>
              </w:rPr>
              <w:fldChar w:fldCharType="separate"/>
            </w:r>
            <w:r w:rsidR="007D7B03" w:rsidRPr="000A165C">
              <w:rPr>
                <w:rStyle w:val="Hyperlink"/>
                <w:rFonts w:ascii="Verdana" w:hAnsi="Verdana"/>
                <w:noProof/>
                <w:rPrChange w:id="332" w:author="Aarti Joshi" w:date="2022-06-22T10:15:00Z">
                  <w:rPr>
                    <w:rStyle w:val="Hyperlink"/>
                    <w:noProof/>
                  </w:rPr>
                </w:rPrChange>
              </w:rPr>
              <w:t>1</w:t>
            </w:r>
            <w:r w:rsidR="007D7B03" w:rsidRPr="000A165C">
              <w:rPr>
                <w:rFonts w:ascii="Verdana" w:eastAsiaTheme="minorEastAsia" w:hAnsi="Verdana" w:cstheme="minorBidi"/>
                <w:b w:val="0"/>
                <w:bCs w:val="0"/>
                <w:i w:val="0"/>
                <w:iCs w:val="0"/>
                <w:noProof/>
                <w:rPrChange w:id="333" w:author="Aarti Joshi" w:date="2022-06-22T10:15:00Z">
                  <w:rPr>
                    <w:rFonts w:eastAsiaTheme="minorEastAsia" w:cstheme="minorBidi"/>
                    <w:b w:val="0"/>
                    <w:bCs w:val="0"/>
                    <w:i w:val="0"/>
                    <w:iCs w:val="0"/>
                    <w:noProof/>
                  </w:rPr>
                </w:rPrChange>
              </w:rPr>
              <w:tab/>
            </w:r>
            <w:r w:rsidR="007D7B03" w:rsidRPr="000A165C">
              <w:rPr>
                <w:rStyle w:val="Hyperlink"/>
                <w:rFonts w:ascii="Verdana" w:hAnsi="Verdana"/>
                <w:noProof/>
                <w:rPrChange w:id="334" w:author="Aarti Joshi" w:date="2022-06-22T10:15:00Z">
                  <w:rPr>
                    <w:rStyle w:val="Hyperlink"/>
                    <w:noProof/>
                  </w:rPr>
                </w:rPrChange>
              </w:rPr>
              <w:t>Business needs</w:t>
            </w:r>
            <w:r w:rsidR="007D7B03" w:rsidRPr="000A165C">
              <w:rPr>
                <w:rFonts w:ascii="Verdana" w:hAnsi="Verdana"/>
                <w:noProof/>
                <w:webHidden/>
                <w:rPrChange w:id="335" w:author="Aarti Joshi" w:date="2022-06-22T10:15:00Z">
                  <w:rPr>
                    <w:noProof/>
                    <w:webHidden/>
                  </w:rPr>
                </w:rPrChange>
              </w:rPr>
              <w:tab/>
            </w:r>
            <w:r w:rsidR="007D7B03" w:rsidRPr="000A165C">
              <w:rPr>
                <w:rFonts w:ascii="Verdana" w:hAnsi="Verdana"/>
                <w:noProof/>
                <w:webHidden/>
                <w:rPrChange w:id="336" w:author="Aarti Joshi" w:date="2022-06-22T10:15:00Z">
                  <w:rPr>
                    <w:noProof/>
                    <w:webHidden/>
                  </w:rPr>
                </w:rPrChange>
              </w:rPr>
              <w:fldChar w:fldCharType="begin"/>
            </w:r>
            <w:r w:rsidR="007D7B03" w:rsidRPr="000A165C">
              <w:rPr>
                <w:rFonts w:ascii="Verdana" w:hAnsi="Verdana"/>
                <w:noProof/>
                <w:webHidden/>
                <w:rPrChange w:id="337" w:author="Aarti Joshi" w:date="2022-06-22T10:15:00Z">
                  <w:rPr>
                    <w:noProof/>
                    <w:webHidden/>
                  </w:rPr>
                </w:rPrChange>
              </w:rPr>
              <w:instrText xml:space="preserve"> PAGEREF _Toc103769942 \h </w:instrText>
            </w:r>
          </w:ins>
          <w:r w:rsidR="007D7B03" w:rsidRPr="000A165C">
            <w:rPr>
              <w:rFonts w:ascii="Verdana" w:hAnsi="Verdana"/>
              <w:noProof/>
              <w:webHidden/>
              <w:rPrChange w:id="338" w:author="Aarti Joshi" w:date="2022-06-22T10:15:00Z">
                <w:rPr>
                  <w:rFonts w:ascii="Verdana" w:hAnsi="Verdana"/>
                  <w:noProof/>
                  <w:webHidden/>
                </w:rPr>
              </w:rPrChange>
            </w:rPr>
          </w:r>
          <w:r w:rsidR="007D7B03" w:rsidRPr="000A165C">
            <w:rPr>
              <w:rFonts w:ascii="Verdana" w:hAnsi="Verdana"/>
              <w:noProof/>
              <w:webHidden/>
              <w:rPrChange w:id="339" w:author="Aarti Joshi" w:date="2022-06-22T10:15:00Z">
                <w:rPr>
                  <w:noProof/>
                  <w:webHidden/>
                </w:rPr>
              </w:rPrChange>
            </w:rPr>
            <w:fldChar w:fldCharType="separate"/>
          </w:r>
          <w:ins w:id="340" w:author="Sebastian Gonzalez" w:date="2022-05-18T12:46:00Z">
            <w:r w:rsidR="009C6D07" w:rsidRPr="000A165C">
              <w:rPr>
                <w:rFonts w:ascii="Verdana" w:hAnsi="Verdana"/>
                <w:noProof/>
                <w:webHidden/>
                <w:rPrChange w:id="341" w:author="Aarti Joshi" w:date="2022-06-22T10:15:00Z">
                  <w:rPr>
                    <w:noProof/>
                    <w:webHidden/>
                  </w:rPr>
                </w:rPrChange>
              </w:rPr>
              <w:t>4</w:t>
            </w:r>
          </w:ins>
          <w:ins w:id="342" w:author="Sebastian Gonzalez" w:date="2022-05-18T12:27:00Z">
            <w:r w:rsidR="007D7B03" w:rsidRPr="000A165C">
              <w:rPr>
                <w:rFonts w:ascii="Verdana" w:hAnsi="Verdana"/>
                <w:noProof/>
                <w:webHidden/>
                <w:rPrChange w:id="343" w:author="Aarti Joshi" w:date="2022-06-22T10:15:00Z">
                  <w:rPr>
                    <w:noProof/>
                    <w:webHidden/>
                  </w:rPr>
                </w:rPrChange>
              </w:rPr>
              <w:fldChar w:fldCharType="end"/>
            </w:r>
            <w:r w:rsidR="007D7B03" w:rsidRPr="000A165C">
              <w:rPr>
                <w:rStyle w:val="Hyperlink"/>
                <w:rFonts w:ascii="Verdana" w:hAnsi="Verdana"/>
                <w:noProof/>
                <w:rPrChange w:id="344" w:author="Aarti Joshi" w:date="2022-06-22T10:15:00Z">
                  <w:rPr>
                    <w:rStyle w:val="Hyperlink"/>
                    <w:noProof/>
                  </w:rPr>
                </w:rPrChange>
              </w:rPr>
              <w:fldChar w:fldCharType="end"/>
            </w:r>
          </w:ins>
        </w:p>
        <w:p w14:paraId="38D2A47B" w14:textId="5899791E" w:rsidR="007D7B03" w:rsidRPr="000A165C" w:rsidRDefault="007D7B03">
          <w:pPr>
            <w:pStyle w:val="TOC1"/>
            <w:tabs>
              <w:tab w:val="left" w:pos="440"/>
              <w:tab w:val="right" w:leader="dot" w:pos="10358"/>
            </w:tabs>
            <w:rPr>
              <w:ins w:id="345" w:author="Sebastian Gonzalez" w:date="2022-05-18T12:27:00Z"/>
              <w:rFonts w:ascii="Verdana" w:eastAsiaTheme="minorEastAsia" w:hAnsi="Verdana" w:cstheme="minorBidi"/>
              <w:b w:val="0"/>
              <w:bCs w:val="0"/>
              <w:i w:val="0"/>
              <w:iCs w:val="0"/>
              <w:noProof/>
              <w:rPrChange w:id="346" w:author="Aarti Joshi" w:date="2022-06-22T10:15:00Z">
                <w:rPr>
                  <w:ins w:id="347" w:author="Sebastian Gonzalez" w:date="2022-05-18T12:27:00Z"/>
                  <w:rFonts w:eastAsiaTheme="minorEastAsia" w:cstheme="minorBidi"/>
                  <w:b w:val="0"/>
                  <w:bCs w:val="0"/>
                  <w:i w:val="0"/>
                  <w:iCs w:val="0"/>
                  <w:noProof/>
                </w:rPr>
              </w:rPrChange>
            </w:rPr>
          </w:pPr>
          <w:ins w:id="348" w:author="Sebastian Gonzalez" w:date="2022-05-18T12:27:00Z">
            <w:r w:rsidRPr="000A165C">
              <w:rPr>
                <w:rStyle w:val="Hyperlink"/>
                <w:rFonts w:ascii="Verdana" w:hAnsi="Verdana"/>
                <w:noProof/>
                <w:rPrChange w:id="349" w:author="Aarti Joshi" w:date="2022-06-22T10:15:00Z">
                  <w:rPr>
                    <w:rStyle w:val="Hyperlink"/>
                    <w:noProof/>
                  </w:rPr>
                </w:rPrChange>
              </w:rPr>
              <w:fldChar w:fldCharType="begin"/>
            </w:r>
            <w:r w:rsidRPr="000A165C">
              <w:rPr>
                <w:rStyle w:val="Hyperlink"/>
                <w:rFonts w:ascii="Verdana" w:hAnsi="Verdana"/>
                <w:noProof/>
                <w:rPrChange w:id="350" w:author="Aarti Joshi" w:date="2022-06-22T10:15:00Z">
                  <w:rPr>
                    <w:rStyle w:val="Hyperlink"/>
                    <w:noProof/>
                  </w:rPr>
                </w:rPrChange>
              </w:rPr>
              <w:instrText xml:space="preserve"> </w:instrText>
            </w:r>
            <w:r w:rsidRPr="000A165C">
              <w:rPr>
                <w:rFonts w:ascii="Verdana" w:hAnsi="Verdana"/>
                <w:noProof/>
                <w:rPrChange w:id="351" w:author="Aarti Joshi" w:date="2022-06-22T10:15:00Z">
                  <w:rPr>
                    <w:noProof/>
                  </w:rPr>
                </w:rPrChange>
              </w:rPr>
              <w:instrText>HYPERLINK \l "_Toc103769943"</w:instrText>
            </w:r>
            <w:r w:rsidRPr="000A165C">
              <w:rPr>
                <w:rStyle w:val="Hyperlink"/>
                <w:rFonts w:ascii="Verdana" w:hAnsi="Verdana"/>
                <w:noProof/>
                <w:rPrChange w:id="352" w:author="Aarti Joshi" w:date="2022-06-22T10:15:00Z">
                  <w:rPr>
                    <w:rStyle w:val="Hyperlink"/>
                    <w:noProof/>
                  </w:rPr>
                </w:rPrChange>
              </w:rPr>
              <w:instrText xml:space="preserve"> </w:instrText>
            </w:r>
            <w:r w:rsidRPr="000A165C">
              <w:rPr>
                <w:rStyle w:val="Hyperlink"/>
                <w:rFonts w:ascii="Verdana" w:hAnsi="Verdana"/>
                <w:noProof/>
                <w:rPrChange w:id="353" w:author="Aarti Joshi" w:date="2022-06-22T10:15:00Z">
                  <w:rPr>
                    <w:rStyle w:val="Hyperlink"/>
                    <w:noProof/>
                  </w:rPr>
                </w:rPrChange>
              </w:rPr>
              <w:fldChar w:fldCharType="separate"/>
            </w:r>
            <w:r w:rsidRPr="000A165C">
              <w:rPr>
                <w:rStyle w:val="Hyperlink"/>
                <w:rFonts w:ascii="Verdana" w:hAnsi="Verdana"/>
                <w:noProof/>
                <w:rPrChange w:id="354" w:author="Aarti Joshi" w:date="2022-06-22T10:15:00Z">
                  <w:rPr>
                    <w:rStyle w:val="Hyperlink"/>
                    <w:noProof/>
                  </w:rPr>
                </w:rPrChange>
              </w:rPr>
              <w:t>2</w:t>
            </w:r>
            <w:r w:rsidRPr="000A165C">
              <w:rPr>
                <w:rFonts w:ascii="Verdana" w:eastAsiaTheme="minorEastAsia" w:hAnsi="Verdana" w:cstheme="minorBidi"/>
                <w:b w:val="0"/>
                <w:bCs w:val="0"/>
                <w:i w:val="0"/>
                <w:iCs w:val="0"/>
                <w:noProof/>
                <w:rPrChange w:id="355"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356" w:author="Aarti Joshi" w:date="2022-06-22T10:15:00Z">
                  <w:rPr>
                    <w:rStyle w:val="Hyperlink"/>
                    <w:noProof/>
                  </w:rPr>
                </w:rPrChange>
              </w:rPr>
              <w:t>Impacted areas/modules [Optional as output]</w:t>
            </w:r>
            <w:r w:rsidRPr="000A165C">
              <w:rPr>
                <w:rFonts w:ascii="Verdana" w:hAnsi="Verdana"/>
                <w:noProof/>
                <w:webHidden/>
                <w:rPrChange w:id="357" w:author="Aarti Joshi" w:date="2022-06-22T10:15:00Z">
                  <w:rPr>
                    <w:noProof/>
                    <w:webHidden/>
                  </w:rPr>
                </w:rPrChange>
              </w:rPr>
              <w:tab/>
            </w:r>
            <w:r w:rsidRPr="000A165C">
              <w:rPr>
                <w:rFonts w:ascii="Verdana" w:hAnsi="Verdana"/>
                <w:noProof/>
                <w:webHidden/>
                <w:rPrChange w:id="358" w:author="Aarti Joshi" w:date="2022-06-22T10:15:00Z">
                  <w:rPr>
                    <w:noProof/>
                    <w:webHidden/>
                  </w:rPr>
                </w:rPrChange>
              </w:rPr>
              <w:fldChar w:fldCharType="begin"/>
            </w:r>
            <w:r w:rsidRPr="000A165C">
              <w:rPr>
                <w:rFonts w:ascii="Verdana" w:hAnsi="Verdana"/>
                <w:noProof/>
                <w:webHidden/>
                <w:rPrChange w:id="359" w:author="Aarti Joshi" w:date="2022-06-22T10:15:00Z">
                  <w:rPr>
                    <w:noProof/>
                    <w:webHidden/>
                  </w:rPr>
                </w:rPrChange>
              </w:rPr>
              <w:instrText xml:space="preserve"> PAGEREF _Toc103769943 \h </w:instrText>
            </w:r>
          </w:ins>
          <w:r w:rsidRPr="000A165C">
            <w:rPr>
              <w:rFonts w:ascii="Verdana" w:hAnsi="Verdana"/>
              <w:noProof/>
              <w:webHidden/>
              <w:rPrChange w:id="360" w:author="Aarti Joshi" w:date="2022-06-22T10:15:00Z">
                <w:rPr>
                  <w:rFonts w:ascii="Verdana" w:hAnsi="Verdana"/>
                  <w:noProof/>
                  <w:webHidden/>
                </w:rPr>
              </w:rPrChange>
            </w:rPr>
          </w:r>
          <w:r w:rsidRPr="000A165C">
            <w:rPr>
              <w:rFonts w:ascii="Verdana" w:hAnsi="Verdana"/>
              <w:noProof/>
              <w:webHidden/>
              <w:rPrChange w:id="361" w:author="Aarti Joshi" w:date="2022-06-22T10:15:00Z">
                <w:rPr>
                  <w:noProof/>
                  <w:webHidden/>
                </w:rPr>
              </w:rPrChange>
            </w:rPr>
            <w:fldChar w:fldCharType="separate"/>
          </w:r>
          <w:ins w:id="362" w:author="Sebastian Gonzalez" w:date="2022-05-18T12:46:00Z">
            <w:r w:rsidR="009C6D07" w:rsidRPr="000A165C">
              <w:rPr>
                <w:rFonts w:ascii="Verdana" w:hAnsi="Verdana"/>
                <w:noProof/>
                <w:webHidden/>
                <w:rPrChange w:id="363" w:author="Aarti Joshi" w:date="2022-06-22T10:15:00Z">
                  <w:rPr>
                    <w:noProof/>
                    <w:webHidden/>
                  </w:rPr>
                </w:rPrChange>
              </w:rPr>
              <w:t>4</w:t>
            </w:r>
          </w:ins>
          <w:ins w:id="364" w:author="Sebastian Gonzalez" w:date="2022-05-18T12:27:00Z">
            <w:r w:rsidRPr="000A165C">
              <w:rPr>
                <w:rFonts w:ascii="Verdana" w:hAnsi="Verdana"/>
                <w:noProof/>
                <w:webHidden/>
                <w:rPrChange w:id="365" w:author="Aarti Joshi" w:date="2022-06-22T10:15:00Z">
                  <w:rPr>
                    <w:noProof/>
                    <w:webHidden/>
                  </w:rPr>
                </w:rPrChange>
              </w:rPr>
              <w:fldChar w:fldCharType="end"/>
            </w:r>
            <w:r w:rsidRPr="000A165C">
              <w:rPr>
                <w:rStyle w:val="Hyperlink"/>
                <w:rFonts w:ascii="Verdana" w:hAnsi="Verdana"/>
                <w:noProof/>
                <w:rPrChange w:id="366" w:author="Aarti Joshi" w:date="2022-06-22T10:15:00Z">
                  <w:rPr>
                    <w:rStyle w:val="Hyperlink"/>
                    <w:noProof/>
                  </w:rPr>
                </w:rPrChange>
              </w:rPr>
              <w:fldChar w:fldCharType="end"/>
            </w:r>
          </w:ins>
        </w:p>
        <w:p w14:paraId="03FCD077" w14:textId="2C7FF91F" w:rsidR="007D7B03" w:rsidRPr="000A165C" w:rsidRDefault="007D7B03">
          <w:pPr>
            <w:pStyle w:val="TOC1"/>
            <w:tabs>
              <w:tab w:val="left" w:pos="440"/>
              <w:tab w:val="right" w:leader="dot" w:pos="10358"/>
            </w:tabs>
            <w:rPr>
              <w:ins w:id="367" w:author="Sebastian Gonzalez" w:date="2022-05-18T12:27:00Z"/>
              <w:rFonts w:ascii="Verdana" w:eastAsiaTheme="minorEastAsia" w:hAnsi="Verdana" w:cstheme="minorBidi"/>
              <w:b w:val="0"/>
              <w:bCs w:val="0"/>
              <w:i w:val="0"/>
              <w:iCs w:val="0"/>
              <w:noProof/>
              <w:rPrChange w:id="368" w:author="Aarti Joshi" w:date="2022-06-22T10:15:00Z">
                <w:rPr>
                  <w:ins w:id="369" w:author="Sebastian Gonzalez" w:date="2022-05-18T12:27:00Z"/>
                  <w:rFonts w:eastAsiaTheme="minorEastAsia" w:cstheme="minorBidi"/>
                  <w:b w:val="0"/>
                  <w:bCs w:val="0"/>
                  <w:i w:val="0"/>
                  <w:iCs w:val="0"/>
                  <w:noProof/>
                </w:rPr>
              </w:rPrChange>
            </w:rPr>
          </w:pPr>
          <w:ins w:id="370" w:author="Sebastian Gonzalez" w:date="2022-05-18T12:27:00Z">
            <w:r w:rsidRPr="000A165C">
              <w:rPr>
                <w:rStyle w:val="Hyperlink"/>
                <w:rFonts w:ascii="Verdana" w:hAnsi="Verdana"/>
                <w:noProof/>
                <w:rPrChange w:id="371" w:author="Aarti Joshi" w:date="2022-06-22T10:15:00Z">
                  <w:rPr>
                    <w:rStyle w:val="Hyperlink"/>
                    <w:noProof/>
                  </w:rPr>
                </w:rPrChange>
              </w:rPr>
              <w:fldChar w:fldCharType="begin"/>
            </w:r>
            <w:r w:rsidRPr="000A165C">
              <w:rPr>
                <w:rStyle w:val="Hyperlink"/>
                <w:rFonts w:ascii="Verdana" w:hAnsi="Verdana"/>
                <w:noProof/>
                <w:rPrChange w:id="372" w:author="Aarti Joshi" w:date="2022-06-22T10:15:00Z">
                  <w:rPr>
                    <w:rStyle w:val="Hyperlink"/>
                    <w:noProof/>
                  </w:rPr>
                </w:rPrChange>
              </w:rPr>
              <w:instrText xml:space="preserve"> </w:instrText>
            </w:r>
            <w:r w:rsidRPr="000A165C">
              <w:rPr>
                <w:rFonts w:ascii="Verdana" w:hAnsi="Verdana"/>
                <w:noProof/>
                <w:rPrChange w:id="373" w:author="Aarti Joshi" w:date="2022-06-22T10:15:00Z">
                  <w:rPr>
                    <w:noProof/>
                  </w:rPr>
                </w:rPrChange>
              </w:rPr>
              <w:instrText>HYPERLINK \l "_Toc103769944"</w:instrText>
            </w:r>
            <w:r w:rsidRPr="000A165C">
              <w:rPr>
                <w:rStyle w:val="Hyperlink"/>
                <w:rFonts w:ascii="Verdana" w:hAnsi="Verdana"/>
                <w:noProof/>
                <w:rPrChange w:id="374" w:author="Aarti Joshi" w:date="2022-06-22T10:15:00Z">
                  <w:rPr>
                    <w:rStyle w:val="Hyperlink"/>
                    <w:noProof/>
                  </w:rPr>
                </w:rPrChange>
              </w:rPr>
              <w:instrText xml:space="preserve"> </w:instrText>
            </w:r>
            <w:r w:rsidRPr="000A165C">
              <w:rPr>
                <w:rStyle w:val="Hyperlink"/>
                <w:rFonts w:ascii="Verdana" w:hAnsi="Verdana"/>
                <w:noProof/>
                <w:rPrChange w:id="375" w:author="Aarti Joshi" w:date="2022-06-22T10:15:00Z">
                  <w:rPr>
                    <w:rStyle w:val="Hyperlink"/>
                    <w:noProof/>
                  </w:rPr>
                </w:rPrChange>
              </w:rPr>
              <w:fldChar w:fldCharType="separate"/>
            </w:r>
            <w:r w:rsidRPr="000A165C">
              <w:rPr>
                <w:rStyle w:val="Hyperlink"/>
                <w:rFonts w:ascii="Verdana" w:hAnsi="Verdana"/>
                <w:noProof/>
                <w:rPrChange w:id="376" w:author="Aarti Joshi" w:date="2022-06-22T10:15:00Z">
                  <w:rPr>
                    <w:rStyle w:val="Hyperlink"/>
                    <w:noProof/>
                  </w:rPr>
                </w:rPrChange>
              </w:rPr>
              <w:t>3</w:t>
            </w:r>
            <w:r w:rsidRPr="000A165C">
              <w:rPr>
                <w:rFonts w:ascii="Verdana" w:eastAsiaTheme="minorEastAsia" w:hAnsi="Verdana" w:cstheme="minorBidi"/>
                <w:b w:val="0"/>
                <w:bCs w:val="0"/>
                <w:i w:val="0"/>
                <w:iCs w:val="0"/>
                <w:noProof/>
                <w:rPrChange w:id="377"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378" w:author="Aarti Joshi" w:date="2022-06-22T10:15:00Z">
                  <w:rPr>
                    <w:rStyle w:val="Hyperlink"/>
                    <w:noProof/>
                  </w:rPr>
                </w:rPrChange>
              </w:rPr>
              <w:t>Acceptance criteria</w:t>
            </w:r>
            <w:r w:rsidRPr="000A165C">
              <w:rPr>
                <w:rFonts w:ascii="Verdana" w:hAnsi="Verdana"/>
                <w:noProof/>
                <w:webHidden/>
                <w:rPrChange w:id="379" w:author="Aarti Joshi" w:date="2022-06-22T10:15:00Z">
                  <w:rPr>
                    <w:noProof/>
                    <w:webHidden/>
                  </w:rPr>
                </w:rPrChange>
              </w:rPr>
              <w:tab/>
            </w:r>
            <w:r w:rsidRPr="000A165C">
              <w:rPr>
                <w:rFonts w:ascii="Verdana" w:hAnsi="Verdana"/>
                <w:noProof/>
                <w:webHidden/>
                <w:rPrChange w:id="380" w:author="Aarti Joshi" w:date="2022-06-22T10:15:00Z">
                  <w:rPr>
                    <w:noProof/>
                    <w:webHidden/>
                  </w:rPr>
                </w:rPrChange>
              </w:rPr>
              <w:fldChar w:fldCharType="begin"/>
            </w:r>
            <w:r w:rsidRPr="000A165C">
              <w:rPr>
                <w:rFonts w:ascii="Verdana" w:hAnsi="Verdana"/>
                <w:noProof/>
                <w:webHidden/>
                <w:rPrChange w:id="381" w:author="Aarti Joshi" w:date="2022-06-22T10:15:00Z">
                  <w:rPr>
                    <w:noProof/>
                    <w:webHidden/>
                  </w:rPr>
                </w:rPrChange>
              </w:rPr>
              <w:instrText xml:space="preserve"> PAGEREF _Toc103769944 \h </w:instrText>
            </w:r>
          </w:ins>
          <w:r w:rsidRPr="000A165C">
            <w:rPr>
              <w:rFonts w:ascii="Verdana" w:hAnsi="Verdana"/>
              <w:noProof/>
              <w:webHidden/>
              <w:rPrChange w:id="382" w:author="Aarti Joshi" w:date="2022-06-22T10:15:00Z">
                <w:rPr>
                  <w:rFonts w:ascii="Verdana" w:hAnsi="Verdana"/>
                  <w:noProof/>
                  <w:webHidden/>
                </w:rPr>
              </w:rPrChange>
            </w:rPr>
          </w:r>
          <w:r w:rsidRPr="000A165C">
            <w:rPr>
              <w:rFonts w:ascii="Verdana" w:hAnsi="Verdana"/>
              <w:noProof/>
              <w:webHidden/>
              <w:rPrChange w:id="383" w:author="Aarti Joshi" w:date="2022-06-22T10:15:00Z">
                <w:rPr>
                  <w:noProof/>
                  <w:webHidden/>
                </w:rPr>
              </w:rPrChange>
            </w:rPr>
            <w:fldChar w:fldCharType="separate"/>
          </w:r>
          <w:ins w:id="384" w:author="Sebastian Gonzalez" w:date="2022-05-18T12:46:00Z">
            <w:r w:rsidR="009C6D07" w:rsidRPr="000A165C">
              <w:rPr>
                <w:rFonts w:ascii="Verdana" w:hAnsi="Verdana"/>
                <w:noProof/>
                <w:webHidden/>
                <w:rPrChange w:id="385" w:author="Aarti Joshi" w:date="2022-06-22T10:15:00Z">
                  <w:rPr>
                    <w:noProof/>
                    <w:webHidden/>
                  </w:rPr>
                </w:rPrChange>
              </w:rPr>
              <w:t>5</w:t>
            </w:r>
          </w:ins>
          <w:ins w:id="386" w:author="Sebastian Gonzalez" w:date="2022-05-18T12:27:00Z">
            <w:r w:rsidRPr="000A165C">
              <w:rPr>
                <w:rFonts w:ascii="Verdana" w:hAnsi="Verdana"/>
                <w:noProof/>
                <w:webHidden/>
                <w:rPrChange w:id="387" w:author="Aarti Joshi" w:date="2022-06-22T10:15:00Z">
                  <w:rPr>
                    <w:noProof/>
                    <w:webHidden/>
                  </w:rPr>
                </w:rPrChange>
              </w:rPr>
              <w:fldChar w:fldCharType="end"/>
            </w:r>
            <w:r w:rsidRPr="000A165C">
              <w:rPr>
                <w:rStyle w:val="Hyperlink"/>
                <w:rFonts w:ascii="Verdana" w:hAnsi="Verdana"/>
                <w:noProof/>
                <w:rPrChange w:id="388" w:author="Aarti Joshi" w:date="2022-06-22T10:15:00Z">
                  <w:rPr>
                    <w:rStyle w:val="Hyperlink"/>
                    <w:noProof/>
                  </w:rPr>
                </w:rPrChange>
              </w:rPr>
              <w:fldChar w:fldCharType="end"/>
            </w:r>
          </w:ins>
        </w:p>
        <w:p w14:paraId="14D6072D" w14:textId="3B112111" w:rsidR="007D7B03" w:rsidRPr="000A165C" w:rsidRDefault="007D7B03">
          <w:pPr>
            <w:pStyle w:val="TOC1"/>
            <w:tabs>
              <w:tab w:val="left" w:pos="440"/>
              <w:tab w:val="right" w:leader="dot" w:pos="10358"/>
            </w:tabs>
            <w:rPr>
              <w:ins w:id="389" w:author="Sebastian Gonzalez" w:date="2022-05-18T12:27:00Z"/>
              <w:rFonts w:ascii="Verdana" w:eastAsiaTheme="minorEastAsia" w:hAnsi="Verdana" w:cstheme="minorBidi"/>
              <w:b w:val="0"/>
              <w:bCs w:val="0"/>
              <w:i w:val="0"/>
              <w:iCs w:val="0"/>
              <w:noProof/>
              <w:rPrChange w:id="390" w:author="Aarti Joshi" w:date="2022-06-22T10:15:00Z">
                <w:rPr>
                  <w:ins w:id="391" w:author="Sebastian Gonzalez" w:date="2022-05-18T12:27:00Z"/>
                  <w:rFonts w:eastAsiaTheme="minorEastAsia" w:cstheme="minorBidi"/>
                  <w:b w:val="0"/>
                  <w:bCs w:val="0"/>
                  <w:i w:val="0"/>
                  <w:iCs w:val="0"/>
                  <w:noProof/>
                </w:rPr>
              </w:rPrChange>
            </w:rPr>
          </w:pPr>
          <w:ins w:id="392" w:author="Sebastian Gonzalez" w:date="2022-05-18T12:27:00Z">
            <w:r w:rsidRPr="000A165C">
              <w:rPr>
                <w:rStyle w:val="Hyperlink"/>
                <w:rFonts w:ascii="Verdana" w:hAnsi="Verdana"/>
                <w:noProof/>
                <w:rPrChange w:id="393" w:author="Aarti Joshi" w:date="2022-06-22T10:15:00Z">
                  <w:rPr>
                    <w:rStyle w:val="Hyperlink"/>
                    <w:noProof/>
                  </w:rPr>
                </w:rPrChange>
              </w:rPr>
              <w:fldChar w:fldCharType="begin"/>
            </w:r>
            <w:r w:rsidRPr="000A165C">
              <w:rPr>
                <w:rStyle w:val="Hyperlink"/>
                <w:rFonts w:ascii="Verdana" w:hAnsi="Verdana"/>
                <w:noProof/>
                <w:rPrChange w:id="394" w:author="Aarti Joshi" w:date="2022-06-22T10:15:00Z">
                  <w:rPr>
                    <w:rStyle w:val="Hyperlink"/>
                    <w:noProof/>
                  </w:rPr>
                </w:rPrChange>
              </w:rPr>
              <w:instrText xml:space="preserve"> </w:instrText>
            </w:r>
            <w:r w:rsidRPr="000A165C">
              <w:rPr>
                <w:rFonts w:ascii="Verdana" w:hAnsi="Verdana"/>
                <w:noProof/>
                <w:rPrChange w:id="395" w:author="Aarti Joshi" w:date="2022-06-22T10:15:00Z">
                  <w:rPr>
                    <w:noProof/>
                  </w:rPr>
                </w:rPrChange>
              </w:rPr>
              <w:instrText>HYPERLINK \l "_Toc103769947"</w:instrText>
            </w:r>
            <w:r w:rsidRPr="000A165C">
              <w:rPr>
                <w:rStyle w:val="Hyperlink"/>
                <w:rFonts w:ascii="Verdana" w:hAnsi="Verdana"/>
                <w:noProof/>
                <w:rPrChange w:id="396" w:author="Aarti Joshi" w:date="2022-06-22T10:15:00Z">
                  <w:rPr>
                    <w:rStyle w:val="Hyperlink"/>
                    <w:noProof/>
                  </w:rPr>
                </w:rPrChange>
              </w:rPr>
              <w:instrText xml:space="preserve"> </w:instrText>
            </w:r>
            <w:r w:rsidRPr="000A165C">
              <w:rPr>
                <w:rStyle w:val="Hyperlink"/>
                <w:rFonts w:ascii="Verdana" w:hAnsi="Verdana"/>
                <w:noProof/>
                <w:rPrChange w:id="397" w:author="Aarti Joshi" w:date="2022-06-22T10:15:00Z">
                  <w:rPr>
                    <w:rStyle w:val="Hyperlink"/>
                    <w:noProof/>
                  </w:rPr>
                </w:rPrChange>
              </w:rPr>
              <w:fldChar w:fldCharType="separate"/>
            </w:r>
            <w:r w:rsidRPr="000A165C">
              <w:rPr>
                <w:rStyle w:val="Hyperlink"/>
                <w:rFonts w:ascii="Verdana" w:hAnsi="Verdana"/>
                <w:noProof/>
                <w:rPrChange w:id="398" w:author="Aarti Joshi" w:date="2022-06-22T10:15:00Z">
                  <w:rPr>
                    <w:rStyle w:val="Hyperlink"/>
                    <w:noProof/>
                  </w:rPr>
                </w:rPrChange>
              </w:rPr>
              <w:t>4</w:t>
            </w:r>
            <w:r w:rsidRPr="000A165C">
              <w:rPr>
                <w:rFonts w:ascii="Verdana" w:eastAsiaTheme="minorEastAsia" w:hAnsi="Verdana" w:cstheme="minorBidi"/>
                <w:b w:val="0"/>
                <w:bCs w:val="0"/>
                <w:i w:val="0"/>
                <w:iCs w:val="0"/>
                <w:noProof/>
                <w:rPrChange w:id="399"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400" w:author="Aarti Joshi" w:date="2022-06-22T10:15:00Z">
                  <w:rPr>
                    <w:rStyle w:val="Hyperlink"/>
                    <w:noProof/>
                  </w:rPr>
                </w:rPrChange>
              </w:rPr>
              <w:t>Solution proposal</w:t>
            </w:r>
            <w:r w:rsidRPr="000A165C">
              <w:rPr>
                <w:rFonts w:ascii="Verdana" w:hAnsi="Verdana"/>
                <w:noProof/>
                <w:webHidden/>
                <w:rPrChange w:id="401" w:author="Aarti Joshi" w:date="2022-06-22T10:15:00Z">
                  <w:rPr>
                    <w:noProof/>
                    <w:webHidden/>
                  </w:rPr>
                </w:rPrChange>
              </w:rPr>
              <w:tab/>
            </w:r>
            <w:r w:rsidRPr="000A165C">
              <w:rPr>
                <w:rFonts w:ascii="Verdana" w:hAnsi="Verdana"/>
                <w:noProof/>
                <w:webHidden/>
                <w:rPrChange w:id="402" w:author="Aarti Joshi" w:date="2022-06-22T10:15:00Z">
                  <w:rPr>
                    <w:noProof/>
                    <w:webHidden/>
                  </w:rPr>
                </w:rPrChange>
              </w:rPr>
              <w:fldChar w:fldCharType="begin"/>
            </w:r>
            <w:r w:rsidRPr="000A165C">
              <w:rPr>
                <w:rFonts w:ascii="Verdana" w:hAnsi="Verdana"/>
                <w:noProof/>
                <w:webHidden/>
                <w:rPrChange w:id="403" w:author="Aarti Joshi" w:date="2022-06-22T10:15:00Z">
                  <w:rPr>
                    <w:noProof/>
                    <w:webHidden/>
                  </w:rPr>
                </w:rPrChange>
              </w:rPr>
              <w:instrText xml:space="preserve"> PAGEREF _Toc103769947 \h </w:instrText>
            </w:r>
          </w:ins>
          <w:r w:rsidRPr="000A165C">
            <w:rPr>
              <w:rFonts w:ascii="Verdana" w:hAnsi="Verdana"/>
              <w:noProof/>
              <w:webHidden/>
              <w:rPrChange w:id="404" w:author="Aarti Joshi" w:date="2022-06-22T10:15:00Z">
                <w:rPr>
                  <w:rFonts w:ascii="Verdana" w:hAnsi="Verdana"/>
                  <w:noProof/>
                  <w:webHidden/>
                </w:rPr>
              </w:rPrChange>
            </w:rPr>
          </w:r>
          <w:r w:rsidRPr="000A165C">
            <w:rPr>
              <w:rFonts w:ascii="Verdana" w:hAnsi="Verdana"/>
              <w:noProof/>
              <w:webHidden/>
              <w:rPrChange w:id="405" w:author="Aarti Joshi" w:date="2022-06-22T10:15:00Z">
                <w:rPr>
                  <w:noProof/>
                  <w:webHidden/>
                </w:rPr>
              </w:rPrChange>
            </w:rPr>
            <w:fldChar w:fldCharType="separate"/>
          </w:r>
          <w:ins w:id="406" w:author="Sebastian Gonzalez" w:date="2022-05-18T12:46:00Z">
            <w:r w:rsidR="009C6D07" w:rsidRPr="000A165C">
              <w:rPr>
                <w:rFonts w:ascii="Verdana" w:hAnsi="Verdana"/>
                <w:noProof/>
                <w:webHidden/>
                <w:rPrChange w:id="407" w:author="Aarti Joshi" w:date="2022-06-22T10:15:00Z">
                  <w:rPr>
                    <w:noProof/>
                    <w:webHidden/>
                  </w:rPr>
                </w:rPrChange>
              </w:rPr>
              <w:t>5</w:t>
            </w:r>
          </w:ins>
          <w:ins w:id="408" w:author="Sebastian Gonzalez" w:date="2022-05-18T12:27:00Z">
            <w:r w:rsidRPr="000A165C">
              <w:rPr>
                <w:rFonts w:ascii="Verdana" w:hAnsi="Verdana"/>
                <w:noProof/>
                <w:webHidden/>
                <w:rPrChange w:id="409" w:author="Aarti Joshi" w:date="2022-06-22T10:15:00Z">
                  <w:rPr>
                    <w:noProof/>
                    <w:webHidden/>
                  </w:rPr>
                </w:rPrChange>
              </w:rPr>
              <w:fldChar w:fldCharType="end"/>
            </w:r>
            <w:r w:rsidRPr="000A165C">
              <w:rPr>
                <w:rStyle w:val="Hyperlink"/>
                <w:rFonts w:ascii="Verdana" w:hAnsi="Verdana"/>
                <w:noProof/>
                <w:rPrChange w:id="410" w:author="Aarti Joshi" w:date="2022-06-22T10:15:00Z">
                  <w:rPr>
                    <w:rStyle w:val="Hyperlink"/>
                    <w:noProof/>
                  </w:rPr>
                </w:rPrChange>
              </w:rPr>
              <w:fldChar w:fldCharType="end"/>
            </w:r>
          </w:ins>
        </w:p>
        <w:p w14:paraId="71DE07AF" w14:textId="5D31E6C7" w:rsidR="007D7B03" w:rsidRPr="000A165C" w:rsidRDefault="007D7B03">
          <w:pPr>
            <w:pStyle w:val="TOC1"/>
            <w:tabs>
              <w:tab w:val="left" w:pos="440"/>
              <w:tab w:val="right" w:leader="dot" w:pos="10358"/>
            </w:tabs>
            <w:rPr>
              <w:ins w:id="411" w:author="Sebastian Gonzalez" w:date="2022-05-18T12:27:00Z"/>
              <w:rFonts w:ascii="Verdana" w:eastAsiaTheme="minorEastAsia" w:hAnsi="Verdana" w:cstheme="minorBidi"/>
              <w:b w:val="0"/>
              <w:bCs w:val="0"/>
              <w:i w:val="0"/>
              <w:iCs w:val="0"/>
              <w:noProof/>
              <w:rPrChange w:id="412" w:author="Aarti Joshi" w:date="2022-06-22T10:15:00Z">
                <w:rPr>
                  <w:ins w:id="413" w:author="Sebastian Gonzalez" w:date="2022-05-18T12:27:00Z"/>
                  <w:rFonts w:eastAsiaTheme="minorEastAsia" w:cstheme="minorBidi"/>
                  <w:b w:val="0"/>
                  <w:bCs w:val="0"/>
                  <w:i w:val="0"/>
                  <w:iCs w:val="0"/>
                  <w:noProof/>
                </w:rPr>
              </w:rPrChange>
            </w:rPr>
          </w:pPr>
          <w:ins w:id="414" w:author="Sebastian Gonzalez" w:date="2022-05-18T12:27:00Z">
            <w:r w:rsidRPr="000A165C">
              <w:rPr>
                <w:rStyle w:val="Hyperlink"/>
                <w:rFonts w:ascii="Verdana" w:hAnsi="Verdana"/>
                <w:noProof/>
                <w:rPrChange w:id="415" w:author="Aarti Joshi" w:date="2022-06-22T10:15:00Z">
                  <w:rPr>
                    <w:rStyle w:val="Hyperlink"/>
                    <w:noProof/>
                  </w:rPr>
                </w:rPrChange>
              </w:rPr>
              <w:fldChar w:fldCharType="begin"/>
            </w:r>
            <w:r w:rsidRPr="000A165C">
              <w:rPr>
                <w:rStyle w:val="Hyperlink"/>
                <w:rFonts w:ascii="Verdana" w:hAnsi="Verdana"/>
                <w:noProof/>
                <w:rPrChange w:id="416" w:author="Aarti Joshi" w:date="2022-06-22T10:15:00Z">
                  <w:rPr>
                    <w:rStyle w:val="Hyperlink"/>
                    <w:noProof/>
                  </w:rPr>
                </w:rPrChange>
              </w:rPr>
              <w:instrText xml:space="preserve"> </w:instrText>
            </w:r>
            <w:r w:rsidRPr="000A165C">
              <w:rPr>
                <w:rFonts w:ascii="Verdana" w:hAnsi="Verdana"/>
                <w:noProof/>
                <w:rPrChange w:id="417" w:author="Aarti Joshi" w:date="2022-06-22T10:15:00Z">
                  <w:rPr>
                    <w:noProof/>
                  </w:rPr>
                </w:rPrChange>
              </w:rPr>
              <w:instrText>HYPERLINK \l "_Toc103769948"</w:instrText>
            </w:r>
            <w:r w:rsidRPr="000A165C">
              <w:rPr>
                <w:rStyle w:val="Hyperlink"/>
                <w:rFonts w:ascii="Verdana" w:hAnsi="Verdana"/>
                <w:noProof/>
                <w:rPrChange w:id="418" w:author="Aarti Joshi" w:date="2022-06-22T10:15:00Z">
                  <w:rPr>
                    <w:rStyle w:val="Hyperlink"/>
                    <w:noProof/>
                  </w:rPr>
                </w:rPrChange>
              </w:rPr>
              <w:instrText xml:space="preserve"> </w:instrText>
            </w:r>
            <w:r w:rsidRPr="000A165C">
              <w:rPr>
                <w:rStyle w:val="Hyperlink"/>
                <w:rFonts w:ascii="Verdana" w:hAnsi="Verdana"/>
                <w:noProof/>
                <w:rPrChange w:id="419" w:author="Aarti Joshi" w:date="2022-06-22T10:15:00Z">
                  <w:rPr>
                    <w:rStyle w:val="Hyperlink"/>
                    <w:noProof/>
                  </w:rPr>
                </w:rPrChange>
              </w:rPr>
              <w:fldChar w:fldCharType="separate"/>
            </w:r>
            <w:r w:rsidRPr="000A165C">
              <w:rPr>
                <w:rStyle w:val="Hyperlink"/>
                <w:rFonts w:ascii="Verdana" w:hAnsi="Verdana"/>
                <w:noProof/>
                <w:rPrChange w:id="420" w:author="Aarti Joshi" w:date="2022-06-22T10:15:00Z">
                  <w:rPr>
                    <w:rStyle w:val="Hyperlink"/>
                    <w:noProof/>
                  </w:rPr>
                </w:rPrChange>
              </w:rPr>
              <w:t>5</w:t>
            </w:r>
            <w:r w:rsidRPr="000A165C">
              <w:rPr>
                <w:rFonts w:ascii="Verdana" w:eastAsiaTheme="minorEastAsia" w:hAnsi="Verdana" w:cstheme="minorBidi"/>
                <w:b w:val="0"/>
                <w:bCs w:val="0"/>
                <w:i w:val="0"/>
                <w:iCs w:val="0"/>
                <w:noProof/>
                <w:rPrChange w:id="421"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422" w:author="Aarti Joshi" w:date="2022-06-22T10:15:00Z">
                  <w:rPr>
                    <w:rStyle w:val="Hyperlink"/>
                    <w:noProof/>
                  </w:rPr>
                </w:rPrChange>
              </w:rPr>
              <w:t>Prerequisites</w:t>
            </w:r>
            <w:r w:rsidRPr="000A165C">
              <w:rPr>
                <w:rFonts w:ascii="Verdana" w:hAnsi="Verdana"/>
                <w:noProof/>
                <w:webHidden/>
                <w:rPrChange w:id="423" w:author="Aarti Joshi" w:date="2022-06-22T10:15:00Z">
                  <w:rPr>
                    <w:noProof/>
                    <w:webHidden/>
                  </w:rPr>
                </w:rPrChange>
              </w:rPr>
              <w:tab/>
            </w:r>
            <w:r w:rsidRPr="000A165C">
              <w:rPr>
                <w:rFonts w:ascii="Verdana" w:hAnsi="Verdana"/>
                <w:noProof/>
                <w:webHidden/>
                <w:rPrChange w:id="424" w:author="Aarti Joshi" w:date="2022-06-22T10:15:00Z">
                  <w:rPr>
                    <w:noProof/>
                    <w:webHidden/>
                  </w:rPr>
                </w:rPrChange>
              </w:rPr>
              <w:fldChar w:fldCharType="begin"/>
            </w:r>
            <w:r w:rsidRPr="000A165C">
              <w:rPr>
                <w:rFonts w:ascii="Verdana" w:hAnsi="Verdana"/>
                <w:noProof/>
                <w:webHidden/>
                <w:rPrChange w:id="425" w:author="Aarti Joshi" w:date="2022-06-22T10:15:00Z">
                  <w:rPr>
                    <w:noProof/>
                    <w:webHidden/>
                  </w:rPr>
                </w:rPrChange>
              </w:rPr>
              <w:instrText xml:space="preserve"> PAGEREF _Toc103769948 \h </w:instrText>
            </w:r>
          </w:ins>
          <w:r w:rsidRPr="000A165C">
            <w:rPr>
              <w:rFonts w:ascii="Verdana" w:hAnsi="Verdana"/>
              <w:noProof/>
              <w:webHidden/>
              <w:rPrChange w:id="426" w:author="Aarti Joshi" w:date="2022-06-22T10:15:00Z">
                <w:rPr>
                  <w:rFonts w:ascii="Verdana" w:hAnsi="Verdana"/>
                  <w:noProof/>
                  <w:webHidden/>
                </w:rPr>
              </w:rPrChange>
            </w:rPr>
          </w:r>
          <w:r w:rsidRPr="000A165C">
            <w:rPr>
              <w:rFonts w:ascii="Verdana" w:hAnsi="Verdana"/>
              <w:noProof/>
              <w:webHidden/>
              <w:rPrChange w:id="427" w:author="Aarti Joshi" w:date="2022-06-22T10:15:00Z">
                <w:rPr>
                  <w:noProof/>
                  <w:webHidden/>
                </w:rPr>
              </w:rPrChange>
            </w:rPr>
            <w:fldChar w:fldCharType="separate"/>
          </w:r>
          <w:ins w:id="428" w:author="Sebastian Gonzalez" w:date="2022-05-18T12:46:00Z">
            <w:r w:rsidR="009C6D07" w:rsidRPr="000A165C">
              <w:rPr>
                <w:rFonts w:ascii="Verdana" w:hAnsi="Verdana"/>
                <w:noProof/>
                <w:webHidden/>
                <w:rPrChange w:id="429" w:author="Aarti Joshi" w:date="2022-06-22T10:15:00Z">
                  <w:rPr>
                    <w:noProof/>
                    <w:webHidden/>
                  </w:rPr>
                </w:rPrChange>
              </w:rPr>
              <w:t>6</w:t>
            </w:r>
          </w:ins>
          <w:ins w:id="430" w:author="Sebastian Gonzalez" w:date="2022-05-18T12:27:00Z">
            <w:r w:rsidRPr="000A165C">
              <w:rPr>
                <w:rFonts w:ascii="Verdana" w:hAnsi="Verdana"/>
                <w:noProof/>
                <w:webHidden/>
                <w:rPrChange w:id="431" w:author="Aarti Joshi" w:date="2022-06-22T10:15:00Z">
                  <w:rPr>
                    <w:noProof/>
                    <w:webHidden/>
                  </w:rPr>
                </w:rPrChange>
              </w:rPr>
              <w:fldChar w:fldCharType="end"/>
            </w:r>
            <w:r w:rsidRPr="000A165C">
              <w:rPr>
                <w:rStyle w:val="Hyperlink"/>
                <w:rFonts w:ascii="Verdana" w:hAnsi="Verdana"/>
                <w:noProof/>
                <w:rPrChange w:id="432" w:author="Aarti Joshi" w:date="2022-06-22T10:15:00Z">
                  <w:rPr>
                    <w:rStyle w:val="Hyperlink"/>
                    <w:noProof/>
                  </w:rPr>
                </w:rPrChange>
              </w:rPr>
              <w:fldChar w:fldCharType="end"/>
            </w:r>
          </w:ins>
        </w:p>
        <w:p w14:paraId="6DD9C992" w14:textId="71010360" w:rsidR="007D7B03" w:rsidRPr="000A165C" w:rsidRDefault="007D7B03">
          <w:pPr>
            <w:pStyle w:val="TOC1"/>
            <w:tabs>
              <w:tab w:val="left" w:pos="440"/>
              <w:tab w:val="right" w:leader="dot" w:pos="10358"/>
            </w:tabs>
            <w:rPr>
              <w:ins w:id="433" w:author="Sebastian Gonzalez" w:date="2022-05-18T12:27:00Z"/>
              <w:rFonts w:ascii="Verdana" w:eastAsiaTheme="minorEastAsia" w:hAnsi="Verdana" w:cstheme="minorBidi"/>
              <w:b w:val="0"/>
              <w:bCs w:val="0"/>
              <w:i w:val="0"/>
              <w:iCs w:val="0"/>
              <w:noProof/>
              <w:rPrChange w:id="434" w:author="Aarti Joshi" w:date="2022-06-22T10:15:00Z">
                <w:rPr>
                  <w:ins w:id="435" w:author="Sebastian Gonzalez" w:date="2022-05-18T12:27:00Z"/>
                  <w:rFonts w:eastAsiaTheme="minorEastAsia" w:cstheme="minorBidi"/>
                  <w:b w:val="0"/>
                  <w:bCs w:val="0"/>
                  <w:i w:val="0"/>
                  <w:iCs w:val="0"/>
                  <w:noProof/>
                </w:rPr>
              </w:rPrChange>
            </w:rPr>
          </w:pPr>
          <w:ins w:id="436" w:author="Sebastian Gonzalez" w:date="2022-05-18T12:27:00Z">
            <w:r w:rsidRPr="000A165C">
              <w:rPr>
                <w:rStyle w:val="Hyperlink"/>
                <w:rFonts w:ascii="Verdana" w:hAnsi="Verdana"/>
                <w:noProof/>
                <w:rPrChange w:id="437" w:author="Aarti Joshi" w:date="2022-06-22T10:15:00Z">
                  <w:rPr>
                    <w:rStyle w:val="Hyperlink"/>
                    <w:noProof/>
                  </w:rPr>
                </w:rPrChange>
              </w:rPr>
              <w:fldChar w:fldCharType="begin"/>
            </w:r>
            <w:r w:rsidRPr="000A165C">
              <w:rPr>
                <w:rStyle w:val="Hyperlink"/>
                <w:rFonts w:ascii="Verdana" w:hAnsi="Verdana"/>
                <w:noProof/>
                <w:rPrChange w:id="438" w:author="Aarti Joshi" w:date="2022-06-22T10:15:00Z">
                  <w:rPr>
                    <w:rStyle w:val="Hyperlink"/>
                    <w:noProof/>
                  </w:rPr>
                </w:rPrChange>
              </w:rPr>
              <w:instrText xml:space="preserve"> </w:instrText>
            </w:r>
            <w:r w:rsidRPr="000A165C">
              <w:rPr>
                <w:rFonts w:ascii="Verdana" w:hAnsi="Verdana"/>
                <w:noProof/>
                <w:rPrChange w:id="439" w:author="Aarti Joshi" w:date="2022-06-22T10:15:00Z">
                  <w:rPr>
                    <w:noProof/>
                  </w:rPr>
                </w:rPrChange>
              </w:rPr>
              <w:instrText>HYPERLINK \l "_Toc103769949"</w:instrText>
            </w:r>
            <w:r w:rsidRPr="000A165C">
              <w:rPr>
                <w:rStyle w:val="Hyperlink"/>
                <w:rFonts w:ascii="Verdana" w:hAnsi="Verdana"/>
                <w:noProof/>
                <w:rPrChange w:id="440" w:author="Aarti Joshi" w:date="2022-06-22T10:15:00Z">
                  <w:rPr>
                    <w:rStyle w:val="Hyperlink"/>
                    <w:noProof/>
                  </w:rPr>
                </w:rPrChange>
              </w:rPr>
              <w:instrText xml:space="preserve"> </w:instrText>
            </w:r>
            <w:r w:rsidRPr="000A165C">
              <w:rPr>
                <w:rStyle w:val="Hyperlink"/>
                <w:rFonts w:ascii="Verdana" w:hAnsi="Verdana"/>
                <w:noProof/>
                <w:rPrChange w:id="441" w:author="Aarti Joshi" w:date="2022-06-22T10:15:00Z">
                  <w:rPr>
                    <w:rStyle w:val="Hyperlink"/>
                    <w:noProof/>
                  </w:rPr>
                </w:rPrChange>
              </w:rPr>
              <w:fldChar w:fldCharType="separate"/>
            </w:r>
            <w:r w:rsidRPr="000A165C">
              <w:rPr>
                <w:rStyle w:val="Hyperlink"/>
                <w:rFonts w:ascii="Verdana" w:hAnsi="Verdana"/>
                <w:noProof/>
                <w:rPrChange w:id="442" w:author="Aarti Joshi" w:date="2022-06-22T10:15:00Z">
                  <w:rPr>
                    <w:rStyle w:val="Hyperlink"/>
                    <w:noProof/>
                  </w:rPr>
                </w:rPrChange>
              </w:rPr>
              <w:t>6</w:t>
            </w:r>
            <w:r w:rsidRPr="000A165C">
              <w:rPr>
                <w:rFonts w:ascii="Verdana" w:eastAsiaTheme="minorEastAsia" w:hAnsi="Verdana" w:cstheme="minorBidi"/>
                <w:b w:val="0"/>
                <w:bCs w:val="0"/>
                <w:i w:val="0"/>
                <w:iCs w:val="0"/>
                <w:noProof/>
                <w:rPrChange w:id="443"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444" w:author="Aarti Joshi" w:date="2022-06-22T10:15:00Z">
                  <w:rPr>
                    <w:rStyle w:val="Hyperlink"/>
                    <w:noProof/>
                  </w:rPr>
                </w:rPrChange>
              </w:rPr>
              <w:t>Assumptions</w:t>
            </w:r>
            <w:r w:rsidRPr="000A165C">
              <w:rPr>
                <w:rFonts w:ascii="Verdana" w:hAnsi="Verdana"/>
                <w:noProof/>
                <w:webHidden/>
                <w:rPrChange w:id="445" w:author="Aarti Joshi" w:date="2022-06-22T10:15:00Z">
                  <w:rPr>
                    <w:noProof/>
                    <w:webHidden/>
                  </w:rPr>
                </w:rPrChange>
              </w:rPr>
              <w:tab/>
            </w:r>
            <w:r w:rsidRPr="000A165C">
              <w:rPr>
                <w:rFonts w:ascii="Verdana" w:hAnsi="Verdana"/>
                <w:noProof/>
                <w:webHidden/>
                <w:rPrChange w:id="446" w:author="Aarti Joshi" w:date="2022-06-22T10:15:00Z">
                  <w:rPr>
                    <w:noProof/>
                    <w:webHidden/>
                  </w:rPr>
                </w:rPrChange>
              </w:rPr>
              <w:fldChar w:fldCharType="begin"/>
            </w:r>
            <w:r w:rsidRPr="000A165C">
              <w:rPr>
                <w:rFonts w:ascii="Verdana" w:hAnsi="Verdana"/>
                <w:noProof/>
                <w:webHidden/>
                <w:rPrChange w:id="447" w:author="Aarti Joshi" w:date="2022-06-22T10:15:00Z">
                  <w:rPr>
                    <w:noProof/>
                    <w:webHidden/>
                  </w:rPr>
                </w:rPrChange>
              </w:rPr>
              <w:instrText xml:space="preserve"> PAGEREF _Toc103769949 \h </w:instrText>
            </w:r>
          </w:ins>
          <w:r w:rsidRPr="000A165C">
            <w:rPr>
              <w:rFonts w:ascii="Verdana" w:hAnsi="Verdana"/>
              <w:noProof/>
              <w:webHidden/>
              <w:rPrChange w:id="448" w:author="Aarti Joshi" w:date="2022-06-22T10:15:00Z">
                <w:rPr>
                  <w:rFonts w:ascii="Verdana" w:hAnsi="Verdana"/>
                  <w:noProof/>
                  <w:webHidden/>
                </w:rPr>
              </w:rPrChange>
            </w:rPr>
          </w:r>
          <w:r w:rsidRPr="000A165C">
            <w:rPr>
              <w:rFonts w:ascii="Verdana" w:hAnsi="Verdana"/>
              <w:noProof/>
              <w:webHidden/>
              <w:rPrChange w:id="449" w:author="Aarti Joshi" w:date="2022-06-22T10:15:00Z">
                <w:rPr>
                  <w:noProof/>
                  <w:webHidden/>
                </w:rPr>
              </w:rPrChange>
            </w:rPr>
            <w:fldChar w:fldCharType="separate"/>
          </w:r>
          <w:ins w:id="450" w:author="Sebastian Gonzalez" w:date="2022-05-18T12:46:00Z">
            <w:r w:rsidR="009C6D07" w:rsidRPr="000A165C">
              <w:rPr>
                <w:rFonts w:ascii="Verdana" w:hAnsi="Verdana"/>
                <w:noProof/>
                <w:webHidden/>
                <w:rPrChange w:id="451" w:author="Aarti Joshi" w:date="2022-06-22T10:15:00Z">
                  <w:rPr>
                    <w:noProof/>
                    <w:webHidden/>
                  </w:rPr>
                </w:rPrChange>
              </w:rPr>
              <w:t>6</w:t>
            </w:r>
          </w:ins>
          <w:ins w:id="452" w:author="Sebastian Gonzalez" w:date="2022-05-18T12:27:00Z">
            <w:r w:rsidRPr="000A165C">
              <w:rPr>
                <w:rFonts w:ascii="Verdana" w:hAnsi="Verdana"/>
                <w:noProof/>
                <w:webHidden/>
                <w:rPrChange w:id="453" w:author="Aarti Joshi" w:date="2022-06-22T10:15:00Z">
                  <w:rPr>
                    <w:noProof/>
                    <w:webHidden/>
                  </w:rPr>
                </w:rPrChange>
              </w:rPr>
              <w:fldChar w:fldCharType="end"/>
            </w:r>
            <w:r w:rsidRPr="000A165C">
              <w:rPr>
                <w:rStyle w:val="Hyperlink"/>
                <w:rFonts w:ascii="Verdana" w:hAnsi="Verdana"/>
                <w:noProof/>
                <w:rPrChange w:id="454" w:author="Aarti Joshi" w:date="2022-06-22T10:15:00Z">
                  <w:rPr>
                    <w:rStyle w:val="Hyperlink"/>
                    <w:noProof/>
                  </w:rPr>
                </w:rPrChange>
              </w:rPr>
              <w:fldChar w:fldCharType="end"/>
            </w:r>
          </w:ins>
        </w:p>
        <w:p w14:paraId="5716CFC3" w14:textId="3A5B2727" w:rsidR="007D7B03" w:rsidRPr="000A165C" w:rsidRDefault="007D7B03">
          <w:pPr>
            <w:pStyle w:val="TOC1"/>
            <w:tabs>
              <w:tab w:val="left" w:pos="440"/>
              <w:tab w:val="right" w:leader="dot" w:pos="10358"/>
            </w:tabs>
            <w:rPr>
              <w:ins w:id="455" w:author="Sebastian Gonzalez" w:date="2022-05-18T12:27:00Z"/>
              <w:rFonts w:ascii="Verdana" w:eastAsiaTheme="minorEastAsia" w:hAnsi="Verdana" w:cstheme="minorBidi"/>
              <w:b w:val="0"/>
              <w:bCs w:val="0"/>
              <w:i w:val="0"/>
              <w:iCs w:val="0"/>
              <w:noProof/>
              <w:rPrChange w:id="456" w:author="Aarti Joshi" w:date="2022-06-22T10:15:00Z">
                <w:rPr>
                  <w:ins w:id="457" w:author="Sebastian Gonzalez" w:date="2022-05-18T12:27:00Z"/>
                  <w:rFonts w:eastAsiaTheme="minorEastAsia" w:cstheme="minorBidi"/>
                  <w:b w:val="0"/>
                  <w:bCs w:val="0"/>
                  <w:i w:val="0"/>
                  <w:iCs w:val="0"/>
                  <w:noProof/>
                </w:rPr>
              </w:rPrChange>
            </w:rPr>
          </w:pPr>
          <w:ins w:id="458" w:author="Sebastian Gonzalez" w:date="2022-05-18T12:27:00Z">
            <w:r w:rsidRPr="000A165C">
              <w:rPr>
                <w:rStyle w:val="Hyperlink"/>
                <w:rFonts w:ascii="Verdana" w:hAnsi="Verdana"/>
                <w:noProof/>
                <w:rPrChange w:id="459" w:author="Aarti Joshi" w:date="2022-06-22T10:15:00Z">
                  <w:rPr>
                    <w:rStyle w:val="Hyperlink"/>
                    <w:noProof/>
                  </w:rPr>
                </w:rPrChange>
              </w:rPr>
              <w:fldChar w:fldCharType="begin"/>
            </w:r>
            <w:r w:rsidRPr="000A165C">
              <w:rPr>
                <w:rStyle w:val="Hyperlink"/>
                <w:rFonts w:ascii="Verdana" w:hAnsi="Verdana"/>
                <w:noProof/>
                <w:rPrChange w:id="460" w:author="Aarti Joshi" w:date="2022-06-22T10:15:00Z">
                  <w:rPr>
                    <w:rStyle w:val="Hyperlink"/>
                    <w:noProof/>
                  </w:rPr>
                </w:rPrChange>
              </w:rPr>
              <w:instrText xml:space="preserve"> </w:instrText>
            </w:r>
            <w:r w:rsidRPr="000A165C">
              <w:rPr>
                <w:rFonts w:ascii="Verdana" w:hAnsi="Verdana"/>
                <w:noProof/>
                <w:rPrChange w:id="461" w:author="Aarti Joshi" w:date="2022-06-22T10:15:00Z">
                  <w:rPr>
                    <w:noProof/>
                  </w:rPr>
                </w:rPrChange>
              </w:rPr>
              <w:instrText>HYPERLINK \l "_Toc103769950"</w:instrText>
            </w:r>
            <w:r w:rsidRPr="000A165C">
              <w:rPr>
                <w:rStyle w:val="Hyperlink"/>
                <w:rFonts w:ascii="Verdana" w:hAnsi="Verdana"/>
                <w:noProof/>
                <w:rPrChange w:id="462" w:author="Aarti Joshi" w:date="2022-06-22T10:15:00Z">
                  <w:rPr>
                    <w:rStyle w:val="Hyperlink"/>
                    <w:noProof/>
                  </w:rPr>
                </w:rPrChange>
              </w:rPr>
              <w:instrText xml:space="preserve"> </w:instrText>
            </w:r>
            <w:r w:rsidRPr="000A165C">
              <w:rPr>
                <w:rStyle w:val="Hyperlink"/>
                <w:rFonts w:ascii="Verdana" w:hAnsi="Verdana"/>
                <w:noProof/>
                <w:rPrChange w:id="463" w:author="Aarti Joshi" w:date="2022-06-22T10:15:00Z">
                  <w:rPr>
                    <w:rStyle w:val="Hyperlink"/>
                    <w:noProof/>
                  </w:rPr>
                </w:rPrChange>
              </w:rPr>
              <w:fldChar w:fldCharType="separate"/>
            </w:r>
            <w:r w:rsidRPr="000A165C">
              <w:rPr>
                <w:rStyle w:val="Hyperlink"/>
                <w:rFonts w:ascii="Verdana" w:hAnsi="Verdana"/>
                <w:noProof/>
                <w:rPrChange w:id="464" w:author="Aarti Joshi" w:date="2022-06-22T10:15:00Z">
                  <w:rPr>
                    <w:rStyle w:val="Hyperlink"/>
                    <w:noProof/>
                  </w:rPr>
                </w:rPrChange>
              </w:rPr>
              <w:t>7</w:t>
            </w:r>
            <w:r w:rsidRPr="000A165C">
              <w:rPr>
                <w:rFonts w:ascii="Verdana" w:eastAsiaTheme="minorEastAsia" w:hAnsi="Verdana" w:cstheme="minorBidi"/>
                <w:b w:val="0"/>
                <w:bCs w:val="0"/>
                <w:i w:val="0"/>
                <w:iCs w:val="0"/>
                <w:noProof/>
                <w:rPrChange w:id="465"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466" w:author="Aarti Joshi" w:date="2022-06-22T10:15:00Z">
                  <w:rPr>
                    <w:rStyle w:val="Hyperlink"/>
                    <w:noProof/>
                  </w:rPr>
                </w:rPrChange>
              </w:rPr>
              <w:t>Constraints and limitations</w:t>
            </w:r>
            <w:r w:rsidRPr="000A165C">
              <w:rPr>
                <w:rFonts w:ascii="Verdana" w:hAnsi="Verdana"/>
                <w:noProof/>
                <w:webHidden/>
                <w:rPrChange w:id="467" w:author="Aarti Joshi" w:date="2022-06-22T10:15:00Z">
                  <w:rPr>
                    <w:noProof/>
                    <w:webHidden/>
                  </w:rPr>
                </w:rPrChange>
              </w:rPr>
              <w:tab/>
            </w:r>
            <w:r w:rsidRPr="000A165C">
              <w:rPr>
                <w:rFonts w:ascii="Verdana" w:hAnsi="Verdana"/>
                <w:noProof/>
                <w:webHidden/>
                <w:rPrChange w:id="468" w:author="Aarti Joshi" w:date="2022-06-22T10:15:00Z">
                  <w:rPr>
                    <w:noProof/>
                    <w:webHidden/>
                  </w:rPr>
                </w:rPrChange>
              </w:rPr>
              <w:fldChar w:fldCharType="begin"/>
            </w:r>
            <w:r w:rsidRPr="000A165C">
              <w:rPr>
                <w:rFonts w:ascii="Verdana" w:hAnsi="Verdana"/>
                <w:noProof/>
                <w:webHidden/>
                <w:rPrChange w:id="469" w:author="Aarti Joshi" w:date="2022-06-22T10:15:00Z">
                  <w:rPr>
                    <w:noProof/>
                    <w:webHidden/>
                  </w:rPr>
                </w:rPrChange>
              </w:rPr>
              <w:instrText xml:space="preserve"> PAGEREF _Toc103769950 \h </w:instrText>
            </w:r>
          </w:ins>
          <w:r w:rsidRPr="000A165C">
            <w:rPr>
              <w:rFonts w:ascii="Verdana" w:hAnsi="Verdana"/>
              <w:noProof/>
              <w:webHidden/>
              <w:rPrChange w:id="470" w:author="Aarti Joshi" w:date="2022-06-22T10:15:00Z">
                <w:rPr>
                  <w:rFonts w:ascii="Verdana" w:hAnsi="Verdana"/>
                  <w:noProof/>
                  <w:webHidden/>
                </w:rPr>
              </w:rPrChange>
            </w:rPr>
          </w:r>
          <w:r w:rsidRPr="000A165C">
            <w:rPr>
              <w:rFonts w:ascii="Verdana" w:hAnsi="Verdana"/>
              <w:noProof/>
              <w:webHidden/>
              <w:rPrChange w:id="471" w:author="Aarti Joshi" w:date="2022-06-22T10:15:00Z">
                <w:rPr>
                  <w:noProof/>
                  <w:webHidden/>
                </w:rPr>
              </w:rPrChange>
            </w:rPr>
            <w:fldChar w:fldCharType="separate"/>
          </w:r>
          <w:ins w:id="472" w:author="Sebastian Gonzalez" w:date="2022-05-18T12:46:00Z">
            <w:r w:rsidR="009C6D07" w:rsidRPr="000A165C">
              <w:rPr>
                <w:rFonts w:ascii="Verdana" w:hAnsi="Verdana"/>
                <w:noProof/>
                <w:webHidden/>
                <w:rPrChange w:id="473" w:author="Aarti Joshi" w:date="2022-06-22T10:15:00Z">
                  <w:rPr>
                    <w:noProof/>
                    <w:webHidden/>
                  </w:rPr>
                </w:rPrChange>
              </w:rPr>
              <w:t>7</w:t>
            </w:r>
          </w:ins>
          <w:ins w:id="474" w:author="Sebastian Gonzalez" w:date="2022-05-18T12:27:00Z">
            <w:r w:rsidRPr="000A165C">
              <w:rPr>
                <w:rFonts w:ascii="Verdana" w:hAnsi="Verdana"/>
                <w:noProof/>
                <w:webHidden/>
                <w:rPrChange w:id="475" w:author="Aarti Joshi" w:date="2022-06-22T10:15:00Z">
                  <w:rPr>
                    <w:noProof/>
                    <w:webHidden/>
                  </w:rPr>
                </w:rPrChange>
              </w:rPr>
              <w:fldChar w:fldCharType="end"/>
            </w:r>
            <w:r w:rsidRPr="000A165C">
              <w:rPr>
                <w:rStyle w:val="Hyperlink"/>
                <w:rFonts w:ascii="Verdana" w:hAnsi="Verdana"/>
                <w:noProof/>
                <w:rPrChange w:id="476" w:author="Aarti Joshi" w:date="2022-06-22T10:15:00Z">
                  <w:rPr>
                    <w:rStyle w:val="Hyperlink"/>
                    <w:noProof/>
                  </w:rPr>
                </w:rPrChange>
              </w:rPr>
              <w:fldChar w:fldCharType="end"/>
            </w:r>
          </w:ins>
        </w:p>
        <w:p w14:paraId="212D5112" w14:textId="6B5EA164" w:rsidR="007D7B03" w:rsidRPr="000A165C" w:rsidRDefault="007D7B03">
          <w:pPr>
            <w:pStyle w:val="TOC1"/>
            <w:tabs>
              <w:tab w:val="left" w:pos="440"/>
              <w:tab w:val="right" w:leader="dot" w:pos="10358"/>
            </w:tabs>
            <w:rPr>
              <w:ins w:id="477" w:author="Sebastian Gonzalez" w:date="2022-05-18T12:27:00Z"/>
              <w:rFonts w:ascii="Verdana" w:eastAsiaTheme="minorEastAsia" w:hAnsi="Verdana" w:cstheme="minorBidi"/>
              <w:b w:val="0"/>
              <w:bCs w:val="0"/>
              <w:i w:val="0"/>
              <w:iCs w:val="0"/>
              <w:noProof/>
              <w:rPrChange w:id="478" w:author="Aarti Joshi" w:date="2022-06-22T10:15:00Z">
                <w:rPr>
                  <w:ins w:id="479" w:author="Sebastian Gonzalez" w:date="2022-05-18T12:27:00Z"/>
                  <w:rFonts w:eastAsiaTheme="minorEastAsia" w:cstheme="minorBidi"/>
                  <w:b w:val="0"/>
                  <w:bCs w:val="0"/>
                  <w:i w:val="0"/>
                  <w:iCs w:val="0"/>
                  <w:noProof/>
                </w:rPr>
              </w:rPrChange>
            </w:rPr>
          </w:pPr>
          <w:ins w:id="480" w:author="Sebastian Gonzalez" w:date="2022-05-18T12:27:00Z">
            <w:r w:rsidRPr="000A165C">
              <w:rPr>
                <w:rStyle w:val="Hyperlink"/>
                <w:rFonts w:ascii="Verdana" w:hAnsi="Verdana"/>
                <w:noProof/>
                <w:rPrChange w:id="481" w:author="Aarti Joshi" w:date="2022-06-22T10:15:00Z">
                  <w:rPr>
                    <w:rStyle w:val="Hyperlink"/>
                    <w:noProof/>
                  </w:rPr>
                </w:rPrChange>
              </w:rPr>
              <w:fldChar w:fldCharType="begin"/>
            </w:r>
            <w:r w:rsidRPr="000A165C">
              <w:rPr>
                <w:rStyle w:val="Hyperlink"/>
                <w:rFonts w:ascii="Verdana" w:hAnsi="Verdana"/>
                <w:noProof/>
                <w:rPrChange w:id="482" w:author="Aarti Joshi" w:date="2022-06-22T10:15:00Z">
                  <w:rPr>
                    <w:rStyle w:val="Hyperlink"/>
                    <w:noProof/>
                  </w:rPr>
                </w:rPrChange>
              </w:rPr>
              <w:instrText xml:space="preserve"> </w:instrText>
            </w:r>
            <w:r w:rsidRPr="000A165C">
              <w:rPr>
                <w:rFonts w:ascii="Verdana" w:hAnsi="Verdana"/>
                <w:noProof/>
                <w:rPrChange w:id="483" w:author="Aarti Joshi" w:date="2022-06-22T10:15:00Z">
                  <w:rPr>
                    <w:noProof/>
                  </w:rPr>
                </w:rPrChange>
              </w:rPr>
              <w:instrText>HYPERLINK \l "_Toc103769951"</w:instrText>
            </w:r>
            <w:r w:rsidRPr="000A165C">
              <w:rPr>
                <w:rStyle w:val="Hyperlink"/>
                <w:rFonts w:ascii="Verdana" w:hAnsi="Verdana"/>
                <w:noProof/>
                <w:rPrChange w:id="484" w:author="Aarti Joshi" w:date="2022-06-22T10:15:00Z">
                  <w:rPr>
                    <w:rStyle w:val="Hyperlink"/>
                    <w:noProof/>
                  </w:rPr>
                </w:rPrChange>
              </w:rPr>
              <w:instrText xml:space="preserve"> </w:instrText>
            </w:r>
            <w:r w:rsidRPr="000A165C">
              <w:rPr>
                <w:rStyle w:val="Hyperlink"/>
                <w:rFonts w:ascii="Verdana" w:hAnsi="Verdana"/>
                <w:noProof/>
                <w:rPrChange w:id="485" w:author="Aarti Joshi" w:date="2022-06-22T10:15:00Z">
                  <w:rPr>
                    <w:rStyle w:val="Hyperlink"/>
                    <w:noProof/>
                  </w:rPr>
                </w:rPrChange>
              </w:rPr>
              <w:fldChar w:fldCharType="separate"/>
            </w:r>
            <w:r w:rsidRPr="000A165C">
              <w:rPr>
                <w:rStyle w:val="Hyperlink"/>
                <w:rFonts w:ascii="Verdana" w:hAnsi="Verdana"/>
                <w:noProof/>
                <w:rPrChange w:id="486" w:author="Aarti Joshi" w:date="2022-06-22T10:15:00Z">
                  <w:rPr>
                    <w:rStyle w:val="Hyperlink"/>
                    <w:noProof/>
                  </w:rPr>
                </w:rPrChange>
              </w:rPr>
              <w:t>8</w:t>
            </w:r>
            <w:r w:rsidRPr="000A165C">
              <w:rPr>
                <w:rFonts w:ascii="Verdana" w:eastAsiaTheme="minorEastAsia" w:hAnsi="Verdana" w:cstheme="minorBidi"/>
                <w:b w:val="0"/>
                <w:bCs w:val="0"/>
                <w:i w:val="0"/>
                <w:iCs w:val="0"/>
                <w:noProof/>
                <w:rPrChange w:id="487" w:author="Aarti Joshi" w:date="2022-06-22T10:15:00Z">
                  <w:rPr>
                    <w:rFonts w:eastAsiaTheme="minorEastAsia" w:cstheme="minorBidi"/>
                    <w:b w:val="0"/>
                    <w:bCs w:val="0"/>
                    <w:i w:val="0"/>
                    <w:iCs w:val="0"/>
                    <w:noProof/>
                  </w:rPr>
                </w:rPrChange>
              </w:rPr>
              <w:tab/>
            </w:r>
            <w:r w:rsidRPr="000A165C">
              <w:rPr>
                <w:rStyle w:val="Hyperlink"/>
                <w:rFonts w:ascii="Verdana" w:hAnsi="Verdana"/>
                <w:noProof/>
                <w:rPrChange w:id="488" w:author="Aarti Joshi" w:date="2022-06-22T10:15:00Z">
                  <w:rPr>
                    <w:rStyle w:val="Hyperlink"/>
                    <w:noProof/>
                  </w:rPr>
                </w:rPrChange>
              </w:rPr>
              <w:t>Risks</w:t>
            </w:r>
            <w:r w:rsidRPr="000A165C">
              <w:rPr>
                <w:rFonts w:ascii="Verdana" w:hAnsi="Verdana"/>
                <w:noProof/>
                <w:webHidden/>
                <w:rPrChange w:id="489" w:author="Aarti Joshi" w:date="2022-06-22T10:15:00Z">
                  <w:rPr>
                    <w:noProof/>
                    <w:webHidden/>
                  </w:rPr>
                </w:rPrChange>
              </w:rPr>
              <w:tab/>
            </w:r>
            <w:r w:rsidRPr="000A165C">
              <w:rPr>
                <w:rFonts w:ascii="Verdana" w:hAnsi="Verdana"/>
                <w:noProof/>
                <w:webHidden/>
                <w:rPrChange w:id="490" w:author="Aarti Joshi" w:date="2022-06-22T10:15:00Z">
                  <w:rPr>
                    <w:noProof/>
                    <w:webHidden/>
                  </w:rPr>
                </w:rPrChange>
              </w:rPr>
              <w:fldChar w:fldCharType="begin"/>
            </w:r>
            <w:r w:rsidRPr="000A165C">
              <w:rPr>
                <w:rFonts w:ascii="Verdana" w:hAnsi="Verdana"/>
                <w:noProof/>
                <w:webHidden/>
                <w:rPrChange w:id="491" w:author="Aarti Joshi" w:date="2022-06-22T10:15:00Z">
                  <w:rPr>
                    <w:noProof/>
                    <w:webHidden/>
                  </w:rPr>
                </w:rPrChange>
              </w:rPr>
              <w:instrText xml:space="preserve"> PAGEREF _Toc103769951 \h </w:instrText>
            </w:r>
          </w:ins>
          <w:r w:rsidRPr="000A165C">
            <w:rPr>
              <w:rFonts w:ascii="Verdana" w:hAnsi="Verdana"/>
              <w:noProof/>
              <w:webHidden/>
              <w:rPrChange w:id="492" w:author="Aarti Joshi" w:date="2022-06-22T10:15:00Z">
                <w:rPr>
                  <w:rFonts w:ascii="Verdana" w:hAnsi="Verdana"/>
                  <w:noProof/>
                  <w:webHidden/>
                </w:rPr>
              </w:rPrChange>
            </w:rPr>
          </w:r>
          <w:r w:rsidRPr="000A165C">
            <w:rPr>
              <w:rFonts w:ascii="Verdana" w:hAnsi="Verdana"/>
              <w:noProof/>
              <w:webHidden/>
              <w:rPrChange w:id="493" w:author="Aarti Joshi" w:date="2022-06-22T10:15:00Z">
                <w:rPr>
                  <w:noProof/>
                  <w:webHidden/>
                </w:rPr>
              </w:rPrChange>
            </w:rPr>
            <w:fldChar w:fldCharType="separate"/>
          </w:r>
          <w:ins w:id="494" w:author="Sebastian Gonzalez" w:date="2022-05-18T12:46:00Z">
            <w:r w:rsidR="009C6D07" w:rsidRPr="000A165C">
              <w:rPr>
                <w:rFonts w:ascii="Verdana" w:hAnsi="Verdana"/>
                <w:noProof/>
                <w:webHidden/>
                <w:rPrChange w:id="495" w:author="Aarti Joshi" w:date="2022-06-22T10:15:00Z">
                  <w:rPr>
                    <w:noProof/>
                    <w:webHidden/>
                  </w:rPr>
                </w:rPrChange>
              </w:rPr>
              <w:t>7</w:t>
            </w:r>
          </w:ins>
          <w:ins w:id="496" w:author="Sebastian Gonzalez" w:date="2022-05-18T12:27:00Z">
            <w:r w:rsidRPr="000A165C">
              <w:rPr>
                <w:rFonts w:ascii="Verdana" w:hAnsi="Verdana"/>
                <w:noProof/>
                <w:webHidden/>
                <w:rPrChange w:id="497" w:author="Aarti Joshi" w:date="2022-06-22T10:15:00Z">
                  <w:rPr>
                    <w:noProof/>
                    <w:webHidden/>
                  </w:rPr>
                </w:rPrChange>
              </w:rPr>
              <w:fldChar w:fldCharType="end"/>
            </w:r>
            <w:r w:rsidRPr="000A165C">
              <w:rPr>
                <w:rStyle w:val="Hyperlink"/>
                <w:rFonts w:ascii="Verdana" w:hAnsi="Verdana"/>
                <w:noProof/>
                <w:rPrChange w:id="498" w:author="Aarti Joshi" w:date="2022-06-22T10:15:00Z">
                  <w:rPr>
                    <w:rStyle w:val="Hyperlink"/>
                    <w:noProof/>
                  </w:rPr>
                </w:rPrChange>
              </w:rPr>
              <w:fldChar w:fldCharType="end"/>
            </w:r>
          </w:ins>
        </w:p>
        <w:p w14:paraId="0EFAA52F" w14:textId="2CA9B402" w:rsidR="00BE18E6" w:rsidRPr="000A165C" w:rsidRDefault="00BE18E6">
          <w:pPr>
            <w:pStyle w:val="TOC1"/>
            <w:rPr>
              <w:ins w:id="499" w:author="Sebastian Gonzalez" w:date="2022-05-18T12:17:00Z"/>
              <w:rFonts w:ascii="Verdana" w:hAnsi="Verdana"/>
              <w:rPrChange w:id="500" w:author="Aarti Joshi" w:date="2022-06-22T10:15:00Z">
                <w:rPr>
                  <w:ins w:id="501" w:author="Sebastian Gonzalez" w:date="2022-05-18T12:17:00Z"/>
                </w:rPr>
              </w:rPrChange>
            </w:rPr>
            <w:pPrChange w:id="502" w:author="Sebastian Gonzalez" w:date="2022-05-18T12:22:00Z">
              <w:pPr/>
            </w:pPrChange>
          </w:pPr>
          <w:ins w:id="503" w:author="Sebastian Gonzalez" w:date="2022-05-18T12:19:00Z">
            <w:r w:rsidRPr="000A165C">
              <w:rPr>
                <w:rFonts w:ascii="Verdana" w:hAnsi="Verdana"/>
                <w:rPrChange w:id="504" w:author="Aarti Joshi" w:date="2022-06-22T10:15:00Z">
                  <w:rPr/>
                </w:rPrChange>
              </w:rPr>
              <w:fldChar w:fldCharType="end"/>
            </w:r>
          </w:ins>
        </w:p>
        <w:customXmlInsRangeStart w:id="505" w:author="Sebastian Gonzalez" w:date="2022-05-18T12:17:00Z"/>
      </w:sdtContent>
    </w:sdt>
    <w:customXmlInsRangeEnd w:id="505"/>
    <w:p w14:paraId="43D47DDA" w14:textId="4B13FD5A" w:rsidR="00595E33" w:rsidRPr="000A165C" w:rsidDel="004C6187" w:rsidRDefault="00595E33" w:rsidP="00F01991">
      <w:pPr>
        <w:spacing w:before="120"/>
        <w:rPr>
          <w:del w:id="506" w:author="Aarti Joshi" w:date="2022-06-22T11:01:00Z"/>
          <w:rFonts w:ascii="Verdana" w:hAnsi="Verdana" w:cs="Arial"/>
          <w:color w:val="0069AA"/>
          <w:szCs w:val="20"/>
          <w:rPrChange w:id="507" w:author="Aarti Joshi" w:date="2022-06-22T10:15:00Z">
            <w:rPr>
              <w:del w:id="508" w:author="Aarti Joshi" w:date="2022-06-22T11:01:00Z"/>
              <w:rFonts w:cs="Arial"/>
              <w:color w:val="0069AA"/>
              <w:szCs w:val="20"/>
            </w:rPr>
          </w:rPrChange>
        </w:rPr>
      </w:pPr>
    </w:p>
    <w:p w14:paraId="5630AD66" w14:textId="55CE66F9" w:rsidR="00E511F9" w:rsidRPr="000A165C" w:rsidDel="004C6187" w:rsidRDefault="00E511F9">
      <w:pPr>
        <w:rPr>
          <w:del w:id="509" w:author="Aarti Joshi" w:date="2022-06-22T11:01:00Z"/>
          <w:rFonts w:ascii="Verdana" w:hAnsi="Verdana" w:cs="Arial"/>
          <w:szCs w:val="20"/>
          <w:rPrChange w:id="510" w:author="Aarti Joshi" w:date="2022-06-22T10:15:00Z">
            <w:rPr>
              <w:del w:id="511" w:author="Aarti Joshi" w:date="2022-06-22T11:01:00Z"/>
              <w:rFonts w:cs="Arial"/>
              <w:szCs w:val="20"/>
            </w:rPr>
          </w:rPrChange>
        </w:rPr>
      </w:pPr>
      <w:del w:id="512" w:author="Aarti Joshi" w:date="2022-06-22T11:01:00Z">
        <w:r w:rsidRPr="000A165C" w:rsidDel="004C6187">
          <w:rPr>
            <w:rFonts w:ascii="Verdana" w:hAnsi="Verdana" w:cs="Arial"/>
            <w:bCs/>
            <w:szCs w:val="20"/>
            <w:rPrChange w:id="513" w:author="Aarti Joshi" w:date="2022-06-22T10:15:00Z">
              <w:rPr>
                <w:rFonts w:cs="Arial"/>
                <w:bCs/>
                <w:szCs w:val="20"/>
              </w:rPr>
            </w:rPrChange>
          </w:rPr>
          <w:br w:type="page"/>
        </w:r>
      </w:del>
    </w:p>
    <w:p w14:paraId="3E7A9F1C" w14:textId="0EE31CCF" w:rsidR="006E2710" w:rsidRPr="000A165C" w:rsidDel="00F44063" w:rsidRDefault="006E2710" w:rsidP="006E2710">
      <w:pPr>
        <w:pStyle w:val="Heading1"/>
        <w:rPr>
          <w:del w:id="514" w:author="Villaverde, Alfredo" w:date="2022-03-10T13:10:00Z"/>
          <w:rFonts w:ascii="Verdana" w:hAnsi="Verdana"/>
          <w:rPrChange w:id="515" w:author="Aarti Joshi" w:date="2022-06-22T10:15:00Z">
            <w:rPr>
              <w:del w:id="516" w:author="Villaverde, Alfredo" w:date="2022-03-10T13:10:00Z"/>
            </w:rPr>
          </w:rPrChange>
        </w:rPr>
      </w:pPr>
      <w:del w:id="517" w:author="Villaverde, Alfredo" w:date="2022-03-10T13:11:00Z">
        <w:r w:rsidRPr="000A165C" w:rsidDel="00F44063">
          <w:rPr>
            <w:rFonts w:ascii="Verdana" w:hAnsi="Verdana"/>
            <w:rPrChange w:id="518" w:author="Aarti Joshi" w:date="2022-06-22T10:15:00Z">
              <w:rPr/>
            </w:rPrChange>
          </w:rPr>
          <w:delText>Introduction</w:delText>
        </w:r>
      </w:del>
      <w:bookmarkStart w:id="519" w:name="_Toc97814027"/>
      <w:bookmarkStart w:id="520" w:name="_Toc97814786"/>
      <w:bookmarkStart w:id="521" w:name="_Toc97815038"/>
      <w:bookmarkStart w:id="522" w:name="_Toc97815169"/>
      <w:bookmarkStart w:id="523" w:name="_Toc97816033"/>
      <w:bookmarkStart w:id="524" w:name="_Toc97816621"/>
      <w:bookmarkStart w:id="525" w:name="_Toc103766381"/>
      <w:bookmarkStart w:id="526" w:name="_Toc103766460"/>
      <w:bookmarkStart w:id="527" w:name="_Toc103768479"/>
      <w:bookmarkStart w:id="528" w:name="_Toc103768558"/>
      <w:bookmarkStart w:id="529" w:name="_Toc103768637"/>
      <w:bookmarkStart w:id="530" w:name="_Toc103768716"/>
      <w:bookmarkStart w:id="531" w:name="_Toc103768810"/>
      <w:bookmarkStart w:id="532" w:name="_Toc103768968"/>
      <w:bookmarkStart w:id="533" w:name="_Toc103769047"/>
      <w:bookmarkStart w:id="534" w:name="_Toc103769126"/>
      <w:bookmarkStart w:id="535" w:name="_Toc103769205"/>
      <w:bookmarkStart w:id="536" w:name="_Toc103769284"/>
      <w:bookmarkStart w:id="537" w:name="_Toc103769378"/>
      <w:bookmarkStart w:id="538" w:name="_Toc103769457"/>
      <w:bookmarkStart w:id="539" w:name="_Toc103769536"/>
      <w:bookmarkStart w:id="540" w:name="_Toc103769616"/>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p>
    <w:p w14:paraId="60E23C92" w14:textId="2467FC69" w:rsidR="00A7133A" w:rsidRPr="000A165C" w:rsidDel="00F44063" w:rsidRDefault="00A7133A">
      <w:pPr>
        <w:pStyle w:val="Heading1"/>
        <w:rPr>
          <w:del w:id="541" w:author="Villaverde, Alfredo" w:date="2022-03-10T13:10:00Z"/>
          <w:rFonts w:ascii="Verdana" w:hAnsi="Verdana" w:cstheme="minorHAnsi"/>
          <w:color w:val="0070C0"/>
          <w:shd w:val="clear" w:color="auto" w:fill="FFFFFF"/>
          <w:rPrChange w:id="542" w:author="Aarti Joshi" w:date="2022-06-22T10:15:00Z">
            <w:rPr>
              <w:del w:id="543" w:author="Villaverde, Alfredo" w:date="2022-03-10T13:10:00Z"/>
              <w:shd w:val="clear" w:color="auto" w:fill="FFFFFF"/>
            </w:rPr>
          </w:rPrChange>
        </w:rPr>
        <w:pPrChange w:id="544" w:author="Villaverde, Alfredo" w:date="2022-03-10T13:10:00Z">
          <w:pPr/>
        </w:pPrChange>
      </w:pPr>
      <w:del w:id="545" w:author="Villaverde, Alfredo" w:date="2022-03-10T13:10:00Z">
        <w:r w:rsidRPr="000A165C" w:rsidDel="00F44063">
          <w:rPr>
            <w:rFonts w:ascii="Verdana" w:hAnsi="Verdana" w:cstheme="minorHAnsi"/>
            <w:color w:val="0070C0"/>
            <w:shd w:val="clear" w:color="auto" w:fill="FFFFFF"/>
            <w:rPrChange w:id="546" w:author="Aarti Joshi" w:date="2022-06-22T10:15:00Z">
              <w:rPr>
                <w:shd w:val="clear" w:color="auto" w:fill="FFFFFF"/>
              </w:rPr>
            </w:rPrChange>
          </w:rPr>
          <w:delText xml:space="preserve">TransnetYX is an automated genotyping company dedicated to serving research and saving time by removing redundant, yet necessary, tests conducted in genetic research. By optimizing resources, TransnetYX has paved the way for research to advance and deeper understandings to emerge. </w:delText>
        </w:r>
        <w:bookmarkStart w:id="547" w:name="_Toc97814028"/>
        <w:bookmarkStart w:id="548" w:name="_Toc97814787"/>
        <w:bookmarkStart w:id="549" w:name="_Toc97815039"/>
        <w:bookmarkStart w:id="550" w:name="_Toc97815170"/>
        <w:bookmarkStart w:id="551" w:name="_Toc97816034"/>
        <w:bookmarkStart w:id="552" w:name="_Toc97816622"/>
        <w:bookmarkStart w:id="553" w:name="_Toc103766382"/>
        <w:bookmarkStart w:id="554" w:name="_Toc103766461"/>
        <w:bookmarkStart w:id="555" w:name="_Toc103768480"/>
        <w:bookmarkStart w:id="556" w:name="_Toc103768559"/>
        <w:bookmarkStart w:id="557" w:name="_Toc103768638"/>
        <w:bookmarkStart w:id="558" w:name="_Toc103768717"/>
        <w:bookmarkStart w:id="559" w:name="_Toc103768811"/>
        <w:bookmarkStart w:id="560" w:name="_Toc103768969"/>
        <w:bookmarkStart w:id="561" w:name="_Toc103769048"/>
        <w:bookmarkStart w:id="562" w:name="_Toc103769127"/>
        <w:bookmarkStart w:id="563" w:name="_Toc103769206"/>
        <w:bookmarkStart w:id="564" w:name="_Toc103769285"/>
        <w:bookmarkStart w:id="565" w:name="_Toc103769379"/>
        <w:bookmarkStart w:id="566" w:name="_Toc103769458"/>
        <w:bookmarkStart w:id="567" w:name="_Toc103769537"/>
        <w:bookmarkStart w:id="568" w:name="_Toc103769617"/>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del>
    </w:p>
    <w:p w14:paraId="24546F1D" w14:textId="12801CB0" w:rsidR="00607FF5" w:rsidRPr="000A165C" w:rsidDel="00F44063" w:rsidRDefault="00A7133A">
      <w:pPr>
        <w:pStyle w:val="Heading1"/>
        <w:rPr>
          <w:del w:id="569" w:author="Villaverde, Alfredo" w:date="2022-03-10T13:11:00Z"/>
          <w:rFonts w:ascii="Verdana" w:hAnsi="Verdana"/>
          <w:color w:val="0069AA"/>
          <w:rPrChange w:id="570" w:author="Aarti Joshi" w:date="2022-06-22T10:15:00Z">
            <w:rPr>
              <w:del w:id="571" w:author="Villaverde, Alfredo" w:date="2022-03-10T13:11:00Z"/>
              <w:color w:val="0069AA"/>
            </w:rPr>
          </w:rPrChange>
        </w:rPr>
        <w:pPrChange w:id="572" w:author="Villaverde, Alfredo" w:date="2022-03-10T13:10:00Z">
          <w:pPr/>
        </w:pPrChange>
      </w:pPr>
      <w:del w:id="573" w:author="Villaverde, Alfredo" w:date="2022-03-10T13:10:00Z">
        <w:r w:rsidRPr="000A165C" w:rsidDel="00F44063">
          <w:rPr>
            <w:rFonts w:ascii="Verdana" w:hAnsi="Verdana"/>
            <w:shd w:val="clear" w:color="auto" w:fill="FFFFFF"/>
            <w:rPrChange w:id="574" w:author="Aarti Joshi" w:date="2022-06-22T10:15:00Z">
              <w:rPr>
                <w:shd w:val="clear" w:color="auto" w:fill="FFFFFF"/>
              </w:rPr>
            </w:rPrChange>
          </w:rPr>
          <w:delText>The mission of TransnetYX, then and now, is to help scientists accelerate research with fast, easy and accurate genotyping services.</w:delText>
        </w:r>
      </w:del>
      <w:del w:id="575" w:author="Villaverde, Alfredo" w:date="2022-03-10T13:11:00Z">
        <w:r w:rsidR="00607FF5" w:rsidRPr="000A165C" w:rsidDel="00F44063">
          <w:rPr>
            <w:rFonts w:ascii="Verdana" w:hAnsi="Verdana"/>
            <w:color w:val="0069AA"/>
            <w:rPrChange w:id="576" w:author="Aarti Joshi" w:date="2022-06-22T10:15:00Z">
              <w:rPr>
                <w:color w:val="0069AA"/>
              </w:rPr>
            </w:rPrChange>
          </w:rPr>
          <w:br w:type="page"/>
        </w:r>
        <w:bookmarkStart w:id="577" w:name="_Toc97814029"/>
        <w:bookmarkStart w:id="578" w:name="_Toc97814788"/>
        <w:bookmarkStart w:id="579" w:name="_Toc97815040"/>
        <w:bookmarkStart w:id="580" w:name="_Toc97815171"/>
        <w:bookmarkStart w:id="581" w:name="_Toc97816035"/>
        <w:bookmarkStart w:id="582" w:name="_Toc97816623"/>
        <w:bookmarkStart w:id="583" w:name="_Toc103766383"/>
        <w:bookmarkStart w:id="584" w:name="_Toc103766462"/>
        <w:bookmarkStart w:id="585" w:name="_Toc103768481"/>
        <w:bookmarkStart w:id="586" w:name="_Toc103768560"/>
        <w:bookmarkStart w:id="587" w:name="_Toc103768639"/>
        <w:bookmarkStart w:id="588" w:name="_Toc103768718"/>
        <w:bookmarkStart w:id="589" w:name="_Toc103768812"/>
        <w:bookmarkStart w:id="590" w:name="_Toc103768970"/>
        <w:bookmarkStart w:id="591" w:name="_Toc103769049"/>
        <w:bookmarkStart w:id="592" w:name="_Toc103769128"/>
        <w:bookmarkStart w:id="593" w:name="_Toc103769207"/>
        <w:bookmarkStart w:id="594" w:name="_Toc103769286"/>
        <w:bookmarkStart w:id="595" w:name="_Toc103769380"/>
        <w:bookmarkStart w:id="596" w:name="_Toc103769459"/>
        <w:bookmarkStart w:id="597" w:name="_Toc103769538"/>
        <w:bookmarkStart w:id="598" w:name="_Toc103769618"/>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del>
    </w:p>
    <w:p w14:paraId="2FEF842E" w14:textId="5C764984" w:rsidR="002B202C" w:rsidRPr="000A165C" w:rsidDel="00B27452" w:rsidRDefault="00D908AF" w:rsidP="00B27452">
      <w:pPr>
        <w:pStyle w:val="Heading1"/>
        <w:rPr>
          <w:del w:id="599" w:author="Sebastian Gonzalez" w:date="2022-05-18T12:23:00Z"/>
          <w:rFonts w:ascii="Verdana" w:hAnsi="Verdana"/>
          <w:rPrChange w:id="600" w:author="Aarti Joshi" w:date="2022-06-22T10:15:00Z">
            <w:rPr>
              <w:del w:id="601" w:author="Sebastian Gonzalez" w:date="2022-05-18T12:23:00Z"/>
            </w:rPr>
          </w:rPrChange>
        </w:rPr>
      </w:pPr>
      <w:del w:id="602" w:author="Sebastian Gonzalez" w:date="2022-05-18T12:23:00Z">
        <w:r w:rsidRPr="000A165C" w:rsidDel="00B27452">
          <w:rPr>
            <w:rFonts w:ascii="Verdana" w:hAnsi="Verdana"/>
            <w:rPrChange w:id="603" w:author="Aarti Joshi" w:date="2022-06-22T10:15:00Z">
              <w:rPr/>
            </w:rPrChange>
          </w:rPr>
          <w:delText>Business Requirements</w:delText>
        </w:r>
      </w:del>
      <w:ins w:id="604" w:author="Villaverde, Alfredo" w:date="2022-03-10T14:06:00Z">
        <w:del w:id="605" w:author="Sebastian Gonzalez" w:date="2022-05-18T12:23:00Z">
          <w:r w:rsidR="00706284" w:rsidRPr="000A165C" w:rsidDel="00B27452">
            <w:rPr>
              <w:rFonts w:ascii="Verdana" w:hAnsi="Verdana"/>
              <w:rPrChange w:id="606" w:author="Aarti Joshi" w:date="2022-06-22T10:15:00Z">
                <w:rPr/>
              </w:rPrChange>
            </w:rPr>
            <w:delText>n</w:delText>
          </w:r>
        </w:del>
      </w:ins>
      <w:ins w:id="607" w:author="Villaverde, Alfredo" w:date="2022-03-10T13:12:00Z">
        <w:del w:id="608" w:author="Sebastian Gonzalez" w:date="2022-05-18T12:23:00Z">
          <w:r w:rsidR="00F44063" w:rsidRPr="000A165C" w:rsidDel="00B27452">
            <w:rPr>
              <w:rFonts w:ascii="Verdana" w:hAnsi="Verdana"/>
              <w:rPrChange w:id="609" w:author="Aarti Joshi" w:date="2022-06-22T10:15:00Z">
                <w:rPr/>
              </w:rPrChange>
            </w:rPr>
            <w:delText>eed</w:delText>
          </w:r>
        </w:del>
      </w:ins>
      <w:ins w:id="610" w:author="Villaverde, Alfredo" w:date="2022-03-10T14:06:00Z">
        <w:del w:id="611" w:author="Sebastian Gonzalez" w:date="2022-05-18T12:23:00Z">
          <w:r w:rsidR="00706284" w:rsidRPr="000A165C" w:rsidDel="00B27452">
            <w:rPr>
              <w:rFonts w:ascii="Verdana" w:hAnsi="Verdana"/>
              <w:rPrChange w:id="612" w:author="Aarti Joshi" w:date="2022-06-22T10:15:00Z">
                <w:rPr/>
              </w:rPrChange>
            </w:rPr>
            <w:delText>s</w:delText>
          </w:r>
        </w:del>
      </w:ins>
    </w:p>
    <w:p w14:paraId="49A75186" w14:textId="6A513E4A" w:rsidR="00B27452" w:rsidRPr="000A165C" w:rsidDel="004C6187" w:rsidRDefault="00B27452">
      <w:pPr>
        <w:rPr>
          <w:ins w:id="613" w:author="Sebastian Gonzalez" w:date="2022-05-18T12:23:00Z"/>
          <w:del w:id="614" w:author="Aarti Joshi" w:date="2022-06-22T11:01:00Z"/>
          <w:rFonts w:ascii="Verdana" w:hAnsi="Verdana"/>
          <w:rPrChange w:id="615" w:author="Aarti Joshi" w:date="2022-06-22T10:15:00Z">
            <w:rPr>
              <w:ins w:id="616" w:author="Sebastian Gonzalez" w:date="2022-05-18T12:23:00Z"/>
              <w:del w:id="617" w:author="Aarti Joshi" w:date="2022-06-22T11:01:00Z"/>
            </w:rPr>
          </w:rPrChange>
        </w:rPr>
        <w:pPrChange w:id="618" w:author="Sebastian Gonzalez" w:date="2022-05-18T12:23:00Z">
          <w:pPr>
            <w:pStyle w:val="Heading1"/>
          </w:pPr>
        </w:pPrChange>
      </w:pPr>
    </w:p>
    <w:p w14:paraId="7A88A102" w14:textId="48EB61CA" w:rsidR="00CB0FA5" w:rsidRPr="000A165C" w:rsidRDefault="00B27452">
      <w:pPr>
        <w:pStyle w:val="Heading1"/>
        <w:rPr>
          <w:ins w:id="619" w:author="Villaverde, Alfredo" w:date="2022-03-10T13:41:00Z"/>
          <w:rFonts w:ascii="Verdana" w:hAnsi="Verdana"/>
          <w:rPrChange w:id="620" w:author="Aarti Joshi" w:date="2022-06-22T10:15:00Z">
            <w:rPr>
              <w:ins w:id="621" w:author="Villaverde, Alfredo" w:date="2022-03-10T13:41:00Z"/>
              <w:color w:val="0070C0"/>
              <w:lang w:val="en-US"/>
            </w:rPr>
          </w:rPrChange>
        </w:rPr>
        <w:pPrChange w:id="622" w:author="Sebastian Gonzalez" w:date="2022-05-18T12:23:00Z">
          <w:pPr/>
        </w:pPrChange>
      </w:pPr>
      <w:bookmarkStart w:id="623" w:name="_Toc103769942"/>
      <w:ins w:id="624" w:author="Sebastian Gonzalez" w:date="2022-05-18T12:23:00Z">
        <w:r w:rsidRPr="000A165C">
          <w:rPr>
            <w:rFonts w:ascii="Verdana" w:hAnsi="Verdana"/>
            <w:rPrChange w:id="625" w:author="Aarti Joshi" w:date="2022-06-22T10:15:00Z">
              <w:rPr/>
            </w:rPrChange>
          </w:rPr>
          <w:t>Business needs</w:t>
        </w:r>
      </w:ins>
      <w:bookmarkEnd w:id="623"/>
    </w:p>
    <w:p w14:paraId="7348C104" w14:textId="1E85DAB6" w:rsidR="000A165C" w:rsidRPr="00DF454E" w:rsidDel="00DF454E" w:rsidRDefault="00DF454E">
      <w:pPr>
        <w:pStyle w:val="Default"/>
        <w:numPr>
          <w:ilvl w:val="0"/>
          <w:numId w:val="17"/>
        </w:numPr>
        <w:rPr>
          <w:del w:id="626" w:author="Aarti Joshi" w:date="2022-10-12T16:49:00Z"/>
          <w:rFonts w:ascii="Verdana" w:hAnsi="Verdana"/>
          <w:sz w:val="22"/>
          <w:szCs w:val="22"/>
          <w:shd w:val="clear" w:color="auto" w:fill="A4D0FF"/>
          <w:rPrChange w:id="627" w:author="Aarti Joshi" w:date="2022-10-12T16:49:00Z">
            <w:rPr>
              <w:del w:id="628" w:author="Aarti Joshi" w:date="2022-10-12T16:49:00Z"/>
              <w:rFonts w:ascii="Trebuchet MS" w:hAnsi="Trebuchet MS"/>
              <w:color w:val="000000"/>
              <w:sz w:val="27"/>
              <w:szCs w:val="27"/>
              <w:shd w:val="clear" w:color="auto" w:fill="A4D0FF"/>
            </w:rPr>
          </w:rPrChange>
        </w:rPr>
        <w:pPrChange w:id="629" w:author="Aarti Joshi" w:date="2022-10-12T16:49:00Z">
          <w:pPr/>
        </w:pPrChange>
      </w:pPr>
      <w:ins w:id="630" w:author="Aarti Joshi" w:date="2022-10-12T16:49:00Z">
        <w:r w:rsidRPr="00DF454E">
          <w:rPr>
            <w:rFonts w:ascii="Verdana" w:hAnsi="Verdana" w:cs="Calibri"/>
            <w:sz w:val="22"/>
            <w:szCs w:val="22"/>
            <w:rPrChange w:id="631" w:author="Aarti Joshi" w:date="2022-10-12T16:49:00Z">
              <w:rPr>
                <w:rFonts w:ascii="Trebuchet MS" w:hAnsi="Trebuchet MS"/>
                <w:color w:val="000000"/>
                <w:sz w:val="27"/>
                <w:szCs w:val="27"/>
                <w:shd w:val="clear" w:color="auto" w:fill="A4D0FF"/>
              </w:rPr>
            </w:rPrChange>
          </w:rPr>
          <w:t xml:space="preserve">Orca Pacific Inc., based in the Seattle area, was established by Dick Kimura as a chemical pool and spa supply business.  Now spanning two generations, we have also moved into the industrial water treatment side of chemicals.  We manufacture our own line of chemicals which remains a proprietary enzyme blend for commercial </w:t>
        </w:r>
        <w:r w:rsidRPr="00DF454E">
          <w:rPr>
            <w:rFonts w:ascii="Verdana" w:hAnsi="Verdana" w:cs="Calibri"/>
            <w:rPrChange w:id="632" w:author="Aarti Joshi" w:date="2022-10-12T16:49:00Z">
              <w:rPr>
                <w:rFonts w:ascii="Verdana" w:hAnsi="Verdana"/>
                <w:color w:val="000000"/>
                <w:shd w:val="clear" w:color="auto" w:fill="A4D0FF"/>
              </w:rPr>
            </w:rPrChange>
          </w:rPr>
          <w:t>accounts. Orca</w:t>
        </w:r>
        <w:r w:rsidRPr="00DF454E">
          <w:rPr>
            <w:rFonts w:ascii="Verdana" w:hAnsi="Verdana" w:cs="Calibri"/>
            <w:sz w:val="22"/>
            <w:szCs w:val="22"/>
            <w:rPrChange w:id="633" w:author="Aarti Joshi" w:date="2022-10-12T16:49:00Z">
              <w:rPr>
                <w:rFonts w:ascii="Trebuchet MS" w:hAnsi="Trebuchet MS"/>
                <w:color w:val="000000"/>
                <w:sz w:val="27"/>
                <w:szCs w:val="27"/>
                <w:shd w:val="clear" w:color="auto" w:fill="A4D0FF"/>
              </w:rPr>
            </w:rPrChange>
          </w:rPr>
          <w:t xml:space="preserve"> Pacific is also known for prompt and timely product delivery, and a 24/7 response to customer emergencies.  This business is built on excellent customer service skills and product integrity.</w:t>
        </w:r>
      </w:ins>
      <w:ins w:id="634" w:author="Aarti Joshi" w:date="2022-10-12T16:52:00Z">
        <w:r w:rsidR="000058DC">
          <w:rPr>
            <w:rFonts w:ascii="Verdana" w:hAnsi="Verdana" w:cs="Calibri"/>
          </w:rPr>
          <w:t xml:space="preserve"> Orca pacific is looking for below customization in My account portal to provide </w:t>
        </w:r>
      </w:ins>
      <w:ins w:id="635" w:author="Aarti Joshi" w:date="2022-10-12T16:53:00Z">
        <w:r w:rsidR="000058DC">
          <w:rPr>
            <w:rFonts w:ascii="Verdana" w:hAnsi="Verdana" w:cs="Calibri"/>
          </w:rPr>
          <w:t>better visibility of customer details</w:t>
        </w:r>
      </w:ins>
      <w:ins w:id="636" w:author="Villaverde, Alfredo" w:date="2022-03-10T13:41:00Z">
        <w:del w:id="637" w:author="Aarti Joshi" w:date="2022-09-06T12:13:00Z">
          <w:r w:rsidR="00CB0FA5" w:rsidRPr="00DF454E" w:rsidDel="003D67C6">
            <w:rPr>
              <w:rFonts w:ascii="Verdana" w:hAnsi="Verdana"/>
              <w:b/>
              <w:bCs/>
              <w:color w:val="0070C0"/>
              <w:rPrChange w:id="638" w:author="Aarti Joshi" w:date="2022-10-12T16:49:00Z">
                <w:rPr>
                  <w:color w:val="0070C0"/>
                  <w:lang w:val="en-US"/>
                </w:rPr>
              </w:rPrChange>
            </w:rPr>
            <w:delText xml:space="preserve">GUIDELINE </w:delText>
          </w:r>
        </w:del>
      </w:ins>
      <w:ins w:id="639" w:author="Villaverde, Alfredo" w:date="2022-03-10T13:42:00Z">
        <w:del w:id="640" w:author="Aarti Joshi" w:date="2022-09-06T12:13:00Z">
          <w:r w:rsidR="00CB0FA5" w:rsidRPr="00DF454E" w:rsidDel="003D67C6">
            <w:rPr>
              <w:rFonts w:ascii="Verdana" w:hAnsi="Verdana"/>
              <w:b/>
              <w:bCs/>
              <w:color w:val="0070C0"/>
              <w:rPrChange w:id="641" w:author="Aarti Joshi" w:date="2022-10-12T16:49:00Z">
                <w:rPr>
                  <w:color w:val="0070C0"/>
                  <w:lang w:val="en-US"/>
                </w:rPr>
              </w:rPrChange>
            </w:rPr>
            <w:delText xml:space="preserve">FOR THIS SECTION </w:delText>
          </w:r>
        </w:del>
      </w:ins>
      <w:ins w:id="642" w:author="Villaverde, Alfredo" w:date="2022-03-10T13:41:00Z">
        <w:del w:id="643" w:author="Aarti Joshi" w:date="2022-09-06T12:13:00Z">
          <w:r w:rsidR="00CB0FA5" w:rsidRPr="00DF454E" w:rsidDel="003D67C6">
            <w:rPr>
              <w:rFonts w:ascii="Verdana" w:hAnsi="Verdana"/>
              <w:b/>
              <w:bCs/>
              <w:color w:val="0070C0"/>
              <w:rPrChange w:id="644" w:author="Aarti Joshi" w:date="2022-10-12T16:49:00Z">
                <w:rPr>
                  <w:color w:val="0070C0"/>
                  <w:lang w:val="en-US"/>
                </w:rPr>
              </w:rPrChange>
            </w:rPr>
            <w:delText>(DELETE</w:delText>
          </w:r>
        </w:del>
      </w:ins>
      <w:ins w:id="645" w:author="Villaverde, Alfredo" w:date="2022-03-10T13:42:00Z">
        <w:del w:id="646" w:author="Aarti Joshi" w:date="2022-09-06T12:13:00Z">
          <w:r w:rsidR="00CB0FA5" w:rsidRPr="00DF454E" w:rsidDel="003D67C6">
            <w:rPr>
              <w:rFonts w:ascii="Verdana" w:hAnsi="Verdana"/>
              <w:b/>
              <w:bCs/>
              <w:color w:val="0070C0"/>
              <w:rPrChange w:id="647" w:author="Aarti Joshi" w:date="2022-10-12T16:49:00Z">
                <w:rPr>
                  <w:color w:val="0070C0"/>
                  <w:lang w:val="en-US"/>
                </w:rPr>
              </w:rPrChange>
            </w:rPr>
            <w:delText xml:space="preserve"> TEXT</w:delText>
          </w:r>
        </w:del>
      </w:ins>
      <w:ins w:id="648" w:author="Villaverde, Alfredo" w:date="2022-03-10T13:41:00Z">
        <w:del w:id="649" w:author="Aarti Joshi" w:date="2022-09-06T12:13:00Z">
          <w:r w:rsidR="00CB0FA5" w:rsidRPr="00DF454E" w:rsidDel="003D67C6">
            <w:rPr>
              <w:rFonts w:ascii="Verdana" w:hAnsi="Verdana"/>
              <w:b/>
              <w:bCs/>
              <w:color w:val="0070C0"/>
              <w:rPrChange w:id="650" w:author="Aarti Joshi" w:date="2022-10-12T16:49:00Z">
                <w:rPr>
                  <w:color w:val="0070C0"/>
                  <w:lang w:val="en-US"/>
                </w:rPr>
              </w:rPrChange>
            </w:rPr>
            <w:delText xml:space="preserve"> BELOW </w:delText>
          </w:r>
        </w:del>
      </w:ins>
      <w:ins w:id="651" w:author="Villaverde, Alfredo" w:date="2022-03-10T13:42:00Z">
        <w:del w:id="652" w:author="Aarti Joshi" w:date="2022-09-06T12:13:00Z">
          <w:r w:rsidR="00CB0FA5" w:rsidRPr="00DF454E" w:rsidDel="003D67C6">
            <w:rPr>
              <w:rFonts w:ascii="Verdana" w:hAnsi="Verdana"/>
              <w:b/>
              <w:bCs/>
              <w:color w:val="0070C0"/>
              <w:rPrChange w:id="653" w:author="Aarti Joshi" w:date="2022-10-12T16:49:00Z">
                <w:rPr>
                  <w:color w:val="0070C0"/>
                  <w:lang w:val="en-US"/>
                </w:rPr>
              </w:rPrChange>
            </w:rPr>
            <w:delText>ONCE THIS SECTION IS COMPLETED)</w:delText>
          </w:r>
        </w:del>
      </w:ins>
    </w:p>
    <w:p w14:paraId="1120BB7E" w14:textId="77777777" w:rsidR="00DF454E" w:rsidRPr="000A165C" w:rsidRDefault="00DF454E" w:rsidP="00967015">
      <w:pPr>
        <w:rPr>
          <w:ins w:id="654" w:author="Aarti Joshi" w:date="2022-10-12T16:49:00Z"/>
          <w:rFonts w:ascii="Verdana" w:hAnsi="Verdana"/>
          <w:b/>
          <w:bCs/>
          <w:color w:val="0070C0"/>
          <w:lang w:val="en-US"/>
          <w:rPrChange w:id="655" w:author="Aarti Joshi" w:date="2022-06-22T10:15:00Z">
            <w:rPr>
              <w:ins w:id="656" w:author="Aarti Joshi" w:date="2022-10-12T16:49:00Z"/>
              <w:b/>
              <w:bCs/>
              <w:color w:val="0070C0"/>
              <w:lang w:val="en-US"/>
            </w:rPr>
          </w:rPrChange>
        </w:rPr>
      </w:pPr>
    </w:p>
    <w:p w14:paraId="58E7964F" w14:textId="4C2F3D3A" w:rsidR="005F5DAF" w:rsidRPr="000A165C" w:rsidDel="004C6187" w:rsidRDefault="005F5DAF" w:rsidP="00967015">
      <w:pPr>
        <w:rPr>
          <w:ins w:id="657" w:author="Villaverde, Alfredo" w:date="2022-03-10T13:41:00Z"/>
          <w:del w:id="658" w:author="Aarti Joshi" w:date="2022-06-22T11:00:00Z"/>
          <w:rFonts w:ascii="Verdana" w:hAnsi="Verdana"/>
          <w:b/>
          <w:bCs/>
          <w:i/>
          <w:iCs/>
          <w:lang w:val="en-US"/>
          <w:rPrChange w:id="659" w:author="Aarti Joshi" w:date="2022-06-22T10:15:00Z">
            <w:rPr>
              <w:ins w:id="660" w:author="Villaverde, Alfredo" w:date="2022-03-10T13:41:00Z"/>
              <w:del w:id="661" w:author="Aarti Joshi" w:date="2022-06-22T11:00:00Z"/>
              <w:color w:val="0070C0"/>
              <w:lang w:val="en-US"/>
            </w:rPr>
          </w:rPrChange>
        </w:rPr>
      </w:pPr>
      <w:ins w:id="662" w:author="Sebastian Gonzalez" w:date="2022-05-18T11:55:00Z">
        <w:del w:id="663" w:author="Aarti Joshi" w:date="2022-06-22T11:00:00Z">
          <w:r w:rsidRPr="000A165C" w:rsidDel="004C6187">
            <w:rPr>
              <w:rFonts w:ascii="Verdana" w:hAnsi="Verdana"/>
              <w:b/>
              <w:bCs/>
              <w:i/>
              <w:iCs/>
              <w:lang w:val="en-US"/>
              <w:rPrChange w:id="664" w:author="Aarti Joshi" w:date="2022-06-22T10:15:00Z">
                <w:rPr>
                  <w:b/>
                  <w:bCs/>
                  <w:color w:val="0070C0"/>
                  <w:lang w:val="en-US"/>
                </w:rPr>
              </w:rPrChange>
            </w:rPr>
            <w:delText xml:space="preserve">[This section is </w:delText>
          </w:r>
        </w:del>
      </w:ins>
      <w:ins w:id="665" w:author="Sebastian Gonzalez" w:date="2022-05-18T11:56:00Z">
        <w:del w:id="666" w:author="Aarti Joshi" w:date="2022-06-22T11:00:00Z">
          <w:r w:rsidRPr="000A165C" w:rsidDel="004C6187">
            <w:rPr>
              <w:rFonts w:ascii="Verdana" w:hAnsi="Verdana"/>
              <w:b/>
              <w:bCs/>
              <w:i/>
              <w:iCs/>
              <w:lang w:val="en-US"/>
              <w:rPrChange w:id="667" w:author="Aarti Joshi" w:date="2022-06-22T10:15:00Z">
                <w:rPr>
                  <w:i/>
                  <w:iCs/>
                  <w:lang w:val="en-US"/>
                </w:rPr>
              </w:rPrChange>
            </w:rPr>
            <w:delText>mandatory;</w:delText>
          </w:r>
        </w:del>
      </w:ins>
      <w:ins w:id="668" w:author="Sebastian Gonzalez" w:date="2022-05-18T11:55:00Z">
        <w:del w:id="669" w:author="Aarti Joshi" w:date="2022-06-22T11:00:00Z">
          <w:r w:rsidRPr="000A165C" w:rsidDel="004C6187">
            <w:rPr>
              <w:rFonts w:ascii="Verdana" w:hAnsi="Verdana"/>
              <w:b/>
              <w:bCs/>
              <w:i/>
              <w:iCs/>
              <w:lang w:val="en-US"/>
              <w:rPrChange w:id="670" w:author="Aarti Joshi" w:date="2022-06-22T10:15:00Z">
                <w:rPr>
                  <w:b/>
                  <w:bCs/>
                  <w:color w:val="0070C0"/>
                  <w:lang w:val="en-US"/>
                </w:rPr>
              </w:rPrChange>
            </w:rPr>
            <w:delText xml:space="preserve"> all customizations are driven by a</w:delText>
          </w:r>
        </w:del>
      </w:ins>
      <w:ins w:id="671" w:author="Sebastian Gonzalez" w:date="2022-05-18T11:56:00Z">
        <w:del w:id="672" w:author="Aarti Joshi" w:date="2022-06-22T11:00:00Z">
          <w:r w:rsidRPr="000A165C" w:rsidDel="004C6187">
            <w:rPr>
              <w:rFonts w:ascii="Verdana" w:hAnsi="Verdana"/>
              <w:b/>
              <w:bCs/>
              <w:i/>
              <w:iCs/>
              <w:lang w:val="en-US"/>
              <w:rPrChange w:id="673" w:author="Aarti Joshi" w:date="2022-06-22T10:15:00Z">
                <w:rPr>
                  <w:i/>
                  <w:iCs/>
                  <w:lang w:val="en-US"/>
                </w:rPr>
              </w:rPrChange>
            </w:rPr>
            <w:delText xml:space="preserve"> business</w:delText>
          </w:r>
        </w:del>
      </w:ins>
      <w:ins w:id="674" w:author="Sebastian Gonzalez" w:date="2022-05-18T11:55:00Z">
        <w:del w:id="675" w:author="Aarti Joshi" w:date="2022-06-22T11:00:00Z">
          <w:r w:rsidRPr="000A165C" w:rsidDel="004C6187">
            <w:rPr>
              <w:rFonts w:ascii="Verdana" w:hAnsi="Verdana"/>
              <w:b/>
              <w:bCs/>
              <w:i/>
              <w:iCs/>
              <w:lang w:val="en-US"/>
              <w:rPrChange w:id="676" w:author="Aarti Joshi" w:date="2022-06-22T10:15:00Z">
                <w:rPr>
                  <w:b/>
                  <w:bCs/>
                  <w:color w:val="0070C0"/>
                  <w:lang w:val="en-US"/>
                </w:rPr>
              </w:rPrChange>
            </w:rPr>
            <w:delText xml:space="preserve"> need so a small introduction should be added to put the readers into context]</w:delText>
          </w:r>
        </w:del>
      </w:ins>
    </w:p>
    <w:p w14:paraId="037996FA" w14:textId="291B28E7" w:rsidR="00B860CB" w:rsidRPr="000A165C" w:rsidDel="004C6187" w:rsidRDefault="00042D78" w:rsidP="00967015">
      <w:pPr>
        <w:rPr>
          <w:del w:id="677" w:author="Aarti Joshi" w:date="2022-06-22T11:00:00Z"/>
          <w:rFonts w:ascii="Verdana" w:hAnsi="Verdana"/>
          <w:i/>
          <w:iCs/>
          <w:lang w:val="en-US"/>
          <w:rPrChange w:id="678" w:author="Aarti Joshi" w:date="2022-06-22T10:15:00Z">
            <w:rPr>
              <w:del w:id="679" w:author="Aarti Joshi" w:date="2022-06-22T11:00:00Z"/>
              <w:color w:val="0070C0"/>
              <w:lang w:val="en-US"/>
            </w:rPr>
          </w:rPrChange>
        </w:rPr>
      </w:pPr>
      <w:ins w:id="680" w:author="Villaverde, Alfredo" w:date="2022-03-10T15:17:00Z">
        <w:del w:id="681" w:author="Aarti Joshi" w:date="2022-06-22T11:00:00Z">
          <w:r w:rsidRPr="000A165C" w:rsidDel="004C6187">
            <w:rPr>
              <w:rFonts w:ascii="Verdana" w:hAnsi="Verdana"/>
              <w:i/>
              <w:iCs/>
              <w:lang w:val="en-US"/>
              <w:rPrChange w:id="682" w:author="Aarti Joshi" w:date="2022-06-22T10:15:00Z">
                <w:rPr>
                  <w:i/>
                  <w:iCs/>
                  <w:lang w:val="en-US"/>
                </w:rPr>
              </w:rPrChange>
            </w:rPr>
            <w:delText>D</w:delText>
          </w:r>
        </w:del>
      </w:ins>
      <w:del w:id="683" w:author="Aarti Joshi" w:date="2022-06-22T11:00:00Z">
        <w:r w:rsidR="00B51D09" w:rsidRPr="000A165C" w:rsidDel="004C6187">
          <w:rPr>
            <w:rFonts w:ascii="Verdana" w:hAnsi="Verdana"/>
            <w:i/>
            <w:iCs/>
            <w:lang w:val="en-US"/>
            <w:rPrChange w:id="684" w:author="Aarti Joshi" w:date="2022-06-22T10:15:00Z">
              <w:rPr>
                <w:color w:val="0070C0"/>
                <w:lang w:val="en-US"/>
              </w:rPr>
            </w:rPrChange>
          </w:rPr>
          <w:delText xml:space="preserve">TransnetYX is in the progress of developing their SuiteCommerce webstore to replace their current </w:delText>
        </w:r>
        <w:r w:rsidR="00CE0DAE" w:rsidRPr="000A165C" w:rsidDel="004C6187">
          <w:rPr>
            <w:rFonts w:ascii="Verdana" w:hAnsi="Verdana"/>
            <w:i/>
            <w:iCs/>
            <w:rPrChange w:id="685" w:author="Aarti Joshi" w:date="2022-06-22T10:15:00Z">
              <w:rPr/>
            </w:rPrChange>
          </w:rPr>
          <w:fldChar w:fldCharType="begin"/>
        </w:r>
        <w:r w:rsidR="00CE0DAE" w:rsidRPr="000A165C" w:rsidDel="004C6187">
          <w:rPr>
            <w:rFonts w:ascii="Verdana" w:hAnsi="Verdana"/>
            <w:i/>
            <w:iCs/>
            <w:rPrChange w:id="686" w:author="Aarti Joshi" w:date="2022-06-22T10:15:00Z">
              <w:rPr/>
            </w:rPrChange>
          </w:rPr>
          <w:delInstrText xml:space="preserve"> HYPERLINK "https://brainbitsllc.com/" </w:delInstrText>
        </w:r>
        <w:r w:rsidR="00CE0DAE" w:rsidRPr="000A165C" w:rsidDel="004C6187">
          <w:rPr>
            <w:rFonts w:ascii="Verdana" w:hAnsi="Verdana"/>
            <w:i/>
            <w:iCs/>
            <w:rPrChange w:id="687" w:author="Aarti Joshi" w:date="2022-06-22T10:15:00Z">
              <w:rPr>
                <w:rStyle w:val="Hyperlink"/>
                <w:lang w:val="en-US"/>
              </w:rPr>
            </w:rPrChange>
          </w:rPr>
          <w:fldChar w:fldCharType="separate"/>
        </w:r>
        <w:r w:rsidR="00B51D09" w:rsidRPr="000A165C" w:rsidDel="004C6187">
          <w:rPr>
            <w:rStyle w:val="Hyperlink"/>
            <w:rFonts w:ascii="Verdana" w:hAnsi="Verdana"/>
            <w:i/>
            <w:iCs/>
            <w:color w:val="auto"/>
            <w:lang w:val="en-US"/>
            <w:rPrChange w:id="688" w:author="Aarti Joshi" w:date="2022-06-22T10:15:00Z">
              <w:rPr>
                <w:rStyle w:val="Hyperlink"/>
                <w:lang w:val="en-US"/>
              </w:rPr>
            </w:rPrChange>
          </w:rPr>
          <w:delText>https://brainbitsllc.com/</w:delText>
        </w:r>
        <w:r w:rsidR="00CE0DAE" w:rsidRPr="000A165C" w:rsidDel="004C6187">
          <w:rPr>
            <w:rStyle w:val="Hyperlink"/>
            <w:rFonts w:ascii="Verdana" w:hAnsi="Verdana"/>
            <w:i/>
            <w:iCs/>
            <w:color w:val="auto"/>
            <w:lang w:val="en-US"/>
            <w:rPrChange w:id="689" w:author="Aarti Joshi" w:date="2022-06-22T10:15:00Z">
              <w:rPr>
                <w:rStyle w:val="Hyperlink"/>
                <w:lang w:val="en-US"/>
              </w:rPr>
            </w:rPrChange>
          </w:rPr>
          <w:fldChar w:fldCharType="end"/>
        </w:r>
        <w:r w:rsidR="00B51D09" w:rsidRPr="000A165C" w:rsidDel="004C6187">
          <w:rPr>
            <w:rFonts w:ascii="Verdana" w:hAnsi="Verdana"/>
            <w:i/>
            <w:iCs/>
            <w:lang w:val="en-US"/>
            <w:rPrChange w:id="690" w:author="Aarti Joshi" w:date="2022-06-22T10:15:00Z">
              <w:rPr>
                <w:color w:val="0070C0"/>
                <w:lang w:val="en-US"/>
              </w:rPr>
            </w:rPrChange>
          </w:rPr>
          <w:delText xml:space="preserve"> tissue site.  </w:delText>
        </w:r>
        <w:r w:rsidR="00206C57" w:rsidRPr="000A165C" w:rsidDel="004C6187">
          <w:rPr>
            <w:rFonts w:ascii="Verdana" w:hAnsi="Verdana"/>
            <w:b/>
            <w:bCs/>
            <w:i/>
            <w:iCs/>
            <w:lang w:val="en-US"/>
            <w:rPrChange w:id="691" w:author="Aarti Joshi" w:date="2022-06-22T10:15:00Z">
              <w:rPr>
                <w:b/>
                <w:bCs/>
                <w:color w:val="0070C0"/>
                <w:lang w:val="en-US"/>
              </w:rPr>
            </w:rPrChange>
          </w:rPr>
          <w:delText>For US orders</w:delText>
        </w:r>
        <w:r w:rsidR="00206C57" w:rsidRPr="000A165C" w:rsidDel="004C6187">
          <w:rPr>
            <w:rFonts w:ascii="Verdana" w:hAnsi="Verdana"/>
            <w:i/>
            <w:iCs/>
            <w:lang w:val="en-US"/>
            <w:rPrChange w:id="692" w:author="Aarti Joshi" w:date="2022-06-22T10:15:00Z">
              <w:rPr>
                <w:color w:val="0070C0"/>
                <w:lang w:val="en-US"/>
              </w:rPr>
            </w:rPrChange>
          </w:rPr>
          <w:delText xml:space="preserve">, </w:delText>
        </w:r>
        <w:r w:rsidR="00B51D09" w:rsidRPr="000A165C" w:rsidDel="004C6187">
          <w:rPr>
            <w:rFonts w:ascii="Verdana" w:hAnsi="Verdana"/>
            <w:i/>
            <w:iCs/>
            <w:lang w:val="en-US"/>
            <w:rPrChange w:id="693" w:author="Aarti Joshi" w:date="2022-06-22T10:15:00Z">
              <w:rPr>
                <w:color w:val="0070C0"/>
                <w:lang w:val="en-US"/>
              </w:rPr>
            </w:rPrChange>
          </w:rPr>
          <w:delText xml:space="preserve">TransnetYX ship their items on </w:delText>
        </w:r>
        <w:r w:rsidR="00C82AE6" w:rsidRPr="000A165C" w:rsidDel="004C6187">
          <w:rPr>
            <w:rFonts w:ascii="Verdana" w:hAnsi="Verdana"/>
            <w:i/>
            <w:iCs/>
            <w:lang w:val="en-US"/>
            <w:rPrChange w:id="694" w:author="Aarti Joshi" w:date="2022-06-22T10:15:00Z">
              <w:rPr>
                <w:color w:val="0070C0"/>
                <w:lang w:val="en-US"/>
              </w:rPr>
            </w:rPrChange>
          </w:rPr>
          <w:delText>specified days of the week based on the type of item it is.  For example; some items sh</w:delText>
        </w:r>
        <w:r w:rsidR="00206C57" w:rsidRPr="000A165C" w:rsidDel="004C6187">
          <w:rPr>
            <w:rFonts w:ascii="Verdana" w:hAnsi="Verdana"/>
            <w:i/>
            <w:iCs/>
            <w:lang w:val="en-US"/>
            <w:rPrChange w:id="695" w:author="Aarti Joshi" w:date="2022-06-22T10:15:00Z">
              <w:rPr>
                <w:color w:val="0070C0"/>
                <w:lang w:val="en-US"/>
              </w:rPr>
            </w:rPrChange>
          </w:rPr>
          <w:delText>i</w:delText>
        </w:r>
        <w:r w:rsidR="00C82AE6" w:rsidRPr="000A165C" w:rsidDel="004C6187">
          <w:rPr>
            <w:rFonts w:ascii="Verdana" w:hAnsi="Verdana"/>
            <w:i/>
            <w:iCs/>
            <w:lang w:val="en-US"/>
            <w:rPrChange w:id="696" w:author="Aarti Joshi" w:date="2022-06-22T10:15:00Z">
              <w:rPr>
                <w:color w:val="0070C0"/>
                <w:lang w:val="en-US"/>
              </w:rPr>
            </w:rPrChange>
          </w:rPr>
          <w:delText xml:space="preserve">p Monday – Thursday while others may ship on Monday’s only.  Others are shipped </w:delText>
        </w:r>
        <w:r w:rsidR="00206C57" w:rsidRPr="000A165C" w:rsidDel="004C6187">
          <w:rPr>
            <w:rFonts w:ascii="Verdana" w:hAnsi="Verdana"/>
            <w:i/>
            <w:iCs/>
            <w:lang w:val="en-US"/>
            <w:rPrChange w:id="697" w:author="Aarti Joshi" w:date="2022-06-22T10:15:00Z">
              <w:rPr>
                <w:color w:val="0070C0"/>
                <w:lang w:val="en-US"/>
              </w:rPr>
            </w:rPrChange>
          </w:rPr>
          <w:delText>“U</w:delText>
        </w:r>
        <w:r w:rsidR="00C82AE6" w:rsidRPr="000A165C" w:rsidDel="004C6187">
          <w:rPr>
            <w:rFonts w:ascii="Verdana" w:hAnsi="Verdana"/>
            <w:i/>
            <w:iCs/>
            <w:lang w:val="en-US"/>
            <w:rPrChange w:id="698" w:author="Aarti Joshi" w:date="2022-06-22T10:15:00Z">
              <w:rPr>
                <w:color w:val="0070C0"/>
                <w:lang w:val="en-US"/>
              </w:rPr>
            </w:rPrChange>
          </w:rPr>
          <w:delText xml:space="preserve">pon </w:delText>
        </w:r>
        <w:r w:rsidR="00206C57" w:rsidRPr="000A165C" w:rsidDel="004C6187">
          <w:rPr>
            <w:rFonts w:ascii="Verdana" w:hAnsi="Verdana"/>
            <w:i/>
            <w:iCs/>
            <w:lang w:val="en-US"/>
            <w:rPrChange w:id="699" w:author="Aarti Joshi" w:date="2022-06-22T10:15:00Z">
              <w:rPr>
                <w:color w:val="0070C0"/>
                <w:lang w:val="en-US"/>
              </w:rPr>
            </w:rPrChange>
          </w:rPr>
          <w:delText>H</w:delText>
        </w:r>
        <w:r w:rsidR="00C82AE6" w:rsidRPr="000A165C" w:rsidDel="004C6187">
          <w:rPr>
            <w:rFonts w:ascii="Verdana" w:hAnsi="Verdana"/>
            <w:i/>
            <w:iCs/>
            <w:lang w:val="en-US"/>
            <w:rPrChange w:id="700" w:author="Aarti Joshi" w:date="2022-06-22T10:15:00Z">
              <w:rPr>
                <w:color w:val="0070C0"/>
                <w:lang w:val="en-US"/>
              </w:rPr>
            </w:rPrChange>
          </w:rPr>
          <w:delText>arvest</w:delText>
        </w:r>
        <w:r w:rsidR="00206C57" w:rsidRPr="000A165C" w:rsidDel="004C6187">
          <w:rPr>
            <w:rFonts w:ascii="Verdana" w:hAnsi="Verdana"/>
            <w:i/>
            <w:iCs/>
            <w:lang w:val="en-US"/>
            <w:rPrChange w:id="701" w:author="Aarti Joshi" w:date="2022-06-22T10:15:00Z">
              <w:rPr>
                <w:color w:val="0070C0"/>
                <w:lang w:val="en-US"/>
              </w:rPr>
            </w:rPrChange>
          </w:rPr>
          <w:delText>”</w:delText>
        </w:r>
        <w:r w:rsidR="00C82AE6" w:rsidRPr="000A165C" w:rsidDel="004C6187">
          <w:rPr>
            <w:rFonts w:ascii="Verdana" w:hAnsi="Verdana"/>
            <w:i/>
            <w:iCs/>
            <w:lang w:val="en-US"/>
            <w:rPrChange w:id="702" w:author="Aarti Joshi" w:date="2022-06-22T10:15:00Z">
              <w:rPr>
                <w:color w:val="0070C0"/>
                <w:lang w:val="en-US"/>
              </w:rPr>
            </w:rPrChange>
          </w:rPr>
          <w:delText xml:space="preserve">.  </w:delText>
        </w:r>
      </w:del>
    </w:p>
    <w:p w14:paraId="660D5982" w14:textId="662C9EC0" w:rsidR="00C82AE6" w:rsidRPr="000A165C" w:rsidDel="004C6187" w:rsidRDefault="00C82AE6" w:rsidP="00967015">
      <w:pPr>
        <w:rPr>
          <w:del w:id="703" w:author="Aarti Joshi" w:date="2022-06-22T11:00:00Z"/>
          <w:rFonts w:ascii="Verdana" w:hAnsi="Verdana"/>
          <w:i/>
          <w:iCs/>
          <w:lang w:val="en-US"/>
          <w:rPrChange w:id="704" w:author="Aarti Joshi" w:date="2022-06-22T10:15:00Z">
            <w:rPr>
              <w:del w:id="705" w:author="Aarti Joshi" w:date="2022-06-22T11:00:00Z"/>
              <w:color w:val="0070C0"/>
              <w:lang w:val="en-US"/>
            </w:rPr>
          </w:rPrChange>
        </w:rPr>
      </w:pPr>
      <w:del w:id="706" w:author="Aarti Joshi" w:date="2022-06-22T11:00:00Z">
        <w:r w:rsidRPr="000A165C" w:rsidDel="004C6187">
          <w:rPr>
            <w:rFonts w:ascii="Verdana" w:hAnsi="Verdana"/>
            <w:i/>
            <w:iCs/>
            <w:lang w:val="en-US"/>
            <w:rPrChange w:id="707" w:author="Aarti Joshi" w:date="2022-06-22T10:15:00Z">
              <w:rPr>
                <w:color w:val="0070C0"/>
                <w:lang w:val="en-US"/>
              </w:rPr>
            </w:rPrChange>
          </w:rPr>
          <w:delText xml:space="preserve">Their current site displays a list of delivery dates available for each </w:delText>
        </w:r>
        <w:r w:rsidR="00206C57" w:rsidRPr="000A165C" w:rsidDel="004C6187">
          <w:rPr>
            <w:rFonts w:ascii="Verdana" w:hAnsi="Verdana"/>
            <w:i/>
            <w:iCs/>
            <w:lang w:val="en-US"/>
            <w:rPrChange w:id="708" w:author="Aarti Joshi" w:date="2022-06-22T10:15:00Z">
              <w:rPr>
                <w:color w:val="0070C0"/>
                <w:lang w:val="en-US"/>
              </w:rPr>
            </w:rPrChange>
          </w:rPr>
          <w:delText>item on the product detail page</w:delText>
        </w:r>
        <w:r w:rsidRPr="000A165C" w:rsidDel="004C6187">
          <w:rPr>
            <w:rFonts w:ascii="Verdana" w:hAnsi="Verdana"/>
            <w:i/>
            <w:iCs/>
            <w:lang w:val="en-US"/>
            <w:rPrChange w:id="709" w:author="Aarti Joshi" w:date="2022-06-22T10:15:00Z">
              <w:rPr>
                <w:color w:val="0070C0"/>
                <w:lang w:val="en-US"/>
              </w:rPr>
            </w:rPrChange>
          </w:rPr>
          <w:delText xml:space="preserve">.  That delivery date is being driven based on the options available for each.  </w:delText>
        </w:r>
      </w:del>
    </w:p>
    <w:p w14:paraId="7B4EF6F7" w14:textId="6A0C96BE" w:rsidR="00042D78" w:rsidRPr="000A165C" w:rsidDel="004C6187" w:rsidRDefault="00C82AE6" w:rsidP="00967015">
      <w:pPr>
        <w:rPr>
          <w:ins w:id="710" w:author="Villaverde, Alfredo" w:date="2022-03-10T15:18:00Z"/>
          <w:del w:id="711" w:author="Aarti Joshi" w:date="2022-06-22T11:00:00Z"/>
          <w:rFonts w:ascii="Verdana" w:hAnsi="Verdana"/>
          <w:i/>
          <w:iCs/>
          <w:lang w:val="en-US"/>
          <w:rPrChange w:id="712" w:author="Aarti Joshi" w:date="2022-06-22T10:15:00Z">
            <w:rPr>
              <w:ins w:id="713" w:author="Villaverde, Alfredo" w:date="2022-03-10T15:18:00Z"/>
              <w:del w:id="714" w:author="Aarti Joshi" w:date="2022-06-22T11:00:00Z"/>
              <w:i/>
              <w:iCs/>
              <w:lang w:val="en-US"/>
            </w:rPr>
          </w:rPrChange>
        </w:rPr>
      </w:pPr>
      <w:del w:id="715" w:author="Aarti Joshi" w:date="2022-06-22T11:00:00Z">
        <w:r w:rsidRPr="000A165C" w:rsidDel="004C6187">
          <w:rPr>
            <w:rFonts w:ascii="Verdana" w:hAnsi="Verdana"/>
            <w:i/>
            <w:iCs/>
            <w:lang w:val="en-US"/>
            <w:rPrChange w:id="716" w:author="Aarti Joshi" w:date="2022-06-22T10:15:00Z">
              <w:rPr>
                <w:lang w:val="en-US"/>
              </w:rPr>
            </w:rPrChange>
          </w:rPr>
          <w:delText>This document will outline the intended solution, based on the requirements provided by the TransnetYX team. The intent is to provide the same level of service for their customers, shipping within the United States, on the new site</w:delText>
        </w:r>
      </w:del>
      <w:ins w:id="717" w:author="Villaverde, Alfredo" w:date="2022-03-10T13:18:00Z">
        <w:del w:id="718" w:author="Aarti Joshi" w:date="2022-06-22T11:00:00Z">
          <w:r w:rsidR="00E05F12" w:rsidRPr="000A165C" w:rsidDel="004C6187">
            <w:rPr>
              <w:rFonts w:ascii="Verdana" w:hAnsi="Verdana"/>
              <w:i/>
              <w:iCs/>
              <w:lang w:val="en-US"/>
              <w:rPrChange w:id="719" w:author="Aarti Joshi" w:date="2022-06-22T10:15:00Z">
                <w:rPr>
                  <w:lang w:val="en-US"/>
                </w:rPr>
              </w:rPrChange>
            </w:rPr>
            <w:delText xml:space="preserve">escribe the customer’s </w:delText>
          </w:r>
        </w:del>
      </w:ins>
      <w:ins w:id="720" w:author="Villaverde, Alfredo" w:date="2022-03-10T13:19:00Z">
        <w:del w:id="721" w:author="Aarti Joshi" w:date="2022-06-22T11:00:00Z">
          <w:r w:rsidR="00E05F12" w:rsidRPr="000A165C" w:rsidDel="004C6187">
            <w:rPr>
              <w:rFonts w:ascii="Verdana" w:hAnsi="Verdana"/>
              <w:i/>
              <w:iCs/>
              <w:lang w:val="en-US"/>
              <w:rPrChange w:id="722" w:author="Aarti Joshi" w:date="2022-06-22T10:15:00Z">
                <w:rPr>
                  <w:lang w:val="en-US"/>
                </w:rPr>
              </w:rPrChange>
            </w:rPr>
            <w:delText>as</w:delText>
          </w:r>
        </w:del>
      </w:ins>
      <w:ins w:id="723" w:author="Villaverde, Alfredo" w:date="2022-03-10T13:24:00Z">
        <w:del w:id="724" w:author="Aarti Joshi" w:date="2022-06-22T11:00:00Z">
          <w:r w:rsidR="00E05F12" w:rsidRPr="000A165C" w:rsidDel="004C6187">
            <w:rPr>
              <w:rFonts w:ascii="Verdana" w:hAnsi="Verdana"/>
              <w:i/>
              <w:iCs/>
              <w:lang w:val="en-US"/>
              <w:rPrChange w:id="725" w:author="Aarti Joshi" w:date="2022-06-22T10:15:00Z">
                <w:rPr>
                  <w:lang w:val="en-US"/>
                </w:rPr>
              </w:rPrChange>
            </w:rPr>
            <w:delText>k in a non-technical,</w:delText>
          </w:r>
        </w:del>
      </w:ins>
      <w:ins w:id="726" w:author="Villaverde, Alfredo" w:date="2022-03-10T15:18:00Z">
        <w:del w:id="727" w:author="Aarti Joshi" w:date="2022-06-22T11:00:00Z">
          <w:r w:rsidR="00042D78" w:rsidRPr="000A165C" w:rsidDel="004C6187">
            <w:rPr>
              <w:rFonts w:ascii="Verdana" w:hAnsi="Verdana"/>
              <w:i/>
              <w:iCs/>
              <w:lang w:val="en-US"/>
              <w:rPrChange w:id="728" w:author="Aarti Joshi" w:date="2022-06-22T10:15:00Z">
                <w:rPr>
                  <w:i/>
                  <w:iCs/>
                  <w:lang w:val="en-US"/>
                </w:rPr>
              </w:rPrChange>
            </w:rPr>
            <w:delText xml:space="preserve"> concise, </w:delText>
          </w:r>
        </w:del>
      </w:ins>
      <w:ins w:id="729" w:author="Villaverde, Alfredo" w:date="2022-03-10T13:25:00Z">
        <w:del w:id="730" w:author="Aarti Joshi" w:date="2022-06-22T11:00:00Z">
          <w:r w:rsidR="00E05F12" w:rsidRPr="000A165C" w:rsidDel="004C6187">
            <w:rPr>
              <w:rFonts w:ascii="Verdana" w:hAnsi="Verdana"/>
              <w:i/>
              <w:iCs/>
              <w:lang w:val="en-US"/>
              <w:rPrChange w:id="731" w:author="Aarti Joshi" w:date="2022-06-22T10:15:00Z">
                <w:rPr>
                  <w:lang w:val="en-US"/>
                </w:rPr>
              </w:rPrChange>
            </w:rPr>
            <w:delText>solution-independent</w:delText>
          </w:r>
        </w:del>
      </w:ins>
      <w:ins w:id="732" w:author="Sebastian Gonzalez" w:date="2022-05-18T11:56:00Z">
        <w:del w:id="733" w:author="Aarti Joshi" w:date="2022-06-22T11:00:00Z">
          <w:r w:rsidR="005F5DAF" w:rsidRPr="000A165C" w:rsidDel="004C6187">
            <w:rPr>
              <w:rFonts w:ascii="Verdana" w:hAnsi="Verdana"/>
              <w:i/>
              <w:iCs/>
              <w:lang w:val="en-US"/>
              <w:rPrChange w:id="734" w:author="Aarti Joshi" w:date="2022-06-22T10:15:00Z">
                <w:rPr>
                  <w:i/>
                  <w:iCs/>
                  <w:lang w:val="en-US"/>
                </w:rPr>
              </w:rPrChange>
            </w:rPr>
            <w:delText>independent,</w:delText>
          </w:r>
        </w:del>
      </w:ins>
      <w:ins w:id="735" w:author="Villaverde, Alfredo" w:date="2022-03-10T13:25:00Z">
        <w:del w:id="736" w:author="Aarti Joshi" w:date="2022-06-22T11:00:00Z">
          <w:r w:rsidR="00E05F12" w:rsidRPr="000A165C" w:rsidDel="004C6187">
            <w:rPr>
              <w:rFonts w:ascii="Verdana" w:hAnsi="Verdana"/>
              <w:i/>
              <w:iCs/>
              <w:lang w:val="en-US"/>
              <w:rPrChange w:id="737" w:author="Aarti Joshi" w:date="2022-06-22T10:15:00Z">
                <w:rPr>
                  <w:lang w:val="en-US"/>
                </w:rPr>
              </w:rPrChange>
            </w:rPr>
            <w:delText xml:space="preserve"> and purpose-oriented way</w:delText>
          </w:r>
        </w:del>
      </w:ins>
      <w:ins w:id="738" w:author="Villaverde, Alfredo" w:date="2022-03-10T13:19:00Z">
        <w:del w:id="739" w:author="Aarti Joshi" w:date="2022-06-22T11:00:00Z">
          <w:r w:rsidR="00E05F12" w:rsidRPr="000A165C" w:rsidDel="004C6187">
            <w:rPr>
              <w:rFonts w:ascii="Verdana" w:hAnsi="Verdana"/>
              <w:i/>
              <w:iCs/>
              <w:lang w:val="en-US"/>
              <w:rPrChange w:id="740" w:author="Aarti Joshi" w:date="2022-06-22T10:15:00Z">
                <w:rPr>
                  <w:lang w:val="en-US"/>
                </w:rPr>
              </w:rPrChange>
            </w:rPr>
            <w:delText>.</w:delText>
          </w:r>
        </w:del>
      </w:ins>
      <w:ins w:id="741" w:author="Villaverde, Alfredo" w:date="2022-03-10T14:04:00Z">
        <w:del w:id="742" w:author="Aarti Joshi" w:date="2022-06-22T11:00:00Z">
          <w:r w:rsidR="00E55062" w:rsidRPr="000A165C" w:rsidDel="004C6187">
            <w:rPr>
              <w:rFonts w:ascii="Verdana" w:hAnsi="Verdana"/>
              <w:i/>
              <w:iCs/>
              <w:lang w:val="en-US"/>
              <w:rPrChange w:id="743" w:author="Aarti Joshi" w:date="2022-06-22T10:15:00Z">
                <w:rPr>
                  <w:lang w:val="en-US"/>
                </w:rPr>
              </w:rPrChange>
            </w:rPr>
            <w:delText xml:space="preserve"> </w:delText>
          </w:r>
        </w:del>
      </w:ins>
    </w:p>
    <w:p w14:paraId="02E7C1E6" w14:textId="0DB0F801" w:rsidR="00E05F12" w:rsidRPr="000A165C" w:rsidDel="004C6187" w:rsidRDefault="00042D78" w:rsidP="00967015">
      <w:pPr>
        <w:rPr>
          <w:ins w:id="744" w:author="Villaverde, Alfredo" w:date="2022-03-10T13:25:00Z"/>
          <w:del w:id="745" w:author="Aarti Joshi" w:date="2022-06-22T11:00:00Z"/>
          <w:rFonts w:ascii="Verdana" w:hAnsi="Verdana"/>
          <w:i/>
          <w:iCs/>
          <w:lang w:val="en-US"/>
          <w:rPrChange w:id="746" w:author="Aarti Joshi" w:date="2022-06-22T10:15:00Z">
            <w:rPr>
              <w:ins w:id="747" w:author="Villaverde, Alfredo" w:date="2022-03-10T13:25:00Z"/>
              <w:del w:id="748" w:author="Aarti Joshi" w:date="2022-06-22T11:00:00Z"/>
              <w:color w:val="0070C0"/>
              <w:lang w:val="en-US"/>
            </w:rPr>
          </w:rPrChange>
        </w:rPr>
      </w:pPr>
      <w:ins w:id="749" w:author="Villaverde, Alfredo" w:date="2022-03-10T15:18:00Z">
        <w:del w:id="750" w:author="Aarti Joshi" w:date="2022-06-22T11:00:00Z">
          <w:r w:rsidRPr="000A165C" w:rsidDel="004C6187">
            <w:rPr>
              <w:rFonts w:ascii="Verdana" w:hAnsi="Verdana"/>
              <w:i/>
              <w:iCs/>
              <w:lang w:val="en-US"/>
              <w:rPrChange w:id="751" w:author="Aarti Joshi" w:date="2022-06-22T10:15:00Z">
                <w:rPr>
                  <w:i/>
                  <w:iCs/>
                  <w:lang w:val="en-US"/>
                </w:rPr>
              </w:rPrChange>
            </w:rPr>
            <w:delText>Y</w:delText>
          </w:r>
        </w:del>
      </w:ins>
      <w:ins w:id="752" w:author="Villaverde, Alfredo" w:date="2022-03-10T13:26:00Z">
        <w:del w:id="753" w:author="Aarti Joshi" w:date="2022-06-22T11:00:00Z">
          <w:r w:rsidR="00E05F12" w:rsidRPr="000A165C" w:rsidDel="004C6187">
            <w:rPr>
              <w:rFonts w:ascii="Verdana" w:hAnsi="Verdana"/>
              <w:i/>
              <w:iCs/>
              <w:lang w:val="en-US"/>
              <w:rPrChange w:id="754" w:author="Aarti Joshi" w:date="2022-06-22T10:15:00Z">
                <w:rPr>
                  <w:color w:val="0070C0"/>
                  <w:lang w:val="en-US"/>
                </w:rPr>
              </w:rPrChange>
            </w:rPr>
            <w:delText xml:space="preserve">ou can use the </w:delText>
          </w:r>
          <w:r w:rsidR="00E05F12" w:rsidRPr="000A165C" w:rsidDel="004C6187">
            <w:rPr>
              <w:rFonts w:ascii="Verdana" w:hAnsi="Verdana"/>
              <w:b/>
              <w:bCs/>
              <w:i/>
              <w:iCs/>
              <w:lang w:val="en-US"/>
              <w:rPrChange w:id="755" w:author="Aarti Joshi" w:date="2022-06-22T10:15:00Z">
                <w:rPr>
                  <w:color w:val="0070C0"/>
                  <w:lang w:val="en-US"/>
                </w:rPr>
              </w:rPrChange>
            </w:rPr>
            <w:delText>User Story Format</w:delText>
          </w:r>
          <w:r w:rsidR="00E05F12" w:rsidRPr="000A165C" w:rsidDel="004C6187">
            <w:rPr>
              <w:rFonts w:ascii="Verdana" w:hAnsi="Verdana"/>
              <w:i/>
              <w:iCs/>
              <w:lang w:val="en-US"/>
              <w:rPrChange w:id="756" w:author="Aarti Joshi" w:date="2022-06-22T10:15:00Z">
                <w:rPr>
                  <w:color w:val="0070C0"/>
                  <w:lang w:val="en-US"/>
                </w:rPr>
              </w:rPrChange>
            </w:rPr>
            <w:delText>, as follows:</w:delText>
          </w:r>
        </w:del>
      </w:ins>
    </w:p>
    <w:p w14:paraId="4AACE095" w14:textId="15DE23DC" w:rsidR="00E05F12" w:rsidRPr="000A165C" w:rsidDel="004C6187" w:rsidRDefault="00E05F12" w:rsidP="00967015">
      <w:pPr>
        <w:rPr>
          <w:ins w:id="757" w:author="Villaverde, Alfredo" w:date="2022-03-10T13:27:00Z"/>
          <w:del w:id="758" w:author="Aarti Joshi" w:date="2022-06-22T11:00:00Z"/>
          <w:rFonts w:ascii="Verdana" w:hAnsi="Verdana"/>
          <w:i/>
          <w:iCs/>
          <w:lang w:val="en-US"/>
          <w:rPrChange w:id="759" w:author="Aarti Joshi" w:date="2022-06-22T10:15:00Z">
            <w:rPr>
              <w:ins w:id="760" w:author="Villaverde, Alfredo" w:date="2022-03-10T13:27:00Z"/>
              <w:del w:id="761" w:author="Aarti Joshi" w:date="2022-06-22T11:00:00Z"/>
              <w:color w:val="0070C0"/>
              <w:lang w:val="en-US"/>
            </w:rPr>
          </w:rPrChange>
        </w:rPr>
      </w:pPr>
      <w:ins w:id="762" w:author="Villaverde, Alfredo" w:date="2022-03-10T13:20:00Z">
        <w:del w:id="763" w:author="Aarti Joshi" w:date="2022-06-22T11:00:00Z">
          <w:r w:rsidRPr="000A165C" w:rsidDel="004C6187">
            <w:rPr>
              <w:rFonts w:ascii="Verdana" w:hAnsi="Verdana"/>
              <w:i/>
              <w:iCs/>
              <w:lang w:val="en-US"/>
              <w:rPrChange w:id="764" w:author="Aarti Joshi" w:date="2022-06-22T10:15:00Z">
                <w:rPr>
                  <w:color w:val="0070C0"/>
                  <w:lang w:val="en-US"/>
                </w:rPr>
              </w:rPrChange>
            </w:rPr>
            <w:delText xml:space="preserve"> </w:delText>
          </w:r>
        </w:del>
      </w:ins>
      <w:ins w:id="765" w:author="Villaverde, Alfredo" w:date="2022-03-10T13:24:00Z">
        <w:del w:id="766" w:author="Aarti Joshi" w:date="2022-06-22T11:00:00Z">
          <w:r w:rsidRPr="000A165C" w:rsidDel="004C6187">
            <w:rPr>
              <w:rFonts w:ascii="Verdana" w:hAnsi="Verdana"/>
              <w:i/>
              <w:iCs/>
              <w:lang w:val="en-US"/>
              <w:rPrChange w:id="767" w:author="Aarti Joshi" w:date="2022-06-22T10:15:00Z">
                <w:rPr>
                  <w:color w:val="0070C0"/>
                  <w:lang w:val="en-US"/>
                </w:rPr>
              </w:rPrChange>
            </w:rPr>
            <w:delText>“</w:delText>
          </w:r>
        </w:del>
      </w:ins>
      <w:ins w:id="768" w:author="Villaverde, Alfredo" w:date="2022-03-10T13:20:00Z">
        <w:del w:id="769" w:author="Aarti Joshi" w:date="2022-06-22T11:00:00Z">
          <w:r w:rsidRPr="000A165C" w:rsidDel="004C6187">
            <w:rPr>
              <w:rFonts w:ascii="Verdana" w:hAnsi="Verdana"/>
              <w:i/>
              <w:iCs/>
              <w:lang w:val="en-US"/>
              <w:rPrChange w:id="770" w:author="Aarti Joshi" w:date="2022-06-22T10:15:00Z">
                <w:rPr>
                  <w:color w:val="0070C0"/>
                  <w:lang w:val="en-US"/>
                </w:rPr>
              </w:rPrChange>
            </w:rPr>
            <w:delText>A</w:delText>
          </w:r>
        </w:del>
      </w:ins>
      <w:ins w:id="771" w:author="Villaverde, Alfredo" w:date="2022-03-10T13:23:00Z">
        <w:del w:id="772" w:author="Aarti Joshi" w:date="2022-06-22T11:00:00Z">
          <w:r w:rsidRPr="000A165C" w:rsidDel="004C6187">
            <w:rPr>
              <w:rFonts w:ascii="Verdana" w:hAnsi="Verdana"/>
              <w:i/>
              <w:iCs/>
              <w:lang w:val="en-US"/>
              <w:rPrChange w:id="773" w:author="Aarti Joshi" w:date="2022-06-22T10:15:00Z">
                <w:rPr>
                  <w:color w:val="0070C0"/>
                  <w:lang w:val="en-US"/>
                </w:rPr>
              </w:rPrChange>
            </w:rPr>
            <w:delText>s a [persona] I [want to], [so that]</w:delText>
          </w:r>
        </w:del>
      </w:ins>
      <w:ins w:id="774" w:author="Villaverde, Alfredo" w:date="2022-03-10T13:24:00Z">
        <w:del w:id="775" w:author="Aarti Joshi" w:date="2022-06-22T11:00:00Z">
          <w:r w:rsidRPr="000A165C" w:rsidDel="004C6187">
            <w:rPr>
              <w:rFonts w:ascii="Verdana" w:hAnsi="Verdana"/>
              <w:i/>
              <w:iCs/>
              <w:lang w:val="en-US"/>
              <w:rPrChange w:id="776" w:author="Aarti Joshi" w:date="2022-06-22T10:15:00Z">
                <w:rPr>
                  <w:color w:val="0070C0"/>
                  <w:lang w:val="en-US"/>
                </w:rPr>
              </w:rPrChange>
            </w:rPr>
            <w:delText>”</w:delText>
          </w:r>
        </w:del>
      </w:ins>
      <w:del w:id="777" w:author="Aarti Joshi" w:date="2022-06-22T11:00:00Z">
        <w:r w:rsidR="00C82AE6" w:rsidRPr="000A165C" w:rsidDel="004C6187">
          <w:rPr>
            <w:rFonts w:ascii="Verdana" w:hAnsi="Verdana"/>
            <w:i/>
            <w:iCs/>
            <w:lang w:val="en-US"/>
            <w:rPrChange w:id="778" w:author="Aarti Joshi" w:date="2022-06-22T10:15:00Z">
              <w:rPr>
                <w:color w:val="0070C0"/>
                <w:lang w:val="en-US"/>
              </w:rPr>
            </w:rPrChange>
          </w:rPr>
          <w:delText xml:space="preserve">. </w:delText>
        </w:r>
      </w:del>
    </w:p>
    <w:p w14:paraId="5D87AE1E" w14:textId="4B3AB31D" w:rsidR="00771237" w:rsidRPr="00062C4E" w:rsidRDefault="00E05F12" w:rsidP="00967015">
      <w:pPr>
        <w:rPr>
          <w:ins w:id="779" w:author="Aarti Joshi" w:date="2022-06-22T11:05:00Z"/>
          <w:rFonts w:ascii="Verdana" w:hAnsi="Verdana"/>
          <w:lang w:val="en-US"/>
          <w:rPrChange w:id="780" w:author="Aarti Joshi" w:date="2022-06-22T11:08:00Z">
            <w:rPr>
              <w:ins w:id="781" w:author="Aarti Joshi" w:date="2022-06-22T11:05:00Z"/>
              <w:rFonts w:ascii="Verdana" w:hAnsi="Verdana"/>
              <w:i/>
              <w:iCs/>
              <w:lang w:val="en-US"/>
            </w:rPr>
          </w:rPrChange>
        </w:rPr>
      </w:pPr>
      <w:ins w:id="782" w:author="Villaverde, Alfredo" w:date="2022-03-10T13:27:00Z">
        <w:del w:id="783" w:author="Aarti Joshi" w:date="2022-06-22T11:00:00Z">
          <w:r w:rsidRPr="000A165C" w:rsidDel="004C6187">
            <w:rPr>
              <w:rFonts w:ascii="Verdana" w:hAnsi="Verdana"/>
              <w:i/>
              <w:iCs/>
              <w:lang w:val="en-US"/>
              <w:rPrChange w:id="784" w:author="Aarti Joshi" w:date="2022-06-22T10:15:00Z">
                <w:rPr>
                  <w:color w:val="0070C0"/>
                  <w:lang w:val="en-US"/>
                </w:rPr>
              </w:rPrChange>
            </w:rPr>
            <w:delText xml:space="preserve">Example: </w:delText>
          </w:r>
        </w:del>
        <w:del w:id="785" w:author="Aarti Joshi" w:date="2022-06-22T11:07:00Z">
          <w:r w:rsidRPr="000A165C" w:rsidDel="00062C4E">
            <w:rPr>
              <w:rFonts w:ascii="Verdana" w:hAnsi="Verdana"/>
              <w:i/>
              <w:iCs/>
              <w:lang w:val="en-US"/>
              <w:rPrChange w:id="786" w:author="Aarti Joshi" w:date="2022-06-22T10:15:00Z">
                <w:rPr>
                  <w:color w:val="0070C0"/>
                  <w:lang w:val="en-US"/>
                </w:rPr>
              </w:rPrChange>
            </w:rPr>
            <w:delText xml:space="preserve">As a </w:delText>
          </w:r>
        </w:del>
      </w:ins>
      <w:ins w:id="787" w:author="Villaverde, Alfredo" w:date="2022-03-10T13:32:00Z">
        <w:del w:id="788" w:author="Aarti Joshi" w:date="2022-06-22T11:07:00Z">
          <w:r w:rsidR="00360643" w:rsidRPr="000A165C" w:rsidDel="00062C4E">
            <w:rPr>
              <w:rFonts w:ascii="Verdana" w:hAnsi="Verdana"/>
              <w:b/>
              <w:bCs/>
              <w:i/>
              <w:iCs/>
              <w:lang w:val="en-US"/>
              <w:rPrChange w:id="789" w:author="Aarti Joshi" w:date="2022-06-22T10:15:00Z">
                <w:rPr>
                  <w:color w:val="0070C0"/>
                  <w:lang w:val="en-US"/>
                </w:rPr>
              </w:rPrChange>
            </w:rPr>
            <w:delText>logged-in customer</w:delText>
          </w:r>
        </w:del>
      </w:ins>
      <w:ins w:id="790" w:author="Villaverde, Alfredo" w:date="2022-03-10T13:55:00Z">
        <w:del w:id="791" w:author="Aarti Joshi" w:date="2022-06-22T11:07:00Z">
          <w:r w:rsidR="00F97653" w:rsidRPr="000A165C" w:rsidDel="00062C4E">
            <w:rPr>
              <w:rFonts w:ascii="Verdana" w:hAnsi="Verdana"/>
              <w:i/>
              <w:iCs/>
              <w:lang w:val="en-US"/>
              <w:rPrChange w:id="792" w:author="Aarti Joshi" w:date="2022-06-22T10:15:00Z">
                <w:rPr>
                  <w:color w:val="0070C0"/>
                  <w:lang w:val="en-US"/>
                </w:rPr>
              </w:rPrChange>
            </w:rPr>
            <w:delText xml:space="preserve"> </w:delText>
          </w:r>
        </w:del>
      </w:ins>
      <w:ins w:id="793" w:author="Villaverde, Alfredo" w:date="2022-03-10T13:52:00Z">
        <w:del w:id="794" w:author="Aarti Joshi" w:date="2022-06-22T11:07:00Z">
          <w:r w:rsidR="00F97653" w:rsidRPr="000A165C" w:rsidDel="00062C4E">
            <w:rPr>
              <w:rFonts w:ascii="Verdana" w:hAnsi="Verdana"/>
              <w:b/>
              <w:bCs/>
              <w:i/>
              <w:iCs/>
              <w:lang w:val="en-US"/>
              <w:rPrChange w:id="795" w:author="Aarti Joshi" w:date="2022-06-22T10:15:00Z">
                <w:rPr>
                  <w:color w:val="0070C0"/>
                  <w:lang w:val="en-US"/>
                </w:rPr>
              </w:rPrChange>
            </w:rPr>
            <w:delText>I want t</w:delText>
          </w:r>
        </w:del>
      </w:ins>
      <w:ins w:id="796" w:author="Villaverde, Alfredo" w:date="2022-03-10T13:56:00Z">
        <w:del w:id="797" w:author="Aarti Joshi" w:date="2022-06-22T11:07:00Z">
          <w:r w:rsidR="00F97653" w:rsidRPr="000A165C" w:rsidDel="00062C4E">
            <w:rPr>
              <w:rFonts w:ascii="Verdana" w:hAnsi="Verdana"/>
              <w:b/>
              <w:bCs/>
              <w:i/>
              <w:iCs/>
              <w:lang w:val="en-US"/>
              <w:rPrChange w:id="798" w:author="Aarti Joshi" w:date="2022-06-22T10:15:00Z">
                <w:rPr>
                  <w:b/>
                  <w:bCs/>
                  <w:color w:val="0070C0"/>
                  <w:lang w:val="en-US"/>
                </w:rPr>
              </w:rPrChange>
            </w:rPr>
            <w:delText>he ability to</w:delText>
          </w:r>
        </w:del>
      </w:ins>
      <w:ins w:id="799" w:author="Villaverde, Alfredo" w:date="2022-03-10T13:31:00Z">
        <w:del w:id="800" w:author="Aarti Joshi" w:date="2022-06-22T11:07:00Z">
          <w:r w:rsidR="00360643" w:rsidRPr="000A165C" w:rsidDel="00062C4E">
            <w:rPr>
              <w:rFonts w:ascii="Verdana" w:hAnsi="Verdana"/>
              <w:i/>
              <w:iCs/>
              <w:lang w:val="en-US"/>
              <w:rPrChange w:id="801" w:author="Aarti Joshi" w:date="2022-06-22T10:15:00Z">
                <w:rPr>
                  <w:color w:val="0070C0"/>
                  <w:lang w:val="en-US"/>
                </w:rPr>
              </w:rPrChange>
            </w:rPr>
            <w:delText xml:space="preserve"> </w:delText>
          </w:r>
        </w:del>
      </w:ins>
      <w:ins w:id="802" w:author="Villaverde, Alfredo" w:date="2022-03-10T13:32:00Z">
        <w:del w:id="803" w:author="Aarti Joshi" w:date="2022-06-22T11:00:00Z">
          <w:r w:rsidR="00360643" w:rsidRPr="000A165C" w:rsidDel="004C6187">
            <w:rPr>
              <w:rFonts w:ascii="Verdana" w:hAnsi="Verdana"/>
              <w:i/>
              <w:iCs/>
              <w:lang w:val="en-US"/>
              <w:rPrChange w:id="804" w:author="Aarti Joshi" w:date="2022-06-22T10:15:00Z">
                <w:rPr>
                  <w:color w:val="0070C0"/>
                  <w:lang w:val="en-US"/>
                </w:rPr>
              </w:rPrChange>
            </w:rPr>
            <w:delText xml:space="preserve">specify a nickname </w:delText>
          </w:r>
        </w:del>
      </w:ins>
      <w:ins w:id="805" w:author="Villaverde, Alfredo" w:date="2022-03-10T13:33:00Z">
        <w:del w:id="806" w:author="Aarti Joshi" w:date="2022-06-22T11:00:00Z">
          <w:r w:rsidR="00360643" w:rsidRPr="000A165C" w:rsidDel="004C6187">
            <w:rPr>
              <w:rFonts w:ascii="Verdana" w:hAnsi="Verdana"/>
              <w:i/>
              <w:iCs/>
              <w:lang w:val="en-US"/>
              <w:rPrChange w:id="807" w:author="Aarti Joshi" w:date="2022-06-22T10:15:00Z">
                <w:rPr>
                  <w:color w:val="0070C0"/>
                  <w:lang w:val="en-US"/>
                </w:rPr>
              </w:rPrChange>
            </w:rPr>
            <w:delText xml:space="preserve">for the </w:delText>
          </w:r>
        </w:del>
      </w:ins>
      <w:ins w:id="808" w:author="Villaverde, Alfredo" w:date="2022-03-10T13:51:00Z">
        <w:del w:id="809" w:author="Aarti Joshi" w:date="2022-06-22T11:00:00Z">
          <w:r w:rsidR="00F97653" w:rsidRPr="000A165C" w:rsidDel="004C6187">
            <w:rPr>
              <w:rFonts w:ascii="Verdana" w:hAnsi="Verdana"/>
              <w:i/>
              <w:iCs/>
              <w:lang w:val="en-US"/>
              <w:rPrChange w:id="810" w:author="Aarti Joshi" w:date="2022-06-22T10:15:00Z">
                <w:rPr>
                  <w:color w:val="0070C0"/>
                  <w:lang w:val="en-US"/>
                </w:rPr>
              </w:rPrChange>
            </w:rPr>
            <w:delText>order</w:delText>
          </w:r>
        </w:del>
      </w:ins>
      <w:ins w:id="811" w:author="Villaverde, Alfredo" w:date="2022-03-10T13:54:00Z">
        <w:del w:id="812" w:author="Aarti Joshi" w:date="2022-06-22T11:00:00Z">
          <w:r w:rsidR="00F97653" w:rsidRPr="000A165C" w:rsidDel="004C6187">
            <w:rPr>
              <w:rFonts w:ascii="Verdana" w:hAnsi="Verdana"/>
              <w:i/>
              <w:iCs/>
              <w:lang w:val="en-US"/>
              <w:rPrChange w:id="813" w:author="Aarti Joshi" w:date="2022-06-22T10:15:00Z">
                <w:rPr>
                  <w:color w:val="0070C0"/>
                  <w:lang w:val="en-US"/>
                </w:rPr>
              </w:rPrChange>
            </w:rPr>
            <w:delText xml:space="preserve"> that I am about to place through checkout</w:delText>
          </w:r>
        </w:del>
      </w:ins>
      <w:ins w:id="814" w:author="Villaverde, Alfredo" w:date="2022-03-10T15:13:00Z">
        <w:del w:id="815" w:author="Aarti Joshi" w:date="2022-06-22T11:00:00Z">
          <w:r w:rsidR="00706D9F" w:rsidRPr="000A165C" w:rsidDel="004C6187">
            <w:rPr>
              <w:rFonts w:ascii="Verdana" w:hAnsi="Verdana"/>
              <w:i/>
              <w:iCs/>
              <w:lang w:val="en-US"/>
              <w:rPrChange w:id="816" w:author="Aarti Joshi" w:date="2022-06-22T10:15:00Z">
                <w:rPr>
                  <w:i/>
                  <w:iCs/>
                  <w:lang w:val="en-US"/>
                </w:rPr>
              </w:rPrChange>
            </w:rPr>
            <w:delText>,</w:delText>
          </w:r>
        </w:del>
      </w:ins>
      <w:ins w:id="817" w:author="Villaverde, Alfredo" w:date="2022-03-10T13:33:00Z">
        <w:del w:id="818" w:author="Aarti Joshi" w:date="2022-06-22T11:00:00Z">
          <w:r w:rsidR="00360643" w:rsidRPr="000A165C" w:rsidDel="004C6187">
            <w:rPr>
              <w:rFonts w:ascii="Verdana" w:hAnsi="Verdana"/>
              <w:i/>
              <w:iCs/>
              <w:lang w:val="en-US"/>
              <w:rPrChange w:id="819" w:author="Aarti Joshi" w:date="2022-06-22T10:15:00Z">
                <w:rPr>
                  <w:color w:val="0070C0"/>
                  <w:lang w:val="en-US"/>
                </w:rPr>
              </w:rPrChange>
            </w:rPr>
            <w:delText xml:space="preserve"> </w:delText>
          </w:r>
          <w:r w:rsidR="00360643" w:rsidRPr="000A165C" w:rsidDel="004C6187">
            <w:rPr>
              <w:rFonts w:ascii="Verdana" w:hAnsi="Verdana"/>
              <w:b/>
              <w:bCs/>
              <w:i/>
              <w:iCs/>
              <w:lang w:val="en-US"/>
              <w:rPrChange w:id="820" w:author="Aarti Joshi" w:date="2022-06-22T10:15:00Z">
                <w:rPr>
                  <w:color w:val="0070C0"/>
                  <w:lang w:val="en-US"/>
                </w:rPr>
              </w:rPrChange>
            </w:rPr>
            <w:delText>so that</w:delText>
          </w:r>
          <w:r w:rsidR="00360643" w:rsidRPr="000A165C" w:rsidDel="004C6187">
            <w:rPr>
              <w:rFonts w:ascii="Verdana" w:hAnsi="Verdana"/>
              <w:i/>
              <w:iCs/>
              <w:lang w:val="en-US"/>
              <w:rPrChange w:id="821" w:author="Aarti Joshi" w:date="2022-06-22T10:15:00Z">
                <w:rPr>
                  <w:color w:val="0070C0"/>
                  <w:lang w:val="en-US"/>
                </w:rPr>
              </w:rPrChange>
            </w:rPr>
            <w:delText xml:space="preserve"> I may be able to quickly find it later in My Account.</w:delText>
          </w:r>
        </w:del>
      </w:ins>
    </w:p>
    <w:p w14:paraId="5FC0ED37" w14:textId="42043BC6" w:rsidR="00B71707" w:rsidRPr="00B71707" w:rsidRDefault="000058DC">
      <w:pPr>
        <w:pStyle w:val="Default"/>
        <w:ind w:left="720"/>
        <w:rPr>
          <w:ins w:id="822" w:author="Aarti Joshi" w:date="2022-10-12T16:46:00Z"/>
          <w:rFonts w:ascii="Verdana" w:hAnsi="Verdana" w:cs="Calibri"/>
          <w:sz w:val="22"/>
          <w:szCs w:val="22"/>
          <w:rPrChange w:id="823" w:author="Aarti Joshi" w:date="2022-10-12T16:46:00Z">
            <w:rPr>
              <w:ins w:id="824" w:author="Aarti Joshi" w:date="2022-10-12T16:46:00Z"/>
              <w:sz w:val="20"/>
              <w:szCs w:val="20"/>
            </w:rPr>
          </w:rPrChange>
        </w:rPr>
        <w:pPrChange w:id="825" w:author="Aarti Joshi" w:date="2022-10-12T16:50:00Z">
          <w:pPr>
            <w:pStyle w:val="Default"/>
            <w:numPr>
              <w:numId w:val="17"/>
            </w:numPr>
            <w:ind w:left="360" w:hanging="360"/>
          </w:pPr>
        </w:pPrChange>
      </w:pPr>
      <w:ins w:id="826" w:author="Aarti Joshi" w:date="2022-10-12T16:50:00Z">
        <w:r w:rsidRPr="000058DC">
          <w:rPr>
            <w:rFonts w:ascii="Verdana" w:eastAsia="Times New Roman" w:hAnsi="Verdana" w:cs="Arial"/>
            <w:b/>
            <w:bCs/>
            <w:color w:val="F96A1B" w:themeColor="accent2"/>
            <w:kern w:val="28"/>
            <w:rPrChange w:id="827" w:author="Aarti Joshi" w:date="2022-10-12T16:51:00Z">
              <w:rPr>
                <w:rFonts w:ascii="Verdana" w:hAnsi="Verdana" w:cs="Calibri"/>
                <w:sz w:val="22"/>
                <w:szCs w:val="22"/>
              </w:rPr>
            </w:rPrChange>
          </w:rPr>
          <w:t xml:space="preserve">Feature </w:t>
        </w:r>
      </w:ins>
      <w:ins w:id="828" w:author="Aarti Joshi" w:date="2022-10-12T16:51:00Z">
        <w:r>
          <w:rPr>
            <w:rFonts w:ascii="Verdana" w:eastAsia="Times New Roman" w:hAnsi="Verdana" w:cs="Arial"/>
            <w:b/>
            <w:bCs/>
            <w:color w:val="F96A1B" w:themeColor="accent2"/>
            <w:kern w:val="28"/>
          </w:rPr>
          <w:t>1:</w:t>
        </w:r>
      </w:ins>
      <w:ins w:id="829" w:author="Aarti Joshi" w:date="2022-10-12T16:50:00Z">
        <w:r>
          <w:rPr>
            <w:rFonts w:ascii="Verdana" w:hAnsi="Verdana" w:cs="Calibri"/>
            <w:sz w:val="22"/>
            <w:szCs w:val="22"/>
          </w:rPr>
          <w:t xml:space="preserve"> </w:t>
        </w:r>
      </w:ins>
      <w:ins w:id="830" w:author="Aarti Joshi" w:date="2022-10-12T16:46:00Z">
        <w:r w:rsidR="00B71707" w:rsidRPr="00B71707">
          <w:rPr>
            <w:rFonts w:ascii="Verdana" w:hAnsi="Verdana" w:cs="Calibri"/>
            <w:sz w:val="22"/>
            <w:szCs w:val="22"/>
            <w:rPrChange w:id="831" w:author="Aarti Joshi" w:date="2022-10-12T16:46:00Z">
              <w:rPr>
                <w:sz w:val="20"/>
                <w:szCs w:val="20"/>
              </w:rPr>
            </w:rPrChange>
          </w:rPr>
          <w:t>Create and implement a custom fuel surcharge extension on the checkout page.</w:t>
        </w:r>
      </w:ins>
    </w:p>
    <w:p w14:paraId="075943A1" w14:textId="624CAC08" w:rsidR="00B71707" w:rsidRPr="00B71707" w:rsidRDefault="000058DC">
      <w:pPr>
        <w:pStyle w:val="Default"/>
        <w:ind w:left="360" w:firstLine="360"/>
        <w:rPr>
          <w:ins w:id="832" w:author="Aarti Joshi" w:date="2022-10-12T16:46:00Z"/>
          <w:rFonts w:ascii="Verdana" w:hAnsi="Verdana" w:cs="Calibri"/>
          <w:sz w:val="22"/>
          <w:szCs w:val="22"/>
          <w:rPrChange w:id="833" w:author="Aarti Joshi" w:date="2022-10-12T16:46:00Z">
            <w:rPr>
              <w:ins w:id="834" w:author="Aarti Joshi" w:date="2022-10-12T16:46:00Z"/>
              <w:sz w:val="20"/>
              <w:szCs w:val="20"/>
            </w:rPr>
          </w:rPrChange>
        </w:rPr>
        <w:pPrChange w:id="835" w:author="Aarti Joshi" w:date="2022-10-12T16:50:00Z">
          <w:pPr>
            <w:pStyle w:val="Default"/>
            <w:ind w:left="360"/>
          </w:pPr>
        </w:pPrChange>
      </w:pPr>
      <w:ins w:id="836" w:author="Aarti Joshi" w:date="2022-10-12T16:51:00Z">
        <w:r w:rsidRPr="00C8614A">
          <w:rPr>
            <w:rFonts w:ascii="Verdana" w:eastAsia="Times New Roman" w:hAnsi="Verdana" w:cs="Arial"/>
            <w:b/>
            <w:bCs/>
            <w:color w:val="F96A1B" w:themeColor="accent2"/>
            <w:kern w:val="28"/>
          </w:rPr>
          <w:t xml:space="preserve">Feature </w:t>
        </w:r>
        <w:r>
          <w:rPr>
            <w:rFonts w:ascii="Verdana" w:eastAsia="Times New Roman" w:hAnsi="Verdana" w:cs="Arial"/>
            <w:b/>
            <w:bCs/>
            <w:color w:val="F96A1B" w:themeColor="accent2"/>
            <w:kern w:val="28"/>
          </w:rPr>
          <w:t xml:space="preserve">2: </w:t>
        </w:r>
      </w:ins>
      <w:ins w:id="837" w:author="Aarti Joshi" w:date="2022-10-12T16:46:00Z">
        <w:r w:rsidR="00B71707" w:rsidRPr="00B71707">
          <w:rPr>
            <w:rFonts w:ascii="Verdana" w:hAnsi="Verdana" w:cs="Calibri"/>
            <w:sz w:val="22"/>
            <w:szCs w:val="22"/>
            <w:rPrChange w:id="838" w:author="Aarti Joshi" w:date="2022-10-12T16:46:00Z">
              <w:rPr>
                <w:sz w:val="20"/>
                <w:szCs w:val="20"/>
              </w:rPr>
            </w:rPrChange>
          </w:rPr>
          <w:t>Create up to one (1) page view on the MyAccount section for the following:</w:t>
        </w:r>
      </w:ins>
    </w:p>
    <w:p w14:paraId="06843981" w14:textId="77777777" w:rsidR="00B71707" w:rsidRPr="00B71707" w:rsidRDefault="00B71707">
      <w:pPr>
        <w:pStyle w:val="Default"/>
        <w:numPr>
          <w:ilvl w:val="0"/>
          <w:numId w:val="22"/>
        </w:numPr>
        <w:rPr>
          <w:ins w:id="839" w:author="Aarti Joshi" w:date="2022-10-12T16:46:00Z"/>
          <w:rFonts w:ascii="Verdana" w:hAnsi="Verdana" w:cs="Calibri"/>
          <w:sz w:val="22"/>
          <w:szCs w:val="22"/>
          <w:rPrChange w:id="840" w:author="Aarti Joshi" w:date="2022-10-12T16:46:00Z">
            <w:rPr>
              <w:ins w:id="841" w:author="Aarti Joshi" w:date="2022-10-12T16:46:00Z"/>
              <w:sz w:val="20"/>
              <w:szCs w:val="20"/>
            </w:rPr>
          </w:rPrChange>
        </w:rPr>
        <w:pPrChange w:id="842" w:author="Aarti Joshi" w:date="2022-10-12T16:50:00Z">
          <w:pPr>
            <w:pStyle w:val="Default"/>
            <w:numPr>
              <w:ilvl w:val="1"/>
              <w:numId w:val="17"/>
            </w:numPr>
            <w:ind w:left="1080" w:hanging="360"/>
          </w:pPr>
        </w:pPrChange>
      </w:pPr>
      <w:ins w:id="843" w:author="Aarti Joshi" w:date="2022-10-12T16:46:00Z">
        <w:r w:rsidRPr="00B71707">
          <w:rPr>
            <w:rFonts w:ascii="Verdana" w:hAnsi="Verdana" w:cs="Calibri"/>
            <w:sz w:val="22"/>
            <w:szCs w:val="22"/>
            <w:rPrChange w:id="844" w:author="Aarti Joshi" w:date="2022-10-12T16:46:00Z">
              <w:rPr>
                <w:sz w:val="20"/>
                <w:szCs w:val="20"/>
              </w:rPr>
            </w:rPrChange>
          </w:rPr>
          <w:t>Display a list of text-only custom fields for the user to fill out.</w:t>
        </w:r>
      </w:ins>
    </w:p>
    <w:p w14:paraId="199EBE51" w14:textId="77777777" w:rsidR="00B71707" w:rsidRPr="00B71707" w:rsidRDefault="00B71707">
      <w:pPr>
        <w:pStyle w:val="Default"/>
        <w:numPr>
          <w:ilvl w:val="0"/>
          <w:numId w:val="22"/>
        </w:numPr>
        <w:rPr>
          <w:ins w:id="845" w:author="Aarti Joshi" w:date="2022-10-12T16:46:00Z"/>
          <w:rFonts w:ascii="Verdana" w:hAnsi="Verdana" w:cs="Calibri"/>
          <w:sz w:val="22"/>
          <w:szCs w:val="22"/>
          <w:rPrChange w:id="846" w:author="Aarti Joshi" w:date="2022-10-12T16:46:00Z">
            <w:rPr>
              <w:ins w:id="847" w:author="Aarti Joshi" w:date="2022-10-12T16:46:00Z"/>
              <w:sz w:val="20"/>
              <w:szCs w:val="20"/>
            </w:rPr>
          </w:rPrChange>
        </w:rPr>
        <w:pPrChange w:id="848" w:author="Aarti Joshi" w:date="2022-10-12T16:50:00Z">
          <w:pPr>
            <w:pStyle w:val="Default"/>
            <w:numPr>
              <w:ilvl w:val="1"/>
              <w:numId w:val="17"/>
            </w:numPr>
            <w:ind w:left="1080" w:hanging="360"/>
          </w:pPr>
        </w:pPrChange>
      </w:pPr>
      <w:ins w:id="849" w:author="Aarti Joshi" w:date="2022-10-12T16:46:00Z">
        <w:r w:rsidRPr="00B71707">
          <w:rPr>
            <w:rFonts w:ascii="Verdana" w:hAnsi="Verdana" w:cs="Calibri"/>
            <w:sz w:val="22"/>
            <w:szCs w:val="22"/>
            <w:rPrChange w:id="850" w:author="Aarti Joshi" w:date="2022-10-12T16:46:00Z">
              <w:rPr>
                <w:sz w:val="20"/>
                <w:szCs w:val="20"/>
              </w:rPr>
            </w:rPrChange>
          </w:rPr>
          <w:t>Allow the user to upload a single PDF file to the customer record.</w:t>
        </w:r>
      </w:ins>
    </w:p>
    <w:p w14:paraId="79F7E298" w14:textId="77777777" w:rsidR="00B71707" w:rsidRPr="00B71707" w:rsidRDefault="00B71707">
      <w:pPr>
        <w:pStyle w:val="Default"/>
        <w:numPr>
          <w:ilvl w:val="0"/>
          <w:numId w:val="22"/>
        </w:numPr>
        <w:rPr>
          <w:ins w:id="851" w:author="Aarti Joshi" w:date="2022-10-12T16:46:00Z"/>
          <w:rFonts w:ascii="Verdana" w:hAnsi="Verdana" w:cs="Calibri"/>
          <w:sz w:val="22"/>
          <w:szCs w:val="22"/>
          <w:rPrChange w:id="852" w:author="Aarti Joshi" w:date="2022-10-12T16:46:00Z">
            <w:rPr>
              <w:ins w:id="853" w:author="Aarti Joshi" w:date="2022-10-12T16:46:00Z"/>
              <w:sz w:val="20"/>
              <w:szCs w:val="20"/>
            </w:rPr>
          </w:rPrChange>
        </w:rPr>
        <w:pPrChange w:id="854" w:author="Aarti Joshi" w:date="2022-10-12T16:50:00Z">
          <w:pPr>
            <w:pStyle w:val="Default"/>
            <w:numPr>
              <w:ilvl w:val="1"/>
              <w:numId w:val="17"/>
            </w:numPr>
            <w:ind w:left="1080" w:hanging="360"/>
          </w:pPr>
        </w:pPrChange>
      </w:pPr>
      <w:ins w:id="855" w:author="Aarti Joshi" w:date="2022-10-12T16:46:00Z">
        <w:r w:rsidRPr="00B71707">
          <w:rPr>
            <w:rFonts w:ascii="Verdana" w:hAnsi="Verdana" w:cs="Calibri"/>
            <w:sz w:val="22"/>
            <w:szCs w:val="22"/>
            <w:rPrChange w:id="856" w:author="Aarti Joshi" w:date="2022-10-12T16:46:00Z">
              <w:rPr>
                <w:sz w:val="20"/>
                <w:szCs w:val="20"/>
              </w:rPr>
            </w:rPrChange>
          </w:rPr>
          <w:t>Link the new page view to the MyAccount navigation menu.</w:t>
        </w:r>
      </w:ins>
    </w:p>
    <w:p w14:paraId="35BCD1C3" w14:textId="5D63B541" w:rsidR="00B71707" w:rsidRPr="00B71707" w:rsidRDefault="000058DC">
      <w:pPr>
        <w:pStyle w:val="Default"/>
        <w:ind w:left="720"/>
        <w:rPr>
          <w:ins w:id="857" w:author="Aarti Joshi" w:date="2022-10-12T16:46:00Z"/>
          <w:rFonts w:ascii="Verdana" w:hAnsi="Verdana" w:cs="Calibri"/>
          <w:sz w:val="22"/>
          <w:szCs w:val="22"/>
          <w:rPrChange w:id="858" w:author="Aarti Joshi" w:date="2022-10-12T16:46:00Z">
            <w:rPr>
              <w:ins w:id="859" w:author="Aarti Joshi" w:date="2022-10-12T16:46:00Z"/>
              <w:sz w:val="20"/>
              <w:szCs w:val="20"/>
            </w:rPr>
          </w:rPrChange>
        </w:rPr>
        <w:pPrChange w:id="860" w:author="Aarti Joshi" w:date="2022-10-12T16:51:00Z">
          <w:pPr>
            <w:pStyle w:val="Default"/>
            <w:numPr>
              <w:numId w:val="17"/>
            </w:numPr>
            <w:ind w:left="360" w:hanging="360"/>
          </w:pPr>
        </w:pPrChange>
      </w:pPr>
      <w:ins w:id="861" w:author="Aarti Joshi" w:date="2022-10-12T16:51:00Z">
        <w:r w:rsidRPr="00C8614A">
          <w:rPr>
            <w:rFonts w:ascii="Verdana" w:eastAsia="Times New Roman" w:hAnsi="Verdana" w:cs="Arial"/>
            <w:b/>
            <w:bCs/>
            <w:color w:val="F96A1B" w:themeColor="accent2"/>
            <w:kern w:val="28"/>
          </w:rPr>
          <w:t xml:space="preserve">Feature </w:t>
        </w:r>
        <w:r>
          <w:rPr>
            <w:rFonts w:ascii="Verdana" w:eastAsia="Times New Roman" w:hAnsi="Verdana" w:cs="Arial"/>
            <w:b/>
            <w:bCs/>
            <w:color w:val="F96A1B" w:themeColor="accent2"/>
            <w:kern w:val="28"/>
          </w:rPr>
          <w:t xml:space="preserve">3: </w:t>
        </w:r>
      </w:ins>
      <w:ins w:id="862" w:author="Aarti Joshi" w:date="2022-10-12T16:46:00Z">
        <w:r w:rsidR="00B71707" w:rsidRPr="00B71707">
          <w:rPr>
            <w:rFonts w:ascii="Verdana" w:hAnsi="Verdana" w:cs="Calibri"/>
            <w:sz w:val="22"/>
            <w:szCs w:val="22"/>
            <w:rPrChange w:id="863" w:author="Aarti Joshi" w:date="2022-10-12T16:46:00Z">
              <w:rPr>
                <w:sz w:val="20"/>
                <w:szCs w:val="20"/>
              </w:rPr>
            </w:rPrChange>
          </w:rPr>
          <w:t>Create up to one (1) page view on the MyAccount section for the following:</w:t>
        </w:r>
      </w:ins>
    </w:p>
    <w:p w14:paraId="15DFF12D" w14:textId="24C31FE0" w:rsidR="00CA2FA4" w:rsidRPr="000058DC" w:rsidRDefault="00B71707">
      <w:pPr>
        <w:pStyle w:val="ListParagraph"/>
        <w:numPr>
          <w:ilvl w:val="0"/>
          <w:numId w:val="24"/>
        </w:numPr>
        <w:rPr>
          <w:ins w:id="864" w:author="Aarti Joshi" w:date="2022-06-22T11:07:00Z"/>
          <w:rFonts w:ascii="Verdana" w:hAnsi="Verdana" w:cs="Calibri"/>
          <w:lang w:val="en-US"/>
          <w:rPrChange w:id="865" w:author="Aarti Joshi" w:date="2022-10-12T16:52:00Z">
            <w:rPr>
              <w:ins w:id="866" w:author="Aarti Joshi" w:date="2022-06-22T11:07:00Z"/>
              <w:rFonts w:ascii="Verdana" w:hAnsi="Verdana"/>
              <w:i/>
              <w:iCs/>
              <w:lang w:val="en-US"/>
            </w:rPr>
          </w:rPrChange>
        </w:rPr>
        <w:pPrChange w:id="867" w:author="Aarti Joshi" w:date="2022-10-12T16:52:00Z">
          <w:pPr/>
        </w:pPrChange>
      </w:pPr>
      <w:ins w:id="868" w:author="Aarti Joshi" w:date="2022-10-12T16:46:00Z">
        <w:r w:rsidRPr="000058DC">
          <w:rPr>
            <w:rFonts w:ascii="Verdana" w:hAnsi="Verdana" w:cs="Calibri"/>
            <w:rPrChange w:id="869" w:author="Aarti Joshi" w:date="2022-10-12T16:52:00Z">
              <w:rPr>
                <w:sz w:val="20"/>
                <w:szCs w:val="20"/>
              </w:rPr>
            </w:rPrChange>
          </w:rPr>
          <w:t>Display the results of a saved search listing work orders assigned to the customer</w:t>
        </w:r>
      </w:ins>
      <w:ins w:id="870" w:author="Aarti Joshi" w:date="2022-06-22T11:07:00Z">
        <w:r w:rsidR="00062C4E" w:rsidRPr="000058DC">
          <w:rPr>
            <w:rFonts w:ascii="Verdana" w:hAnsi="Verdana" w:cs="Calibri"/>
            <w:lang w:val="en-US"/>
            <w:rPrChange w:id="871" w:author="Aarti Joshi" w:date="2022-10-12T16:52:00Z">
              <w:rPr>
                <w:b/>
                <w:bCs/>
                <w:highlight w:val="yellow"/>
              </w:rPr>
            </w:rPrChange>
          </w:rPr>
          <w:t>Display custom form to allow users to register their purchased products.</w:t>
        </w:r>
      </w:ins>
    </w:p>
    <w:p w14:paraId="30D9D335" w14:textId="77777777" w:rsidR="00062C4E" w:rsidRPr="00062C4E" w:rsidRDefault="00062C4E" w:rsidP="00967015">
      <w:pPr>
        <w:rPr>
          <w:ins w:id="872" w:author="Villaverde, Alfredo" w:date="2022-03-10T13:26:00Z"/>
          <w:rFonts w:ascii="Verdana" w:hAnsi="Verdana"/>
          <w:sz w:val="28"/>
          <w:szCs w:val="28"/>
          <w:lang w:val="en-US"/>
          <w:rPrChange w:id="873" w:author="Aarti Joshi" w:date="2022-06-22T11:08:00Z">
            <w:rPr>
              <w:ins w:id="874" w:author="Villaverde, Alfredo" w:date="2022-03-10T13:26:00Z"/>
              <w:color w:val="0070C0"/>
              <w:lang w:val="en-US"/>
            </w:rPr>
          </w:rPrChange>
        </w:rPr>
      </w:pPr>
    </w:p>
    <w:p w14:paraId="78CD4B7F" w14:textId="468E6516" w:rsidR="00E05F12" w:rsidRPr="000A165C" w:rsidDel="00914566" w:rsidRDefault="00E05F12" w:rsidP="00967015">
      <w:pPr>
        <w:rPr>
          <w:ins w:id="875" w:author="Villaverde, Alfredo" w:date="2022-03-10T13:43:00Z"/>
          <w:del w:id="876" w:author="Aarti Joshi" w:date="2022-06-22T11:03:00Z"/>
          <w:rFonts w:ascii="Verdana" w:hAnsi="Verdana"/>
          <w:lang w:val="en-US"/>
          <w:rPrChange w:id="877" w:author="Aarti Joshi" w:date="2022-06-22T10:15:00Z">
            <w:rPr>
              <w:ins w:id="878" w:author="Villaverde, Alfredo" w:date="2022-03-10T13:43:00Z"/>
              <w:del w:id="879" w:author="Aarti Joshi" w:date="2022-06-22T11:03:00Z"/>
              <w:color w:val="0070C0"/>
              <w:lang w:val="en-US"/>
            </w:rPr>
          </w:rPrChange>
        </w:rPr>
      </w:pPr>
      <w:ins w:id="880" w:author="Villaverde, Alfredo" w:date="2022-03-10T13:26:00Z">
        <w:del w:id="881" w:author="Aarti Joshi" w:date="2022-06-22T11:03:00Z">
          <w:r w:rsidRPr="000A165C" w:rsidDel="00914566">
            <w:rPr>
              <w:rFonts w:ascii="Verdana" w:hAnsi="Verdana"/>
              <w:i/>
              <w:iCs/>
              <w:lang w:val="en-US"/>
              <w:rPrChange w:id="882" w:author="Aarti Joshi" w:date="2022-06-22T10:15:00Z">
                <w:rPr>
                  <w:color w:val="0070C0"/>
                  <w:lang w:val="en-US"/>
                </w:rPr>
              </w:rPrChange>
            </w:rPr>
            <w:lastRenderedPageBreak/>
            <w:delText xml:space="preserve">Feel free to include multiple user stories </w:delText>
          </w:r>
        </w:del>
      </w:ins>
      <w:ins w:id="883" w:author="Villaverde, Alfredo" w:date="2022-03-10T13:27:00Z">
        <w:del w:id="884" w:author="Aarti Joshi" w:date="2022-06-22T11:03:00Z">
          <w:r w:rsidRPr="000A165C" w:rsidDel="00914566">
            <w:rPr>
              <w:rFonts w:ascii="Verdana" w:hAnsi="Verdana"/>
              <w:i/>
              <w:iCs/>
              <w:lang w:val="en-US"/>
              <w:rPrChange w:id="885" w:author="Aarti Joshi" w:date="2022-06-22T10:15:00Z">
                <w:rPr>
                  <w:color w:val="0070C0"/>
                  <w:lang w:val="en-US"/>
                </w:rPr>
              </w:rPrChange>
            </w:rPr>
            <w:delText>should there be multiple business needs.</w:delText>
          </w:r>
        </w:del>
      </w:ins>
    </w:p>
    <w:p w14:paraId="2003E735" w14:textId="54489CCB" w:rsidR="00E05F12" w:rsidRPr="000A165C" w:rsidDel="00914566" w:rsidRDefault="00CB0FA5" w:rsidP="00967015">
      <w:pPr>
        <w:rPr>
          <w:del w:id="886" w:author="Aarti Joshi" w:date="2022-06-22T11:03:00Z"/>
          <w:rFonts w:ascii="Verdana" w:hAnsi="Verdana"/>
          <w:b/>
          <w:bCs/>
          <w:color w:val="0070C0"/>
          <w:lang w:val="en-US"/>
          <w:rPrChange w:id="887" w:author="Aarti Joshi" w:date="2022-06-22T10:15:00Z">
            <w:rPr>
              <w:del w:id="888" w:author="Aarti Joshi" w:date="2022-06-22T11:03:00Z"/>
              <w:color w:val="0070C0"/>
              <w:lang w:val="en-US"/>
            </w:rPr>
          </w:rPrChange>
        </w:rPr>
      </w:pPr>
      <w:ins w:id="889" w:author="Villaverde, Alfredo" w:date="2022-03-10T13:43:00Z">
        <w:del w:id="890" w:author="Aarti Joshi" w:date="2022-06-22T11:03:00Z">
          <w:r w:rsidRPr="000A165C" w:rsidDel="00914566">
            <w:rPr>
              <w:rFonts w:ascii="Verdana" w:hAnsi="Verdana"/>
              <w:b/>
              <w:bCs/>
              <w:color w:val="0070C0"/>
              <w:lang w:val="en-US"/>
              <w:rPrChange w:id="891" w:author="Aarti Joshi" w:date="2022-06-22T10:15:00Z">
                <w:rPr>
                  <w:color w:val="0070C0"/>
                  <w:lang w:val="en-US"/>
                </w:rPr>
              </w:rPrChange>
            </w:rPr>
            <w:delText>(DELETE TEXT ABOVE ONCE THIS SECTION IS COMPLETED)</w:delText>
          </w:r>
        </w:del>
      </w:ins>
    </w:p>
    <w:p w14:paraId="54C62381" w14:textId="281308B4" w:rsidR="00B27452" w:rsidRPr="000A165C" w:rsidDel="00930F2B" w:rsidRDefault="000E2E90" w:rsidP="009626AC">
      <w:pPr>
        <w:pStyle w:val="Heading1"/>
        <w:rPr>
          <w:del w:id="892" w:author="Aarti Joshi" w:date="2022-09-06T12:14:00Z"/>
          <w:rFonts w:ascii="Verdana" w:hAnsi="Verdana"/>
          <w:rPrChange w:id="893" w:author="Aarti Joshi" w:date="2022-06-22T10:15:00Z">
            <w:rPr>
              <w:del w:id="894" w:author="Aarti Joshi" w:date="2022-09-06T12:14:00Z"/>
            </w:rPr>
          </w:rPrChange>
        </w:rPr>
      </w:pPr>
      <w:bookmarkStart w:id="895" w:name="_Toc6998604"/>
      <w:del w:id="896" w:author="Villaverde, Alfredo" w:date="2022-03-10T13:12:00Z">
        <w:r w:rsidRPr="00930F2B" w:rsidDel="00F44063">
          <w:rPr>
            <w:rFonts w:ascii="Verdana" w:hAnsi="Verdana"/>
            <w:rPrChange w:id="897" w:author="Aarti Joshi" w:date="2022-09-06T12:14:00Z">
              <w:rPr/>
            </w:rPrChange>
          </w:rPr>
          <w:delText>Solution Overview</w:delText>
        </w:r>
      </w:del>
      <w:bookmarkStart w:id="898" w:name="_Toc103769943"/>
      <w:bookmarkEnd w:id="895"/>
      <w:ins w:id="899" w:author="Villaverde, Alfredo" w:date="2022-03-10T13:12:00Z">
        <w:r w:rsidR="00F44063" w:rsidRPr="00930F2B">
          <w:rPr>
            <w:rFonts w:ascii="Verdana" w:hAnsi="Verdana"/>
            <w:rPrChange w:id="900" w:author="Aarti Joshi" w:date="2022-09-06T12:14:00Z">
              <w:rPr/>
            </w:rPrChange>
          </w:rPr>
          <w:t>Impacted areas/modules</w:t>
        </w:r>
      </w:ins>
      <w:ins w:id="901" w:author="Sebastian Gonzalez" w:date="2022-05-18T11:54:00Z">
        <w:r w:rsidR="00A149F1" w:rsidRPr="00930F2B">
          <w:rPr>
            <w:rFonts w:ascii="Verdana" w:hAnsi="Verdana"/>
            <w:rPrChange w:id="902" w:author="Aarti Joshi" w:date="2022-09-06T12:14:00Z">
              <w:rPr/>
            </w:rPrChange>
          </w:rPr>
          <w:t xml:space="preserve"> [</w:t>
        </w:r>
        <w:r w:rsidR="005F5DAF" w:rsidRPr="00930F2B">
          <w:rPr>
            <w:rFonts w:ascii="Verdana" w:hAnsi="Verdana"/>
            <w:rPrChange w:id="903" w:author="Aarti Joshi" w:date="2022-09-06T12:14:00Z">
              <w:rPr/>
            </w:rPrChange>
          </w:rPr>
          <w:t>Optional as output</w:t>
        </w:r>
        <w:r w:rsidR="00A149F1" w:rsidRPr="00930F2B">
          <w:rPr>
            <w:rFonts w:ascii="Verdana" w:hAnsi="Verdana"/>
            <w:rPrChange w:id="904" w:author="Aarti Joshi" w:date="2022-09-06T12:14:00Z">
              <w:rPr/>
            </w:rPrChange>
          </w:rPr>
          <w:t>]</w:t>
        </w:r>
      </w:ins>
      <w:bookmarkEnd w:id="898"/>
    </w:p>
    <w:p w14:paraId="23CB6661" w14:textId="69CA8FDE" w:rsidR="00706284" w:rsidRPr="00930F2B" w:rsidDel="00530F75" w:rsidRDefault="00706284">
      <w:pPr>
        <w:pStyle w:val="Heading1"/>
        <w:rPr>
          <w:ins w:id="905" w:author="Sebastian Gonzalez" w:date="2022-05-18T11:56:00Z"/>
          <w:del w:id="906" w:author="Aarti Joshi" w:date="2022-06-22T11:09:00Z"/>
          <w:rFonts w:ascii="Verdana" w:hAnsi="Verdana"/>
          <w:b/>
          <w:bCs/>
          <w:color w:val="0070C0"/>
          <w:rPrChange w:id="907" w:author="Aarti Joshi" w:date="2022-09-06T12:14:00Z">
            <w:rPr>
              <w:ins w:id="908" w:author="Sebastian Gonzalez" w:date="2022-05-18T11:56:00Z"/>
              <w:del w:id="909" w:author="Aarti Joshi" w:date="2022-06-22T11:09:00Z"/>
              <w:b/>
              <w:bCs/>
              <w:color w:val="0070C0"/>
              <w:lang w:val="en-US"/>
            </w:rPr>
          </w:rPrChange>
        </w:rPr>
        <w:pPrChange w:id="910" w:author="Aarti Joshi" w:date="2022-09-06T12:14:00Z">
          <w:pPr/>
        </w:pPrChange>
      </w:pPr>
      <w:ins w:id="911" w:author="Villaverde, Alfredo" w:date="2022-03-10T14:05:00Z">
        <w:del w:id="912" w:author="Aarti Joshi" w:date="2022-06-22T11:09:00Z">
          <w:r w:rsidRPr="00930F2B" w:rsidDel="00530F75">
            <w:rPr>
              <w:rFonts w:ascii="Verdana" w:hAnsi="Verdana"/>
              <w:b/>
              <w:bCs/>
              <w:color w:val="0070C0"/>
              <w:rPrChange w:id="913" w:author="Aarti Joshi" w:date="2022-09-06T12:14:00Z">
                <w:rPr>
                  <w:b/>
                  <w:bCs/>
                  <w:color w:val="0070C0"/>
                  <w:lang w:val="en-US"/>
                </w:rPr>
              </w:rPrChange>
            </w:rPr>
            <w:delText>GUIDELINE FOR THIS SECTION (DELETE TEXT BELOW ONCE THIS SECTION IS COMPLETED)</w:delText>
          </w:r>
        </w:del>
      </w:ins>
    </w:p>
    <w:p w14:paraId="7E08DF75" w14:textId="6306A593" w:rsidR="005F5DAF" w:rsidRPr="000A165C" w:rsidDel="00530F75" w:rsidRDefault="005F5DAF">
      <w:pPr>
        <w:pStyle w:val="Heading1"/>
        <w:rPr>
          <w:ins w:id="914" w:author="Villaverde, Alfredo" w:date="2022-03-10T14:05:00Z"/>
          <w:del w:id="915" w:author="Aarti Joshi" w:date="2022-06-22T11:09:00Z"/>
          <w:rFonts w:ascii="Verdana" w:hAnsi="Verdana"/>
          <w:b/>
          <w:bCs/>
          <w:i/>
          <w:iCs/>
          <w:color w:val="auto"/>
          <w:rPrChange w:id="916" w:author="Aarti Joshi" w:date="2022-06-22T10:15:00Z">
            <w:rPr>
              <w:ins w:id="917" w:author="Villaverde, Alfredo" w:date="2022-03-10T14:05:00Z"/>
              <w:del w:id="918" w:author="Aarti Joshi" w:date="2022-06-22T11:09:00Z"/>
              <w:b/>
              <w:bCs/>
              <w:color w:val="0070C0"/>
              <w:lang w:val="en-US"/>
            </w:rPr>
          </w:rPrChange>
        </w:rPr>
        <w:pPrChange w:id="919" w:author="Aarti Joshi" w:date="2022-09-06T12:14:00Z">
          <w:pPr/>
        </w:pPrChange>
      </w:pPr>
      <w:ins w:id="920" w:author="Sebastian Gonzalez" w:date="2022-05-18T11:56:00Z">
        <w:del w:id="921" w:author="Aarti Joshi" w:date="2022-06-22T11:09:00Z">
          <w:r w:rsidRPr="000A165C" w:rsidDel="00530F75">
            <w:rPr>
              <w:rFonts w:ascii="Verdana" w:hAnsi="Verdana"/>
              <w:b/>
              <w:bCs/>
              <w:i/>
              <w:iCs/>
              <w:rPrChange w:id="922" w:author="Aarti Joshi" w:date="2022-06-22T10:15:00Z">
                <w:rPr>
                  <w:b/>
                  <w:bCs/>
                  <w:i/>
                  <w:iCs/>
                  <w:lang w:val="en-US"/>
                </w:rPr>
              </w:rPrChange>
            </w:rPr>
            <w:delText xml:space="preserve">[This section is optional as final output on the </w:delText>
          </w:r>
        </w:del>
      </w:ins>
      <w:ins w:id="923" w:author="Sebastian Gonzalez" w:date="2022-05-18T11:58:00Z">
        <w:del w:id="924" w:author="Aarti Joshi" w:date="2022-06-22T11:09:00Z">
          <w:r w:rsidRPr="000A165C" w:rsidDel="00530F75">
            <w:rPr>
              <w:rFonts w:ascii="Verdana" w:hAnsi="Verdana"/>
              <w:b/>
              <w:bCs/>
              <w:i/>
              <w:iCs/>
              <w:rPrChange w:id="925" w:author="Aarti Joshi" w:date="2022-06-22T10:15:00Z">
                <w:rPr>
                  <w:b/>
                  <w:bCs/>
                  <w:i/>
                  <w:iCs/>
                  <w:lang w:val="en-US"/>
                </w:rPr>
              </w:rPrChange>
            </w:rPr>
            <w:delText>document.</w:delText>
          </w:r>
        </w:del>
      </w:ins>
      <w:ins w:id="926" w:author="Sebastian Gonzalez" w:date="2022-05-18T11:57:00Z">
        <w:del w:id="927" w:author="Aarti Joshi" w:date="2022-06-22T11:09:00Z">
          <w:r w:rsidRPr="000A165C" w:rsidDel="00530F75">
            <w:rPr>
              <w:rFonts w:ascii="Verdana" w:hAnsi="Verdana"/>
              <w:b/>
              <w:bCs/>
              <w:i/>
              <w:iCs/>
              <w:rPrChange w:id="928" w:author="Aarti Joshi" w:date="2022-06-22T10:15:00Z">
                <w:rPr>
                  <w:b/>
                  <w:bCs/>
                  <w:i/>
                  <w:iCs/>
                  <w:lang w:val="en-US"/>
                </w:rPr>
              </w:rPrChange>
            </w:rPr>
            <w:delText xml:space="preserve"> All the requirements </w:delText>
          </w:r>
        </w:del>
      </w:ins>
      <w:ins w:id="929" w:author="Sebastian Gonzalez" w:date="2022-05-18T11:58:00Z">
        <w:del w:id="930" w:author="Aarti Joshi" w:date="2022-06-22T11:09:00Z">
          <w:r w:rsidRPr="000A165C" w:rsidDel="00530F75">
            <w:rPr>
              <w:rFonts w:ascii="Verdana" w:hAnsi="Verdana"/>
              <w:b/>
              <w:bCs/>
              <w:i/>
              <w:iCs/>
              <w:rPrChange w:id="931" w:author="Aarti Joshi" w:date="2022-06-22T10:15:00Z">
                <w:rPr>
                  <w:b/>
                  <w:bCs/>
                  <w:i/>
                  <w:iCs/>
                  <w:lang w:val="en-US"/>
                </w:rPr>
              </w:rPrChange>
            </w:rPr>
            <w:delText>must</w:delText>
          </w:r>
        </w:del>
      </w:ins>
      <w:ins w:id="932" w:author="Sebastian Gonzalez" w:date="2022-05-18T11:57:00Z">
        <w:del w:id="933" w:author="Aarti Joshi" w:date="2022-06-22T11:09:00Z">
          <w:r w:rsidRPr="000A165C" w:rsidDel="00530F75">
            <w:rPr>
              <w:rFonts w:ascii="Verdana" w:hAnsi="Verdana"/>
              <w:b/>
              <w:bCs/>
              <w:i/>
              <w:iCs/>
              <w:rPrChange w:id="934" w:author="Aarti Joshi" w:date="2022-06-22T10:15:00Z">
                <w:rPr>
                  <w:b/>
                  <w:bCs/>
                  <w:i/>
                  <w:iCs/>
                  <w:lang w:val="en-US"/>
                </w:rPr>
              </w:rPrChange>
            </w:rPr>
            <w:delText xml:space="preserve"> be analyzed in a holistic way to determine i</w:delText>
          </w:r>
        </w:del>
      </w:ins>
      <w:ins w:id="935" w:author="Sebastian Gonzalez" w:date="2022-05-18T11:58:00Z">
        <w:del w:id="936" w:author="Aarti Joshi" w:date="2022-06-22T11:09:00Z">
          <w:r w:rsidRPr="000A165C" w:rsidDel="00530F75">
            <w:rPr>
              <w:rFonts w:ascii="Verdana" w:hAnsi="Verdana"/>
              <w:b/>
              <w:bCs/>
              <w:i/>
              <w:iCs/>
              <w:rPrChange w:id="937" w:author="Aarti Joshi" w:date="2022-06-22T10:15:00Z">
                <w:rPr>
                  <w:b/>
                  <w:bCs/>
                  <w:i/>
                  <w:iCs/>
                  <w:lang w:val="en-US"/>
                </w:rPr>
              </w:rPrChange>
            </w:rPr>
            <w:delText>f it affects other areas so</w:delText>
          </w:r>
        </w:del>
      </w:ins>
      <w:ins w:id="938" w:author="Sebastian Gonzalez" w:date="2022-05-18T11:59:00Z">
        <w:del w:id="939" w:author="Aarti Joshi" w:date="2022-06-22T11:09:00Z">
          <w:r w:rsidRPr="000A165C" w:rsidDel="00530F75">
            <w:rPr>
              <w:rFonts w:ascii="Verdana" w:hAnsi="Verdana"/>
              <w:b/>
              <w:bCs/>
              <w:i/>
              <w:iCs/>
              <w:rPrChange w:id="940" w:author="Aarti Joshi" w:date="2022-06-22T10:15:00Z">
                <w:rPr>
                  <w:b/>
                  <w:bCs/>
                  <w:i/>
                  <w:iCs/>
                  <w:lang w:val="en-US"/>
                </w:rPr>
              </w:rPrChange>
            </w:rPr>
            <w:delText>,</w:delText>
          </w:r>
        </w:del>
      </w:ins>
      <w:ins w:id="941" w:author="Sebastian Gonzalez" w:date="2022-05-18T11:58:00Z">
        <w:del w:id="942" w:author="Aarti Joshi" w:date="2022-06-22T11:09:00Z">
          <w:r w:rsidRPr="000A165C" w:rsidDel="00530F75">
            <w:rPr>
              <w:rFonts w:ascii="Verdana" w:hAnsi="Verdana"/>
              <w:b/>
              <w:bCs/>
              <w:i/>
              <w:iCs/>
              <w:rPrChange w:id="943" w:author="Aarti Joshi" w:date="2022-06-22T10:15:00Z">
                <w:rPr>
                  <w:b/>
                  <w:bCs/>
                  <w:i/>
                  <w:iCs/>
                  <w:lang w:val="en-US"/>
                </w:rPr>
              </w:rPrChange>
            </w:rPr>
            <w:delText xml:space="preserve"> although </w:delText>
          </w:r>
        </w:del>
      </w:ins>
      <w:ins w:id="944" w:author="Sebastian Gonzalez" w:date="2022-05-18T11:59:00Z">
        <w:del w:id="945" w:author="Aarti Joshi" w:date="2022-06-22T11:09:00Z">
          <w:r w:rsidRPr="000A165C" w:rsidDel="00530F75">
            <w:rPr>
              <w:rFonts w:ascii="Verdana" w:hAnsi="Verdana"/>
              <w:b/>
              <w:bCs/>
              <w:i/>
              <w:iCs/>
              <w:rPrChange w:id="946" w:author="Aarti Joshi" w:date="2022-06-22T10:15:00Z">
                <w:rPr>
                  <w:b/>
                  <w:bCs/>
                  <w:i/>
                  <w:iCs/>
                  <w:lang w:val="en-US"/>
                </w:rPr>
              </w:rPrChange>
            </w:rPr>
            <w:delText>it</w:delText>
          </w:r>
        </w:del>
      </w:ins>
      <w:ins w:id="947" w:author="Sebastian Gonzalez" w:date="2022-05-18T11:58:00Z">
        <w:del w:id="948" w:author="Aarti Joshi" w:date="2022-06-22T11:09:00Z">
          <w:r w:rsidRPr="000A165C" w:rsidDel="00530F75">
            <w:rPr>
              <w:rFonts w:ascii="Verdana" w:hAnsi="Verdana"/>
              <w:b/>
              <w:bCs/>
              <w:i/>
              <w:iCs/>
              <w:rPrChange w:id="949" w:author="Aarti Joshi" w:date="2022-06-22T10:15:00Z">
                <w:rPr>
                  <w:b/>
                  <w:bCs/>
                  <w:i/>
                  <w:iCs/>
                  <w:lang w:val="en-US"/>
                </w:rPr>
              </w:rPrChange>
            </w:rPr>
            <w:delText xml:space="preserve"> might no</w:delText>
          </w:r>
        </w:del>
      </w:ins>
      <w:ins w:id="950" w:author="Sebastian Gonzalez" w:date="2022-05-18T11:59:00Z">
        <w:del w:id="951" w:author="Aarti Joshi" w:date="2022-06-22T11:09:00Z">
          <w:r w:rsidRPr="000A165C" w:rsidDel="00530F75">
            <w:rPr>
              <w:rFonts w:ascii="Verdana" w:hAnsi="Verdana"/>
              <w:b/>
              <w:bCs/>
              <w:i/>
              <w:iCs/>
              <w:rPrChange w:id="952" w:author="Aarti Joshi" w:date="2022-06-22T10:15:00Z">
                <w:rPr>
                  <w:b/>
                  <w:bCs/>
                  <w:i/>
                  <w:iCs/>
                  <w:lang w:val="en-US"/>
                </w:rPr>
              </w:rPrChange>
            </w:rPr>
            <w:delText>t be needed as an output, this section must be part of the analysis process.</w:delText>
          </w:r>
        </w:del>
      </w:ins>
      <w:ins w:id="953" w:author="Sebastian Gonzalez" w:date="2022-05-18T11:56:00Z">
        <w:del w:id="954" w:author="Aarti Joshi" w:date="2022-06-22T11:09:00Z">
          <w:r w:rsidRPr="000A165C" w:rsidDel="00530F75">
            <w:rPr>
              <w:rFonts w:ascii="Verdana" w:hAnsi="Verdana"/>
              <w:b/>
              <w:bCs/>
              <w:i/>
              <w:iCs/>
              <w:rPrChange w:id="955" w:author="Aarti Joshi" w:date="2022-06-22T10:15:00Z">
                <w:rPr>
                  <w:b/>
                  <w:bCs/>
                  <w:i/>
                  <w:iCs/>
                  <w:lang w:val="en-US"/>
                </w:rPr>
              </w:rPrChange>
            </w:rPr>
            <w:delText>]</w:delText>
          </w:r>
        </w:del>
      </w:ins>
    </w:p>
    <w:p w14:paraId="6BB39381" w14:textId="0748E460" w:rsidR="00706284" w:rsidRPr="000A165C" w:rsidDel="00530F75" w:rsidRDefault="00206C57">
      <w:pPr>
        <w:pStyle w:val="Heading1"/>
        <w:rPr>
          <w:ins w:id="956" w:author="Villaverde, Alfredo" w:date="2022-03-10T14:07:00Z"/>
          <w:del w:id="957" w:author="Aarti Joshi" w:date="2022-06-22T11:09:00Z"/>
          <w:rFonts w:ascii="Verdana" w:hAnsi="Verdana"/>
          <w:i/>
          <w:iCs/>
          <w:color w:val="auto"/>
          <w:sz w:val="21"/>
          <w:szCs w:val="21"/>
          <w:shd w:val="clear" w:color="auto" w:fill="FFFFFF"/>
          <w:rPrChange w:id="958" w:author="Aarti Joshi" w:date="2022-06-22T10:15:00Z">
            <w:rPr>
              <w:ins w:id="959" w:author="Villaverde, Alfredo" w:date="2022-03-10T14:07:00Z"/>
              <w:del w:id="960" w:author="Aarti Joshi" w:date="2022-06-22T11:09:00Z"/>
              <w:rFonts w:cs="Arial"/>
              <w:color w:val="0070C0"/>
              <w:sz w:val="21"/>
              <w:szCs w:val="21"/>
              <w:shd w:val="clear" w:color="auto" w:fill="FFFFFF"/>
            </w:rPr>
          </w:rPrChange>
        </w:rPr>
        <w:pPrChange w:id="961" w:author="Aarti Joshi" w:date="2022-09-06T12:14:00Z">
          <w:pPr/>
        </w:pPrChange>
      </w:pPr>
      <w:del w:id="962" w:author="Aarti Joshi" w:date="2022-06-22T11:09:00Z">
        <w:r w:rsidRPr="000A165C" w:rsidDel="00530F75">
          <w:rPr>
            <w:rFonts w:ascii="Verdana" w:hAnsi="Verdana"/>
            <w:i/>
            <w:iCs/>
            <w:color w:val="auto"/>
            <w:rPrChange w:id="963" w:author="Aarti Joshi" w:date="2022-06-22T10:15:00Z">
              <w:rPr>
                <w:rFonts w:cs="Arial"/>
                <w:color w:val="0070C0"/>
              </w:rPr>
            </w:rPrChange>
          </w:rPr>
          <w:delText>The TransnetYX team have created a custom field on the item record that stores the days of the week an item can ship.  Custom field “Shipping Days” (</w:delText>
        </w:r>
        <w:r w:rsidRPr="000A165C" w:rsidDel="00530F75">
          <w:rPr>
            <w:rFonts w:ascii="Verdana" w:hAnsi="Verdana"/>
            <w:i/>
            <w:iCs/>
            <w:color w:val="auto"/>
            <w:shd w:val="clear" w:color="auto" w:fill="FFFFFF"/>
            <w:rPrChange w:id="964" w:author="Aarti Joshi" w:date="2022-06-22T10:15:00Z">
              <w:rPr>
                <w:rFonts w:cs="Arial"/>
                <w:color w:val="0070C0"/>
                <w:shd w:val="clear" w:color="auto" w:fill="FFFFFF"/>
              </w:rPr>
            </w:rPrChange>
          </w:rPr>
          <w:delText>custitem_h5_item_shipping_days)</w:delText>
        </w:r>
        <w:r w:rsidRPr="000A165C" w:rsidDel="00530F75">
          <w:rPr>
            <w:rFonts w:ascii="Verdana" w:hAnsi="Verdana"/>
            <w:i/>
            <w:iCs/>
            <w:color w:val="auto"/>
            <w:sz w:val="21"/>
            <w:szCs w:val="21"/>
            <w:shd w:val="clear" w:color="auto" w:fill="FFFFFF"/>
            <w:rPrChange w:id="965" w:author="Aarti Joshi" w:date="2022-06-22T10:15:00Z">
              <w:rPr>
                <w:rFonts w:cs="Arial"/>
                <w:color w:val="0070C0"/>
                <w:sz w:val="21"/>
                <w:szCs w:val="21"/>
                <w:shd w:val="clear" w:color="auto" w:fill="FFFFFF"/>
              </w:rPr>
            </w:rPrChange>
          </w:rPr>
          <w:delText xml:space="preserve"> will be populated for all TransnetYX items as long as they are not ones that are only available “Upon Harvest”.  Those will remain blank as they are shipped as soon as they can be harvested</w:delText>
        </w:r>
      </w:del>
      <w:ins w:id="966" w:author="Villaverde, Alfredo" w:date="2022-03-10T14:06:00Z">
        <w:del w:id="967" w:author="Aarti Joshi" w:date="2022-06-22T11:09:00Z">
          <w:r w:rsidR="00706284" w:rsidRPr="000A165C" w:rsidDel="00530F75">
            <w:rPr>
              <w:rFonts w:ascii="Verdana" w:hAnsi="Verdana"/>
              <w:i/>
              <w:iCs/>
              <w:color w:val="auto"/>
              <w:sz w:val="21"/>
              <w:szCs w:val="21"/>
              <w:shd w:val="clear" w:color="auto" w:fill="FFFFFF"/>
              <w:rPrChange w:id="968" w:author="Aarti Joshi" w:date="2022-06-22T10:15:00Z">
                <w:rPr>
                  <w:rFonts w:cs="Arial"/>
                  <w:color w:val="0070C0"/>
                  <w:sz w:val="21"/>
                  <w:szCs w:val="21"/>
                  <w:shd w:val="clear" w:color="auto" w:fill="FFFFFF"/>
                </w:rPr>
              </w:rPrChange>
            </w:rPr>
            <w:delText xml:space="preserve">List the </w:delText>
          </w:r>
        </w:del>
      </w:ins>
      <w:ins w:id="969" w:author="Villaverde, Alfredo" w:date="2022-03-10T14:11:00Z">
        <w:del w:id="970" w:author="Aarti Joshi" w:date="2022-06-22T11:09:00Z">
          <w:r w:rsidR="00184E74" w:rsidRPr="000A165C" w:rsidDel="00530F75">
            <w:rPr>
              <w:rFonts w:ascii="Verdana" w:hAnsi="Verdana"/>
              <w:i/>
              <w:iCs/>
              <w:color w:val="auto"/>
              <w:sz w:val="21"/>
              <w:szCs w:val="21"/>
              <w:shd w:val="clear" w:color="auto" w:fill="FFFFFF"/>
              <w:rPrChange w:id="971" w:author="Aarti Joshi" w:date="2022-06-22T10:15:00Z">
                <w:rPr>
                  <w:rFonts w:cs="Arial"/>
                  <w:color w:val="0070C0"/>
                  <w:sz w:val="21"/>
                  <w:szCs w:val="21"/>
                  <w:shd w:val="clear" w:color="auto" w:fill="FFFFFF"/>
                </w:rPr>
              </w:rPrChange>
            </w:rPr>
            <w:delText xml:space="preserve">specific </w:delText>
          </w:r>
        </w:del>
      </w:ins>
      <w:ins w:id="972" w:author="Villaverde, Alfredo" w:date="2022-03-10T14:06:00Z">
        <w:del w:id="973" w:author="Aarti Joshi" w:date="2022-06-22T11:09:00Z">
          <w:r w:rsidR="00706284" w:rsidRPr="000A165C" w:rsidDel="00530F75">
            <w:rPr>
              <w:rFonts w:ascii="Verdana" w:hAnsi="Verdana"/>
              <w:i/>
              <w:iCs/>
              <w:color w:val="auto"/>
              <w:sz w:val="21"/>
              <w:szCs w:val="21"/>
              <w:shd w:val="clear" w:color="auto" w:fill="FFFFFF"/>
              <w:rPrChange w:id="974" w:author="Aarti Joshi" w:date="2022-06-22T10:15:00Z">
                <w:rPr>
                  <w:rFonts w:cs="Arial"/>
                  <w:color w:val="0070C0"/>
                  <w:sz w:val="21"/>
                  <w:szCs w:val="21"/>
                  <w:shd w:val="clear" w:color="auto" w:fill="FFFFFF"/>
                </w:rPr>
              </w:rPrChange>
            </w:rPr>
            <w:delText xml:space="preserve">areas </w:delText>
          </w:r>
        </w:del>
      </w:ins>
      <w:ins w:id="975" w:author="Villaverde, Alfredo" w:date="2022-03-10T14:10:00Z">
        <w:del w:id="976" w:author="Aarti Joshi" w:date="2022-06-22T11:09:00Z">
          <w:r w:rsidR="00184E74" w:rsidRPr="000A165C" w:rsidDel="00530F75">
            <w:rPr>
              <w:rFonts w:ascii="Verdana" w:hAnsi="Verdana"/>
              <w:i/>
              <w:iCs/>
              <w:color w:val="auto"/>
              <w:sz w:val="21"/>
              <w:szCs w:val="21"/>
              <w:shd w:val="clear" w:color="auto" w:fill="FFFFFF"/>
              <w:rPrChange w:id="977" w:author="Aarti Joshi" w:date="2022-06-22T10:15:00Z">
                <w:rPr>
                  <w:rFonts w:cs="Arial"/>
                  <w:color w:val="0070C0"/>
                  <w:sz w:val="21"/>
                  <w:szCs w:val="21"/>
                  <w:shd w:val="clear" w:color="auto" w:fill="FFFFFF"/>
                </w:rPr>
              </w:rPrChange>
            </w:rPr>
            <w:delText xml:space="preserve">affected by </w:delText>
          </w:r>
        </w:del>
      </w:ins>
      <w:ins w:id="978" w:author="Villaverde, Alfredo" w:date="2022-03-10T14:07:00Z">
        <w:del w:id="979" w:author="Aarti Joshi" w:date="2022-06-22T11:09:00Z">
          <w:r w:rsidR="00706284" w:rsidRPr="000A165C" w:rsidDel="00530F75">
            <w:rPr>
              <w:rFonts w:ascii="Verdana" w:hAnsi="Verdana"/>
              <w:i/>
              <w:iCs/>
              <w:color w:val="auto"/>
              <w:sz w:val="21"/>
              <w:szCs w:val="21"/>
              <w:shd w:val="clear" w:color="auto" w:fill="FFFFFF"/>
              <w:rPrChange w:id="980" w:author="Aarti Joshi" w:date="2022-06-22T10:15:00Z">
                <w:rPr>
                  <w:rFonts w:cs="Arial"/>
                  <w:color w:val="0070C0"/>
                  <w:sz w:val="21"/>
                  <w:szCs w:val="21"/>
                  <w:shd w:val="clear" w:color="auto" w:fill="FFFFFF"/>
                </w:rPr>
              </w:rPrChange>
            </w:rPr>
            <w:delText xml:space="preserve">the </w:delText>
          </w:r>
        </w:del>
      </w:ins>
      <w:ins w:id="981" w:author="Villaverde, Alfredo" w:date="2022-03-10T14:10:00Z">
        <w:del w:id="982" w:author="Aarti Joshi" w:date="2022-06-22T11:09:00Z">
          <w:r w:rsidR="00184E74" w:rsidRPr="000A165C" w:rsidDel="00530F75">
            <w:rPr>
              <w:rFonts w:ascii="Verdana" w:hAnsi="Verdana"/>
              <w:i/>
              <w:iCs/>
              <w:color w:val="auto"/>
              <w:sz w:val="21"/>
              <w:szCs w:val="21"/>
              <w:shd w:val="clear" w:color="auto" w:fill="FFFFFF"/>
              <w:rPrChange w:id="983" w:author="Aarti Joshi" w:date="2022-06-22T10:15:00Z">
                <w:rPr>
                  <w:rFonts w:cs="Arial"/>
                  <w:color w:val="0070C0"/>
                  <w:sz w:val="21"/>
                  <w:szCs w:val="21"/>
                  <w:shd w:val="clear" w:color="auto" w:fill="FFFFFF"/>
                </w:rPr>
              </w:rPrChange>
            </w:rPr>
            <w:delText>requested functionality</w:delText>
          </w:r>
        </w:del>
      </w:ins>
      <w:ins w:id="984" w:author="Villaverde, Alfredo" w:date="2022-03-10T14:07:00Z">
        <w:del w:id="985" w:author="Aarti Joshi" w:date="2022-06-22T11:09:00Z">
          <w:r w:rsidR="00706284" w:rsidRPr="000A165C" w:rsidDel="00530F75">
            <w:rPr>
              <w:rFonts w:ascii="Verdana" w:hAnsi="Verdana"/>
              <w:i/>
              <w:iCs/>
              <w:color w:val="auto"/>
              <w:sz w:val="21"/>
              <w:szCs w:val="21"/>
              <w:shd w:val="clear" w:color="auto" w:fill="FFFFFF"/>
              <w:rPrChange w:id="986" w:author="Aarti Joshi" w:date="2022-06-22T10:15:00Z">
                <w:rPr>
                  <w:rFonts w:cs="Arial"/>
                  <w:color w:val="0070C0"/>
                  <w:sz w:val="21"/>
                  <w:szCs w:val="21"/>
                  <w:shd w:val="clear" w:color="auto" w:fill="FFFFFF"/>
                </w:rPr>
              </w:rPrChange>
            </w:rPr>
            <w:delText>.</w:delText>
          </w:r>
        </w:del>
      </w:ins>
      <w:ins w:id="987" w:author="Sebastian Gonzalez" w:date="2022-05-18T11:40:00Z">
        <w:del w:id="988" w:author="Aarti Joshi" w:date="2022-06-22T11:09:00Z">
          <w:r w:rsidR="00517DC5" w:rsidRPr="000A165C" w:rsidDel="00530F75">
            <w:rPr>
              <w:rFonts w:ascii="Verdana" w:hAnsi="Verdana"/>
              <w:i/>
              <w:iCs/>
              <w:sz w:val="21"/>
              <w:szCs w:val="21"/>
              <w:shd w:val="clear" w:color="auto" w:fill="FFFFFF"/>
              <w:rPrChange w:id="989" w:author="Aarti Joshi" w:date="2022-06-22T10:15:00Z">
                <w:rPr>
                  <w:rFonts w:cs="Arial"/>
                  <w:i/>
                  <w:iCs/>
                  <w:sz w:val="21"/>
                  <w:szCs w:val="21"/>
                  <w:shd w:val="clear" w:color="auto" w:fill="FFFFFF"/>
                </w:rPr>
              </w:rPrChange>
            </w:rPr>
            <w:delText xml:space="preserve"> </w:delText>
          </w:r>
        </w:del>
      </w:ins>
    </w:p>
    <w:p w14:paraId="683138BA" w14:textId="6B96F952" w:rsidR="00706284" w:rsidRPr="000A165C" w:rsidDel="00530F75" w:rsidRDefault="00706284">
      <w:pPr>
        <w:pStyle w:val="Heading1"/>
        <w:rPr>
          <w:ins w:id="990" w:author="Villaverde, Alfredo" w:date="2022-03-10T14:08:00Z"/>
          <w:del w:id="991" w:author="Aarti Joshi" w:date="2022-06-22T11:09:00Z"/>
          <w:rFonts w:ascii="Verdana" w:hAnsi="Verdana"/>
          <w:i/>
          <w:iCs/>
          <w:color w:val="auto"/>
          <w:sz w:val="21"/>
          <w:szCs w:val="21"/>
          <w:shd w:val="clear" w:color="auto" w:fill="FFFFFF"/>
          <w:rPrChange w:id="992" w:author="Aarti Joshi" w:date="2022-06-22T10:15:00Z">
            <w:rPr>
              <w:ins w:id="993" w:author="Villaverde, Alfredo" w:date="2022-03-10T14:08:00Z"/>
              <w:del w:id="994" w:author="Aarti Joshi" w:date="2022-06-22T11:09:00Z"/>
              <w:rFonts w:cs="Arial"/>
              <w:color w:val="0070C0"/>
              <w:sz w:val="21"/>
              <w:szCs w:val="21"/>
              <w:shd w:val="clear" w:color="auto" w:fill="FFFFFF"/>
            </w:rPr>
          </w:rPrChange>
        </w:rPr>
        <w:pPrChange w:id="995" w:author="Aarti Joshi" w:date="2022-09-06T12:14:00Z">
          <w:pPr/>
        </w:pPrChange>
      </w:pPr>
      <w:ins w:id="996" w:author="Villaverde, Alfredo" w:date="2022-03-10T14:07:00Z">
        <w:del w:id="997" w:author="Aarti Joshi" w:date="2022-06-22T11:09:00Z">
          <w:r w:rsidRPr="000A165C" w:rsidDel="00530F75">
            <w:rPr>
              <w:rFonts w:ascii="Verdana" w:hAnsi="Verdana"/>
              <w:i/>
              <w:iCs/>
              <w:color w:val="auto"/>
              <w:sz w:val="21"/>
              <w:szCs w:val="21"/>
              <w:shd w:val="clear" w:color="auto" w:fill="FFFFFF"/>
              <w:rPrChange w:id="998" w:author="Aarti Joshi" w:date="2022-06-22T10:15:00Z">
                <w:rPr>
                  <w:rFonts w:cs="Arial"/>
                  <w:color w:val="0070C0"/>
                  <w:sz w:val="21"/>
                  <w:szCs w:val="21"/>
                  <w:shd w:val="clear" w:color="auto" w:fill="FFFFFF"/>
                </w:rPr>
              </w:rPrChange>
            </w:rPr>
            <w:delText>For example: The SKU#</w:delText>
          </w:r>
        </w:del>
      </w:ins>
      <w:ins w:id="999" w:author="Villaverde, Alfredo" w:date="2022-03-10T14:08:00Z">
        <w:del w:id="1000" w:author="Aarti Joshi" w:date="2022-06-22T11:09:00Z">
          <w:r w:rsidRPr="000A165C" w:rsidDel="00530F75">
            <w:rPr>
              <w:rFonts w:ascii="Verdana" w:hAnsi="Verdana"/>
              <w:i/>
              <w:iCs/>
              <w:color w:val="auto"/>
              <w:sz w:val="21"/>
              <w:szCs w:val="21"/>
              <w:shd w:val="clear" w:color="auto" w:fill="FFFFFF"/>
              <w:rPrChange w:id="1001" w:author="Aarti Joshi" w:date="2022-06-22T10:15:00Z">
                <w:rPr>
                  <w:rFonts w:cs="Arial"/>
                  <w:color w:val="0070C0"/>
                  <w:sz w:val="21"/>
                  <w:szCs w:val="21"/>
                  <w:shd w:val="clear" w:color="auto" w:fill="FFFFFF"/>
                </w:rPr>
              </w:rPrChange>
            </w:rPr>
            <w:delText xml:space="preserve"> will be displayed</w:delText>
          </w:r>
        </w:del>
      </w:ins>
      <w:ins w:id="1002" w:author="Villaverde, Alfredo" w:date="2022-03-10T14:11:00Z">
        <w:del w:id="1003" w:author="Aarti Joshi" w:date="2022-06-22T11:09:00Z">
          <w:r w:rsidR="00184E74" w:rsidRPr="000A165C" w:rsidDel="00530F75">
            <w:rPr>
              <w:rFonts w:ascii="Verdana" w:hAnsi="Verdana"/>
              <w:i/>
              <w:iCs/>
              <w:color w:val="auto"/>
              <w:sz w:val="21"/>
              <w:szCs w:val="21"/>
              <w:shd w:val="clear" w:color="auto" w:fill="FFFFFF"/>
              <w:rPrChange w:id="1004" w:author="Aarti Joshi" w:date="2022-06-22T10:15:00Z">
                <w:rPr>
                  <w:rFonts w:cs="Arial"/>
                  <w:color w:val="0070C0"/>
                  <w:sz w:val="21"/>
                  <w:szCs w:val="21"/>
                  <w:shd w:val="clear" w:color="auto" w:fill="FFFFFF"/>
                </w:rPr>
              </w:rPrChange>
            </w:rPr>
            <w:delText xml:space="preserve"> for all users (logged in or not)</w:delText>
          </w:r>
        </w:del>
      </w:ins>
      <w:ins w:id="1005" w:author="Villaverde, Alfredo" w:date="2022-03-10T14:08:00Z">
        <w:del w:id="1006" w:author="Aarti Joshi" w:date="2022-06-22T11:09:00Z">
          <w:r w:rsidRPr="000A165C" w:rsidDel="00530F75">
            <w:rPr>
              <w:rFonts w:ascii="Verdana" w:hAnsi="Verdana"/>
              <w:i/>
              <w:iCs/>
              <w:color w:val="auto"/>
              <w:sz w:val="21"/>
              <w:szCs w:val="21"/>
              <w:shd w:val="clear" w:color="auto" w:fill="FFFFFF"/>
              <w:rPrChange w:id="1007" w:author="Aarti Joshi" w:date="2022-06-22T10:15:00Z">
                <w:rPr>
                  <w:rFonts w:cs="Arial"/>
                  <w:color w:val="0070C0"/>
                  <w:sz w:val="21"/>
                  <w:szCs w:val="21"/>
                  <w:shd w:val="clear" w:color="auto" w:fill="FFFFFF"/>
                </w:rPr>
              </w:rPrChange>
            </w:rPr>
            <w:delText xml:space="preserve"> in the following </w:delText>
          </w:r>
        </w:del>
      </w:ins>
      <w:ins w:id="1008" w:author="Villaverde, Alfredo" w:date="2022-03-10T14:11:00Z">
        <w:del w:id="1009" w:author="Aarti Joshi" w:date="2022-06-22T11:09:00Z">
          <w:r w:rsidR="00184E74" w:rsidRPr="000A165C" w:rsidDel="00530F75">
            <w:rPr>
              <w:rFonts w:ascii="Verdana" w:hAnsi="Verdana"/>
              <w:i/>
              <w:iCs/>
              <w:color w:val="auto"/>
              <w:sz w:val="21"/>
              <w:szCs w:val="21"/>
              <w:shd w:val="clear" w:color="auto" w:fill="FFFFFF"/>
              <w:rPrChange w:id="1010" w:author="Aarti Joshi" w:date="2022-06-22T10:15:00Z">
                <w:rPr>
                  <w:rFonts w:cs="Arial"/>
                  <w:color w:val="0070C0"/>
                  <w:sz w:val="21"/>
                  <w:szCs w:val="21"/>
                  <w:shd w:val="clear" w:color="auto" w:fill="FFFFFF"/>
                </w:rPr>
              </w:rPrChange>
            </w:rPr>
            <w:delText>areas of the Web Site</w:delText>
          </w:r>
        </w:del>
      </w:ins>
      <w:ins w:id="1011" w:author="Villaverde, Alfredo" w:date="2022-03-10T14:08:00Z">
        <w:del w:id="1012" w:author="Aarti Joshi" w:date="2022-06-22T11:09:00Z">
          <w:r w:rsidRPr="000A165C" w:rsidDel="00530F75">
            <w:rPr>
              <w:rFonts w:ascii="Verdana" w:hAnsi="Verdana"/>
              <w:i/>
              <w:iCs/>
              <w:color w:val="auto"/>
              <w:sz w:val="21"/>
              <w:szCs w:val="21"/>
              <w:shd w:val="clear" w:color="auto" w:fill="FFFFFF"/>
              <w:rPrChange w:id="1013" w:author="Aarti Joshi" w:date="2022-06-22T10:15:00Z">
                <w:rPr>
                  <w:rFonts w:cs="Arial"/>
                  <w:color w:val="0070C0"/>
                  <w:sz w:val="21"/>
                  <w:szCs w:val="21"/>
                  <w:shd w:val="clear" w:color="auto" w:fill="FFFFFF"/>
                </w:rPr>
              </w:rPrChange>
            </w:rPr>
            <w:delText>:</w:delText>
          </w:r>
        </w:del>
      </w:ins>
    </w:p>
    <w:p w14:paraId="41B6BC91" w14:textId="098C7F83" w:rsidR="00706284" w:rsidRPr="000A165C" w:rsidDel="00530F75" w:rsidRDefault="00706284">
      <w:pPr>
        <w:pStyle w:val="Heading1"/>
        <w:rPr>
          <w:ins w:id="1014" w:author="Villaverde, Alfredo" w:date="2022-03-10T14:08:00Z"/>
          <w:del w:id="1015" w:author="Aarti Joshi" w:date="2022-06-22T11:09:00Z"/>
          <w:rFonts w:ascii="Verdana" w:hAnsi="Verdana"/>
          <w:i/>
          <w:iCs/>
          <w:color w:val="auto"/>
          <w:sz w:val="21"/>
          <w:szCs w:val="21"/>
          <w:shd w:val="clear" w:color="auto" w:fill="FFFFFF"/>
          <w:rPrChange w:id="1016" w:author="Aarti Joshi" w:date="2022-06-22T10:15:00Z">
            <w:rPr>
              <w:ins w:id="1017" w:author="Villaverde, Alfredo" w:date="2022-03-10T14:08:00Z"/>
              <w:del w:id="1018" w:author="Aarti Joshi" w:date="2022-06-22T11:09:00Z"/>
              <w:rFonts w:cs="Arial"/>
              <w:color w:val="0070C0"/>
              <w:sz w:val="21"/>
              <w:szCs w:val="21"/>
              <w:shd w:val="clear" w:color="auto" w:fill="FFFFFF"/>
            </w:rPr>
          </w:rPrChange>
        </w:rPr>
        <w:pPrChange w:id="1019" w:author="Aarti Joshi" w:date="2022-09-06T12:14:00Z">
          <w:pPr>
            <w:pStyle w:val="ListParagraph"/>
            <w:numPr>
              <w:numId w:val="12"/>
            </w:numPr>
            <w:ind w:left="720" w:hanging="360"/>
          </w:pPr>
        </w:pPrChange>
      </w:pPr>
      <w:ins w:id="1020" w:author="Villaverde, Alfredo" w:date="2022-03-10T14:08:00Z">
        <w:del w:id="1021" w:author="Aarti Joshi" w:date="2022-06-22T11:09:00Z">
          <w:r w:rsidRPr="000A165C" w:rsidDel="00530F75">
            <w:rPr>
              <w:rFonts w:ascii="Verdana" w:hAnsi="Verdana"/>
              <w:i/>
              <w:iCs/>
              <w:color w:val="auto"/>
              <w:sz w:val="21"/>
              <w:szCs w:val="21"/>
              <w:shd w:val="clear" w:color="auto" w:fill="FFFFFF"/>
              <w:rPrChange w:id="1022" w:author="Aarti Joshi" w:date="2022-06-22T10:15:00Z">
                <w:rPr>
                  <w:rFonts w:cs="Arial"/>
                  <w:color w:val="0070C0"/>
                  <w:sz w:val="21"/>
                  <w:szCs w:val="21"/>
                  <w:shd w:val="clear" w:color="auto" w:fill="FFFFFF"/>
                </w:rPr>
              </w:rPrChange>
            </w:rPr>
            <w:delText>Below the product name in the Product Details Page (PDP)</w:delText>
          </w:r>
        </w:del>
      </w:ins>
    </w:p>
    <w:p w14:paraId="6B73B008" w14:textId="2A91CF10" w:rsidR="00706284" w:rsidRPr="000A165C" w:rsidDel="00530F75" w:rsidRDefault="00706284">
      <w:pPr>
        <w:pStyle w:val="Heading1"/>
        <w:rPr>
          <w:ins w:id="1023" w:author="Villaverde, Alfredo" w:date="2022-03-10T14:09:00Z"/>
          <w:del w:id="1024" w:author="Aarti Joshi" w:date="2022-06-22T11:09:00Z"/>
          <w:rFonts w:ascii="Verdana" w:hAnsi="Verdana"/>
          <w:i/>
          <w:iCs/>
          <w:color w:val="auto"/>
          <w:sz w:val="21"/>
          <w:szCs w:val="21"/>
          <w:shd w:val="clear" w:color="auto" w:fill="FFFFFF"/>
          <w:rPrChange w:id="1025" w:author="Aarti Joshi" w:date="2022-06-22T10:15:00Z">
            <w:rPr>
              <w:ins w:id="1026" w:author="Villaverde, Alfredo" w:date="2022-03-10T14:09:00Z"/>
              <w:del w:id="1027" w:author="Aarti Joshi" w:date="2022-06-22T11:09:00Z"/>
              <w:rFonts w:cs="Arial"/>
              <w:color w:val="0070C0"/>
              <w:sz w:val="21"/>
              <w:szCs w:val="21"/>
              <w:shd w:val="clear" w:color="auto" w:fill="FFFFFF"/>
            </w:rPr>
          </w:rPrChange>
        </w:rPr>
        <w:pPrChange w:id="1028" w:author="Aarti Joshi" w:date="2022-09-06T12:14:00Z">
          <w:pPr>
            <w:pStyle w:val="ListParagraph"/>
            <w:numPr>
              <w:numId w:val="12"/>
            </w:numPr>
            <w:ind w:left="720" w:hanging="360"/>
          </w:pPr>
        </w:pPrChange>
      </w:pPr>
      <w:ins w:id="1029" w:author="Villaverde, Alfredo" w:date="2022-03-10T14:08:00Z">
        <w:del w:id="1030" w:author="Aarti Joshi" w:date="2022-06-22T11:09:00Z">
          <w:r w:rsidRPr="000A165C" w:rsidDel="00530F75">
            <w:rPr>
              <w:rFonts w:ascii="Verdana" w:hAnsi="Verdana"/>
              <w:i/>
              <w:iCs/>
              <w:color w:val="auto"/>
              <w:sz w:val="21"/>
              <w:szCs w:val="21"/>
              <w:shd w:val="clear" w:color="auto" w:fill="FFFFFF"/>
              <w:rPrChange w:id="1031" w:author="Aarti Joshi" w:date="2022-06-22T10:15:00Z">
                <w:rPr>
                  <w:rFonts w:cs="Arial"/>
                  <w:color w:val="0070C0"/>
                  <w:sz w:val="21"/>
                  <w:szCs w:val="21"/>
                  <w:shd w:val="clear" w:color="auto" w:fill="FFFFFF"/>
                </w:rPr>
              </w:rPrChange>
            </w:rPr>
            <w:delText>Below the product name in the Quick View</w:delText>
          </w:r>
        </w:del>
      </w:ins>
      <w:ins w:id="1032" w:author="Villaverde, Alfredo" w:date="2022-03-10T14:09:00Z">
        <w:del w:id="1033" w:author="Aarti Joshi" w:date="2022-06-22T11:09:00Z">
          <w:r w:rsidRPr="000A165C" w:rsidDel="00530F75">
            <w:rPr>
              <w:rFonts w:ascii="Verdana" w:hAnsi="Verdana"/>
              <w:i/>
              <w:iCs/>
              <w:color w:val="auto"/>
              <w:sz w:val="21"/>
              <w:szCs w:val="21"/>
              <w:shd w:val="clear" w:color="auto" w:fill="FFFFFF"/>
              <w:rPrChange w:id="1034" w:author="Aarti Joshi" w:date="2022-06-22T10:15:00Z">
                <w:rPr>
                  <w:rFonts w:cs="Arial"/>
                  <w:color w:val="0070C0"/>
                  <w:sz w:val="21"/>
                  <w:szCs w:val="21"/>
                  <w:shd w:val="clear" w:color="auto" w:fill="FFFFFF"/>
                </w:rPr>
              </w:rPrChange>
            </w:rPr>
            <w:delText xml:space="preserve"> of product listing pages</w:delText>
          </w:r>
        </w:del>
      </w:ins>
    </w:p>
    <w:p w14:paraId="7F92BC9D" w14:textId="1579F53E" w:rsidR="00D43F35" w:rsidRPr="000A165C" w:rsidDel="00530F75" w:rsidRDefault="00184E74">
      <w:pPr>
        <w:pStyle w:val="Heading1"/>
        <w:rPr>
          <w:del w:id="1035" w:author="Aarti Joshi" w:date="2022-06-22T11:09:00Z"/>
          <w:rFonts w:ascii="Verdana" w:hAnsi="Verdana"/>
          <w:i/>
          <w:iCs/>
          <w:sz w:val="21"/>
          <w:szCs w:val="21"/>
          <w:shd w:val="clear" w:color="auto" w:fill="FFFFFF"/>
          <w:rPrChange w:id="1036" w:author="Aarti Joshi" w:date="2022-06-22T10:15:00Z">
            <w:rPr>
              <w:del w:id="1037" w:author="Aarti Joshi" w:date="2022-06-22T11:09:00Z"/>
              <w:shd w:val="clear" w:color="auto" w:fill="FFFFFF"/>
            </w:rPr>
          </w:rPrChange>
        </w:rPr>
        <w:pPrChange w:id="1038" w:author="Aarti Joshi" w:date="2022-09-06T12:14:00Z">
          <w:pPr/>
        </w:pPrChange>
      </w:pPr>
      <w:ins w:id="1039" w:author="Villaverde, Alfredo" w:date="2022-03-10T14:09:00Z">
        <w:del w:id="1040" w:author="Aarti Joshi" w:date="2022-06-22T11:09:00Z">
          <w:r w:rsidRPr="000A165C" w:rsidDel="00530F75">
            <w:rPr>
              <w:rFonts w:ascii="Verdana" w:hAnsi="Verdana"/>
              <w:i/>
              <w:iCs/>
              <w:color w:val="auto"/>
              <w:sz w:val="21"/>
              <w:szCs w:val="21"/>
              <w:shd w:val="clear" w:color="auto" w:fill="FFFFFF"/>
              <w:rPrChange w:id="1041" w:author="Aarti Joshi" w:date="2022-06-22T10:15:00Z">
                <w:rPr>
                  <w:rFonts w:cs="Arial"/>
                  <w:color w:val="0070C0"/>
                  <w:sz w:val="21"/>
                  <w:szCs w:val="21"/>
                  <w:shd w:val="clear" w:color="auto" w:fill="FFFFFF"/>
                </w:rPr>
              </w:rPrChange>
            </w:rPr>
            <w:delText>In paren</w:delText>
          </w:r>
        </w:del>
      </w:ins>
      <w:ins w:id="1042" w:author="Villaverde, Alfredo" w:date="2022-03-10T14:10:00Z">
        <w:del w:id="1043" w:author="Aarti Joshi" w:date="2022-06-22T11:09:00Z">
          <w:r w:rsidRPr="000A165C" w:rsidDel="00530F75">
            <w:rPr>
              <w:rFonts w:ascii="Verdana" w:hAnsi="Verdana"/>
              <w:i/>
              <w:iCs/>
              <w:color w:val="auto"/>
              <w:sz w:val="21"/>
              <w:szCs w:val="21"/>
              <w:shd w:val="clear" w:color="auto" w:fill="FFFFFF"/>
              <w:rPrChange w:id="1044" w:author="Aarti Joshi" w:date="2022-06-22T10:15:00Z">
                <w:rPr>
                  <w:rFonts w:cs="Arial"/>
                  <w:color w:val="0070C0"/>
                  <w:sz w:val="21"/>
                  <w:szCs w:val="21"/>
                  <w:shd w:val="clear" w:color="auto" w:fill="FFFFFF"/>
                </w:rPr>
              </w:rPrChange>
            </w:rPr>
            <w:delText>thesis</w:delText>
          </w:r>
        </w:del>
      </w:ins>
      <w:ins w:id="1045" w:author="Villaverde, Alfredo" w:date="2022-03-10T14:09:00Z">
        <w:del w:id="1046" w:author="Aarti Joshi" w:date="2022-06-22T11:09:00Z">
          <w:r w:rsidRPr="000A165C" w:rsidDel="00530F75">
            <w:rPr>
              <w:rFonts w:ascii="Verdana" w:hAnsi="Verdana"/>
              <w:i/>
              <w:iCs/>
              <w:color w:val="auto"/>
              <w:sz w:val="21"/>
              <w:szCs w:val="21"/>
              <w:shd w:val="clear" w:color="auto" w:fill="FFFFFF"/>
              <w:rPrChange w:id="1047" w:author="Aarti Joshi" w:date="2022-06-22T10:15:00Z">
                <w:rPr>
                  <w:rFonts w:cs="Arial"/>
                  <w:color w:val="0070C0"/>
                  <w:sz w:val="21"/>
                  <w:szCs w:val="21"/>
                  <w:shd w:val="clear" w:color="auto" w:fill="FFFFFF"/>
                </w:rPr>
              </w:rPrChange>
            </w:rPr>
            <w:delText xml:space="preserve"> next to the product name </w:delText>
          </w:r>
        </w:del>
      </w:ins>
      <w:ins w:id="1048" w:author="Villaverde, Alfredo" w:date="2022-03-10T14:10:00Z">
        <w:del w:id="1049" w:author="Aarti Joshi" w:date="2022-06-22T11:09:00Z">
          <w:r w:rsidRPr="000A165C" w:rsidDel="00530F75">
            <w:rPr>
              <w:rFonts w:ascii="Verdana" w:hAnsi="Verdana"/>
              <w:i/>
              <w:iCs/>
              <w:color w:val="auto"/>
              <w:sz w:val="21"/>
              <w:szCs w:val="21"/>
              <w:shd w:val="clear" w:color="auto" w:fill="FFFFFF"/>
              <w:rPrChange w:id="1050" w:author="Aarti Joshi" w:date="2022-06-22T10:15:00Z">
                <w:rPr>
                  <w:rFonts w:cs="Arial"/>
                  <w:color w:val="0070C0"/>
                  <w:sz w:val="21"/>
                  <w:szCs w:val="21"/>
                  <w:shd w:val="clear" w:color="auto" w:fill="FFFFFF"/>
                </w:rPr>
              </w:rPrChange>
            </w:rPr>
            <w:delText>for</w:delText>
          </w:r>
        </w:del>
      </w:ins>
      <w:ins w:id="1051" w:author="Villaverde, Alfredo" w:date="2022-03-10T14:09:00Z">
        <w:del w:id="1052" w:author="Aarti Joshi" w:date="2022-06-22T11:09:00Z">
          <w:r w:rsidRPr="000A165C" w:rsidDel="00530F75">
            <w:rPr>
              <w:rFonts w:ascii="Verdana" w:hAnsi="Verdana"/>
              <w:i/>
              <w:iCs/>
              <w:color w:val="auto"/>
              <w:sz w:val="21"/>
              <w:szCs w:val="21"/>
              <w:shd w:val="clear" w:color="auto" w:fill="FFFFFF"/>
              <w:rPrChange w:id="1053" w:author="Aarti Joshi" w:date="2022-06-22T10:15:00Z">
                <w:rPr>
                  <w:rFonts w:cs="Arial"/>
                  <w:color w:val="0070C0"/>
                  <w:sz w:val="21"/>
                  <w:szCs w:val="21"/>
                  <w:shd w:val="clear" w:color="auto" w:fill="FFFFFF"/>
                </w:rPr>
              </w:rPrChange>
            </w:rPr>
            <w:delText xml:space="preserve"> each product cell for product listing pages</w:delText>
          </w:r>
        </w:del>
      </w:ins>
      <w:del w:id="1054" w:author="Aarti Joshi" w:date="2022-06-22T11:09:00Z">
        <w:r w:rsidR="00206C57" w:rsidRPr="000A165C" w:rsidDel="00530F75">
          <w:rPr>
            <w:rFonts w:ascii="Verdana" w:hAnsi="Verdana"/>
            <w:i/>
            <w:iCs/>
            <w:sz w:val="21"/>
            <w:szCs w:val="21"/>
            <w:shd w:val="clear" w:color="auto" w:fill="FFFFFF"/>
            <w:rPrChange w:id="1055" w:author="Aarti Joshi" w:date="2022-06-22T10:15:00Z">
              <w:rPr>
                <w:shd w:val="clear" w:color="auto" w:fill="FFFFFF"/>
              </w:rPr>
            </w:rPrChange>
          </w:rPr>
          <w:delText xml:space="preserve">.  </w:delText>
        </w:r>
      </w:del>
    </w:p>
    <w:p w14:paraId="7BB57640" w14:textId="01032D14" w:rsidR="00206C57" w:rsidRPr="000A165C" w:rsidDel="00B27452" w:rsidRDefault="00706284">
      <w:pPr>
        <w:pStyle w:val="Heading1"/>
        <w:rPr>
          <w:del w:id="1056" w:author="Villaverde, Alfredo" w:date="2022-03-10T13:13:00Z"/>
          <w:rFonts w:ascii="Verdana" w:hAnsi="Verdana"/>
          <w:b/>
          <w:bCs/>
          <w:color w:val="0070C0"/>
          <w:rPrChange w:id="1057" w:author="Aarti Joshi" w:date="2022-06-22T10:15:00Z">
            <w:rPr>
              <w:del w:id="1058" w:author="Villaverde, Alfredo" w:date="2022-03-10T13:13:00Z"/>
              <w:b/>
              <w:bCs/>
              <w:color w:val="0070C0"/>
              <w:lang w:val="en-US"/>
            </w:rPr>
          </w:rPrChange>
        </w:rPr>
        <w:pPrChange w:id="1059" w:author="Aarti Joshi" w:date="2022-09-06T12:14:00Z">
          <w:pPr/>
        </w:pPrChange>
      </w:pPr>
      <w:ins w:id="1060" w:author="Villaverde, Alfredo" w:date="2022-03-10T14:05:00Z">
        <w:del w:id="1061" w:author="Aarti Joshi" w:date="2022-06-22T11:09:00Z">
          <w:r w:rsidRPr="000A165C" w:rsidDel="00530F75">
            <w:rPr>
              <w:rFonts w:ascii="Verdana" w:hAnsi="Verdana"/>
              <w:b/>
              <w:bCs/>
              <w:color w:val="0070C0"/>
              <w:rPrChange w:id="1062" w:author="Aarti Joshi" w:date="2022-06-22T10:15:00Z">
                <w:rPr>
                  <w:b/>
                  <w:bCs/>
                  <w:color w:val="0070C0"/>
                  <w:lang w:val="en-US"/>
                </w:rPr>
              </w:rPrChange>
            </w:rPr>
            <w:delText>(DELETE TEXT ABOVE ONCE THIS SECTION IS COMPLETED)</w:delText>
          </w:r>
        </w:del>
      </w:ins>
      <w:del w:id="1063" w:author="Villaverde, Alfredo" w:date="2022-03-10T13:13:00Z">
        <w:r w:rsidR="00206C57" w:rsidRPr="000A165C" w:rsidDel="00F44063">
          <w:rPr>
            <w:rFonts w:ascii="Verdana" w:hAnsi="Verdana"/>
            <w:color w:val="0070C0"/>
            <w:sz w:val="21"/>
            <w:szCs w:val="21"/>
            <w:shd w:val="clear" w:color="auto" w:fill="FFFFFF"/>
            <w:rPrChange w:id="1064" w:author="Aarti Joshi" w:date="2022-06-22T10:15:00Z">
              <w:rPr>
                <w:rFonts w:cs="Arial"/>
                <w:color w:val="0070C0"/>
                <w:sz w:val="21"/>
                <w:szCs w:val="21"/>
                <w:shd w:val="clear" w:color="auto" w:fill="FFFFFF"/>
              </w:rPr>
            </w:rPrChange>
          </w:rPr>
          <w:delText>The only products that will not have a ship date option will be those that are available “Upon Harvest”, all others need to have that field populated with the days of the week that the item can ship, even if that is Monday – Friday</w:delText>
        </w:r>
      </w:del>
      <w:ins w:id="1065" w:author="Bertorelli, Yvonne A" w:date="2021-11-02T14:23:00Z">
        <w:del w:id="1066" w:author="Villaverde, Alfredo" w:date="2022-03-10T13:13:00Z">
          <w:r w:rsidR="006E6617" w:rsidRPr="000A165C" w:rsidDel="00F44063">
            <w:rPr>
              <w:rFonts w:ascii="Verdana" w:hAnsi="Verdana"/>
              <w:color w:val="0070C0"/>
              <w:sz w:val="21"/>
              <w:szCs w:val="21"/>
              <w:shd w:val="clear" w:color="auto" w:fill="FFFFFF"/>
              <w:rPrChange w:id="1067" w:author="Aarti Joshi" w:date="2022-06-22T10:15:00Z">
                <w:rPr>
                  <w:rFonts w:cs="Arial"/>
                  <w:color w:val="0070C0"/>
                  <w:sz w:val="21"/>
                  <w:szCs w:val="21"/>
                  <w:shd w:val="clear" w:color="auto" w:fill="FFFFFF"/>
                </w:rPr>
              </w:rPrChange>
            </w:rPr>
            <w:delText>Thursday</w:delText>
          </w:r>
        </w:del>
      </w:ins>
      <w:del w:id="1068" w:author="Villaverde, Alfredo" w:date="2022-03-10T13:13:00Z">
        <w:r w:rsidR="00206C57" w:rsidRPr="000A165C" w:rsidDel="00F44063">
          <w:rPr>
            <w:rFonts w:ascii="Verdana" w:hAnsi="Verdana"/>
            <w:color w:val="0070C0"/>
            <w:sz w:val="21"/>
            <w:szCs w:val="21"/>
            <w:shd w:val="clear" w:color="auto" w:fill="FFFFFF"/>
            <w:rPrChange w:id="1069" w:author="Aarti Joshi" w:date="2022-06-22T10:15:00Z">
              <w:rPr>
                <w:rFonts w:cs="Arial"/>
                <w:color w:val="0070C0"/>
                <w:sz w:val="21"/>
                <w:szCs w:val="21"/>
                <w:shd w:val="clear" w:color="auto" w:fill="FFFFFF"/>
              </w:rPr>
            </w:rPrChange>
          </w:rPr>
          <w:delText xml:space="preserve">.  </w:delText>
        </w:r>
      </w:del>
    </w:p>
    <w:p w14:paraId="52683B7C" w14:textId="77777777" w:rsidR="00F44063" w:rsidRPr="000A165C" w:rsidDel="007D7B03" w:rsidRDefault="00F44063">
      <w:pPr>
        <w:pStyle w:val="Heading1"/>
        <w:rPr>
          <w:ins w:id="1070" w:author="Villaverde, Alfredo" w:date="2022-03-10T13:13:00Z"/>
          <w:del w:id="1071" w:author="Sebastian Gonzalez" w:date="2022-05-18T12:26:00Z"/>
          <w:rFonts w:ascii="Verdana" w:hAnsi="Verdana" w:cstheme="minorBidi"/>
          <w:color w:val="auto"/>
          <w:sz w:val="22"/>
          <w:szCs w:val="22"/>
          <w:rPrChange w:id="1072" w:author="Aarti Joshi" w:date="2022-06-22T10:15:00Z">
            <w:rPr>
              <w:ins w:id="1073" w:author="Villaverde, Alfredo" w:date="2022-03-10T13:13:00Z"/>
              <w:del w:id="1074" w:author="Sebastian Gonzalez" w:date="2022-05-18T12:26:00Z"/>
              <w:rFonts w:cs="Arial"/>
              <w:color w:val="0070C0"/>
              <w:sz w:val="21"/>
              <w:szCs w:val="21"/>
              <w:shd w:val="clear" w:color="auto" w:fill="FFFFFF"/>
            </w:rPr>
          </w:rPrChange>
        </w:rPr>
        <w:pPrChange w:id="1075" w:author="Aarti Joshi" w:date="2022-09-06T12:14:00Z">
          <w:pPr/>
        </w:pPrChange>
      </w:pPr>
    </w:p>
    <w:p w14:paraId="66C9507D" w14:textId="69A638F5" w:rsidR="00206C57" w:rsidRPr="000A165C" w:rsidDel="00F44063" w:rsidRDefault="00206C57">
      <w:pPr>
        <w:pStyle w:val="Heading1"/>
        <w:rPr>
          <w:del w:id="1076" w:author="Villaverde, Alfredo" w:date="2022-03-10T13:13:00Z"/>
          <w:rFonts w:ascii="Verdana" w:hAnsi="Verdana"/>
          <w:shd w:val="clear" w:color="auto" w:fill="FFFFFF"/>
          <w:rPrChange w:id="1077" w:author="Aarti Joshi" w:date="2022-06-22T10:15:00Z">
            <w:rPr>
              <w:del w:id="1078" w:author="Villaverde, Alfredo" w:date="2022-03-10T13:13:00Z"/>
              <w:shd w:val="clear" w:color="auto" w:fill="FFFFFF"/>
            </w:rPr>
          </w:rPrChange>
        </w:rPr>
        <w:pPrChange w:id="1079" w:author="Aarti Joshi" w:date="2022-09-06T12:14:00Z">
          <w:pPr/>
        </w:pPrChange>
      </w:pPr>
      <w:del w:id="1080" w:author="Villaverde, Alfredo" w:date="2022-03-10T13:13:00Z">
        <w:r w:rsidRPr="000A165C" w:rsidDel="00F44063">
          <w:rPr>
            <w:rFonts w:ascii="Verdana" w:hAnsi="Verdana"/>
            <w:shd w:val="clear" w:color="auto" w:fill="FFFFFF"/>
            <w:rPrChange w:id="1081" w:author="Aarti Joshi" w:date="2022-06-22T10:15:00Z">
              <w:rPr>
                <w:shd w:val="clear" w:color="auto" w:fill="FFFFFF"/>
              </w:rPr>
            </w:rPrChange>
          </w:rPr>
          <w:delText xml:space="preserve">A new area will be added to the configuration record as part of this solution.  This will be to allow TransnetYX to build out a calendar for days that their office is closed.  </w:delText>
        </w:r>
        <w:r w:rsidRPr="000A165C" w:rsidDel="00F44063">
          <w:rPr>
            <w:rFonts w:ascii="Verdana" w:hAnsi="Verdana"/>
            <w:b/>
            <w:bCs/>
            <w:shd w:val="clear" w:color="auto" w:fill="FFFFFF"/>
            <w:rPrChange w:id="1082" w:author="Aarti Joshi" w:date="2022-06-22T10:15:00Z">
              <w:rPr>
                <w:rFonts w:cs="Arial"/>
                <w:color w:val="0070C0"/>
                <w:sz w:val="21"/>
                <w:szCs w:val="21"/>
                <w:shd w:val="clear" w:color="auto" w:fill="FFFFFF"/>
              </w:rPr>
            </w:rPrChange>
          </w:rPr>
          <w:delText>All weekends</w:delText>
        </w:r>
      </w:del>
      <w:ins w:id="1083" w:author="Bertorelli, Yvonne A" w:date="2021-11-02T14:24:00Z">
        <w:del w:id="1084" w:author="Villaverde, Alfredo" w:date="2022-03-10T13:13:00Z">
          <w:r w:rsidR="006E6617" w:rsidRPr="000A165C" w:rsidDel="00F44063">
            <w:rPr>
              <w:rFonts w:ascii="Verdana" w:hAnsi="Verdana"/>
              <w:b/>
              <w:bCs/>
              <w:shd w:val="clear" w:color="auto" w:fill="FFFFFF"/>
              <w:rPrChange w:id="1085" w:author="Aarti Joshi" w:date="2022-06-22T10:15:00Z">
                <w:rPr>
                  <w:rFonts w:cs="Arial"/>
                  <w:color w:val="0070C0"/>
                  <w:sz w:val="21"/>
                  <w:szCs w:val="21"/>
                  <w:shd w:val="clear" w:color="auto" w:fill="FFFFFF"/>
                </w:rPr>
              </w:rPrChange>
            </w:rPr>
            <w:delText>Friday</w:delText>
          </w:r>
        </w:del>
      </w:ins>
      <w:del w:id="1086" w:author="Villaverde, Alfredo" w:date="2022-03-10T13:13:00Z">
        <w:r w:rsidRPr="000A165C" w:rsidDel="00F44063">
          <w:rPr>
            <w:rFonts w:ascii="Verdana" w:hAnsi="Verdana"/>
            <w:b/>
            <w:bCs/>
            <w:shd w:val="clear" w:color="auto" w:fill="FFFFFF"/>
            <w:rPrChange w:id="1087" w:author="Aarti Joshi" w:date="2022-06-22T10:15:00Z">
              <w:rPr>
                <w:rFonts w:cs="Arial"/>
                <w:color w:val="0070C0"/>
                <w:sz w:val="21"/>
                <w:szCs w:val="21"/>
                <w:shd w:val="clear" w:color="auto" w:fill="FFFFFF"/>
              </w:rPr>
            </w:rPrChange>
          </w:rPr>
          <w:delText>, Saturday</w:delText>
        </w:r>
      </w:del>
      <w:ins w:id="1088" w:author="Bertorelli, Yvonne A" w:date="2021-11-02T14:24:00Z">
        <w:del w:id="1089" w:author="Villaverde, Alfredo" w:date="2022-03-10T13:13:00Z">
          <w:r w:rsidR="006E6617" w:rsidRPr="000A165C" w:rsidDel="00F44063">
            <w:rPr>
              <w:rFonts w:ascii="Verdana" w:hAnsi="Verdana"/>
              <w:b/>
              <w:bCs/>
              <w:shd w:val="clear" w:color="auto" w:fill="FFFFFF"/>
              <w:rPrChange w:id="1090" w:author="Aarti Joshi" w:date="2022-06-22T10:15:00Z">
                <w:rPr>
                  <w:b/>
                  <w:bCs/>
                  <w:shd w:val="clear" w:color="auto" w:fill="FFFFFF"/>
                </w:rPr>
              </w:rPrChange>
            </w:rPr>
            <w:delText>Saturday,</w:delText>
          </w:r>
        </w:del>
      </w:ins>
      <w:del w:id="1091" w:author="Villaverde, Alfredo" w:date="2022-03-10T13:13:00Z">
        <w:r w:rsidRPr="000A165C" w:rsidDel="00F44063">
          <w:rPr>
            <w:rFonts w:ascii="Verdana" w:hAnsi="Verdana"/>
            <w:b/>
            <w:bCs/>
            <w:shd w:val="clear" w:color="auto" w:fill="FFFFFF"/>
            <w:rPrChange w:id="1092" w:author="Aarti Joshi" w:date="2022-06-22T10:15:00Z">
              <w:rPr>
                <w:rFonts w:cs="Arial"/>
                <w:color w:val="0070C0"/>
                <w:sz w:val="21"/>
                <w:szCs w:val="21"/>
                <w:shd w:val="clear" w:color="auto" w:fill="FFFFFF"/>
              </w:rPr>
            </w:rPrChange>
          </w:rPr>
          <w:delText xml:space="preserve"> and Sunday, will be considered non-shipping days</w:delText>
        </w:r>
        <w:r w:rsidRPr="000A165C" w:rsidDel="00F44063">
          <w:rPr>
            <w:rFonts w:ascii="Verdana" w:hAnsi="Verdana"/>
            <w:shd w:val="clear" w:color="auto" w:fill="FFFFFF"/>
            <w:rPrChange w:id="1093" w:author="Aarti Joshi" w:date="2022-06-22T10:15:00Z">
              <w:rPr>
                <w:shd w:val="clear" w:color="auto" w:fill="FFFFFF"/>
              </w:rPr>
            </w:rPrChange>
          </w:rPr>
          <w:delText xml:space="preserve">.  Additionally, the calendar will contain the Default Lead Days and the Cut-Off time.  While TransnetYX will only offer one shipping method for US orders, we will need these two additional parameters to drive the available shipping dates. </w:delText>
        </w:r>
        <w:bookmarkStart w:id="1094" w:name="_Toc97814032"/>
        <w:bookmarkStart w:id="1095" w:name="_Toc97814791"/>
        <w:bookmarkStart w:id="1096" w:name="_Toc97815043"/>
        <w:bookmarkStart w:id="1097" w:name="_Toc97815174"/>
        <w:bookmarkStart w:id="1098" w:name="_Toc97816038"/>
        <w:bookmarkStart w:id="1099" w:name="_Toc97816627"/>
        <w:bookmarkStart w:id="1100" w:name="_Toc103766387"/>
        <w:bookmarkStart w:id="1101" w:name="_Toc103766466"/>
        <w:bookmarkStart w:id="1102" w:name="_Toc103768485"/>
        <w:bookmarkStart w:id="1103" w:name="_Toc103768564"/>
        <w:bookmarkStart w:id="1104" w:name="_Toc103768643"/>
        <w:bookmarkStart w:id="1105" w:name="_Toc103768722"/>
        <w:bookmarkStart w:id="1106" w:name="_Toc103768816"/>
        <w:bookmarkStart w:id="1107" w:name="_Toc103768974"/>
        <w:bookmarkStart w:id="1108" w:name="_Toc103769053"/>
        <w:bookmarkStart w:id="1109" w:name="_Toc103769132"/>
        <w:bookmarkStart w:id="1110" w:name="_Toc103769211"/>
        <w:bookmarkStart w:id="1111" w:name="_Toc103769290"/>
        <w:bookmarkStart w:id="1112" w:name="_Toc103769384"/>
        <w:bookmarkStart w:id="1113" w:name="_Toc103769463"/>
        <w:bookmarkStart w:id="1114" w:name="_Toc103769542"/>
        <w:bookmarkStart w:id="1115" w:name="_Toc103769622"/>
        <w:bookmarkStart w:id="1116" w:name="_Toc103769698"/>
        <w:bookmarkStart w:id="1117" w:name="_Toc10376977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del>
    </w:p>
    <w:p w14:paraId="3038EBB9" w14:textId="658B0E49" w:rsidR="00206C57" w:rsidRPr="000A165C" w:rsidDel="00F44063" w:rsidRDefault="00206C57">
      <w:pPr>
        <w:pStyle w:val="Heading1"/>
        <w:rPr>
          <w:del w:id="1118" w:author="Villaverde, Alfredo" w:date="2022-03-10T13:13:00Z"/>
          <w:rFonts w:ascii="Verdana" w:hAnsi="Verdana"/>
          <w:shd w:val="clear" w:color="auto" w:fill="FFFFFF"/>
          <w:rPrChange w:id="1119" w:author="Aarti Joshi" w:date="2022-06-22T10:15:00Z">
            <w:rPr>
              <w:del w:id="1120" w:author="Villaverde, Alfredo" w:date="2022-03-10T13:13:00Z"/>
              <w:shd w:val="clear" w:color="auto" w:fill="FFFFFF"/>
            </w:rPr>
          </w:rPrChange>
        </w:rPr>
        <w:pPrChange w:id="1121" w:author="Aarti Joshi" w:date="2022-09-06T12:14:00Z">
          <w:pPr/>
        </w:pPrChange>
      </w:pPr>
      <w:del w:id="1122" w:author="Villaverde, Alfredo" w:date="2022-03-10T13:13:00Z">
        <w:r w:rsidRPr="000A165C" w:rsidDel="00F44063">
          <w:rPr>
            <w:rFonts w:ascii="Verdana" w:hAnsi="Verdana"/>
            <w:shd w:val="clear" w:color="auto" w:fill="FFFFFF"/>
            <w:rPrChange w:id="1123" w:author="Aarti Joshi" w:date="2022-06-22T10:15:00Z">
              <w:rPr>
                <w:shd w:val="clear" w:color="auto" w:fill="FFFFFF"/>
              </w:rPr>
            </w:rPrChange>
          </w:rPr>
          <w:delText>The configuration record will drive the following logic when the customer is checking out on the site:</w:delText>
        </w:r>
        <w:bookmarkStart w:id="1124" w:name="_Toc97814033"/>
        <w:bookmarkStart w:id="1125" w:name="_Toc97814792"/>
        <w:bookmarkStart w:id="1126" w:name="_Toc97815044"/>
        <w:bookmarkStart w:id="1127" w:name="_Toc97815175"/>
        <w:bookmarkStart w:id="1128" w:name="_Toc97816039"/>
        <w:bookmarkStart w:id="1129" w:name="_Toc97816628"/>
        <w:bookmarkStart w:id="1130" w:name="_Toc103766388"/>
        <w:bookmarkStart w:id="1131" w:name="_Toc103766467"/>
        <w:bookmarkStart w:id="1132" w:name="_Toc103768486"/>
        <w:bookmarkStart w:id="1133" w:name="_Toc103768565"/>
        <w:bookmarkStart w:id="1134" w:name="_Toc103768644"/>
        <w:bookmarkStart w:id="1135" w:name="_Toc103768723"/>
        <w:bookmarkStart w:id="1136" w:name="_Toc103768817"/>
        <w:bookmarkStart w:id="1137" w:name="_Toc103768975"/>
        <w:bookmarkStart w:id="1138" w:name="_Toc103769054"/>
        <w:bookmarkStart w:id="1139" w:name="_Toc103769133"/>
        <w:bookmarkStart w:id="1140" w:name="_Toc103769212"/>
        <w:bookmarkStart w:id="1141" w:name="_Toc103769291"/>
        <w:bookmarkStart w:id="1142" w:name="_Toc103769385"/>
        <w:bookmarkStart w:id="1143" w:name="_Toc103769464"/>
        <w:bookmarkStart w:id="1144" w:name="_Toc103769543"/>
        <w:bookmarkStart w:id="1145" w:name="_Toc103769623"/>
        <w:bookmarkStart w:id="1146" w:name="_Toc103769699"/>
        <w:bookmarkStart w:id="1147" w:name="_Toc103769774"/>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del>
    </w:p>
    <w:p w14:paraId="3363FF93" w14:textId="5110D1A7" w:rsidR="00206C57" w:rsidRPr="000A165C" w:rsidDel="00F44063" w:rsidRDefault="00206C57">
      <w:pPr>
        <w:pStyle w:val="Heading1"/>
        <w:rPr>
          <w:del w:id="1148" w:author="Villaverde, Alfredo" w:date="2022-03-10T13:13:00Z"/>
          <w:rFonts w:ascii="Verdana" w:hAnsi="Verdana"/>
          <w:rPrChange w:id="1149" w:author="Aarti Joshi" w:date="2022-06-22T10:15:00Z">
            <w:rPr>
              <w:del w:id="1150" w:author="Villaverde, Alfredo" w:date="2022-03-10T13:13:00Z"/>
            </w:rPr>
          </w:rPrChange>
        </w:rPr>
        <w:pPrChange w:id="1151" w:author="Aarti Joshi" w:date="2022-09-06T12:14:00Z">
          <w:pPr>
            <w:pStyle w:val="ListParagraph"/>
            <w:numPr>
              <w:numId w:val="8"/>
            </w:numPr>
            <w:ind w:left="720" w:hanging="360"/>
          </w:pPr>
        </w:pPrChange>
      </w:pPr>
      <w:del w:id="1152" w:author="Villaverde, Alfredo" w:date="2022-03-10T13:13:00Z">
        <w:r w:rsidRPr="000A165C" w:rsidDel="00F44063">
          <w:rPr>
            <w:rFonts w:ascii="Verdana" w:hAnsi="Verdana"/>
            <w:rPrChange w:id="1153" w:author="Aarti Joshi" w:date="2022-06-22T10:15:00Z">
              <w:rPr/>
            </w:rPrChange>
          </w:rPr>
          <w:delText>The date/time of the week the customer is placing their order.</w:delText>
        </w:r>
        <w:bookmarkStart w:id="1154" w:name="_Toc97814034"/>
        <w:bookmarkStart w:id="1155" w:name="_Toc97814793"/>
        <w:bookmarkStart w:id="1156" w:name="_Toc97815045"/>
        <w:bookmarkStart w:id="1157" w:name="_Toc97815176"/>
        <w:bookmarkStart w:id="1158" w:name="_Toc97816040"/>
        <w:bookmarkStart w:id="1159" w:name="_Toc97816629"/>
        <w:bookmarkStart w:id="1160" w:name="_Toc103766389"/>
        <w:bookmarkStart w:id="1161" w:name="_Toc103766468"/>
        <w:bookmarkStart w:id="1162" w:name="_Toc103768487"/>
        <w:bookmarkStart w:id="1163" w:name="_Toc103768566"/>
        <w:bookmarkStart w:id="1164" w:name="_Toc103768645"/>
        <w:bookmarkStart w:id="1165" w:name="_Toc103768724"/>
        <w:bookmarkStart w:id="1166" w:name="_Toc103768818"/>
        <w:bookmarkStart w:id="1167" w:name="_Toc103768976"/>
        <w:bookmarkStart w:id="1168" w:name="_Toc103769055"/>
        <w:bookmarkStart w:id="1169" w:name="_Toc103769134"/>
        <w:bookmarkStart w:id="1170" w:name="_Toc103769213"/>
        <w:bookmarkStart w:id="1171" w:name="_Toc103769292"/>
        <w:bookmarkStart w:id="1172" w:name="_Toc103769386"/>
        <w:bookmarkStart w:id="1173" w:name="_Toc103769465"/>
        <w:bookmarkStart w:id="1174" w:name="_Toc103769544"/>
        <w:bookmarkStart w:id="1175" w:name="_Toc103769624"/>
        <w:bookmarkStart w:id="1176" w:name="_Toc103769700"/>
        <w:bookmarkStart w:id="1177" w:name="_Toc103769775"/>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del>
    </w:p>
    <w:p w14:paraId="1E508BE3" w14:textId="177B5C34" w:rsidR="00206C57" w:rsidRPr="000A165C" w:rsidDel="00F44063" w:rsidRDefault="00206C57">
      <w:pPr>
        <w:pStyle w:val="Heading1"/>
        <w:rPr>
          <w:del w:id="1178" w:author="Villaverde, Alfredo" w:date="2022-03-10T13:13:00Z"/>
          <w:rFonts w:ascii="Verdana" w:hAnsi="Verdana"/>
          <w:rPrChange w:id="1179" w:author="Aarti Joshi" w:date="2022-06-22T10:15:00Z">
            <w:rPr>
              <w:del w:id="1180" w:author="Villaverde, Alfredo" w:date="2022-03-10T13:13:00Z"/>
            </w:rPr>
          </w:rPrChange>
        </w:rPr>
        <w:pPrChange w:id="1181" w:author="Aarti Joshi" w:date="2022-09-06T12:14:00Z">
          <w:pPr>
            <w:pStyle w:val="ListParagraph"/>
            <w:numPr>
              <w:ilvl w:val="1"/>
              <w:numId w:val="8"/>
            </w:numPr>
            <w:ind w:left="1440" w:hanging="360"/>
          </w:pPr>
        </w:pPrChange>
      </w:pPr>
      <w:del w:id="1182" w:author="Villaverde, Alfredo" w:date="2022-03-10T13:13:00Z">
        <w:r w:rsidRPr="000A165C" w:rsidDel="00F44063">
          <w:rPr>
            <w:rFonts w:ascii="Verdana" w:hAnsi="Verdana"/>
            <w:rPrChange w:id="1183" w:author="Aarti Joshi" w:date="2022-06-22T10:15:00Z">
              <w:rPr/>
            </w:rPrChange>
          </w:rPr>
          <w:delText>Is that date/time before or after the cut-off time in the site configuration record.</w:delText>
        </w:r>
        <w:bookmarkStart w:id="1184" w:name="_Toc97814035"/>
        <w:bookmarkStart w:id="1185" w:name="_Toc97814794"/>
        <w:bookmarkStart w:id="1186" w:name="_Toc97815046"/>
        <w:bookmarkStart w:id="1187" w:name="_Toc97815177"/>
        <w:bookmarkStart w:id="1188" w:name="_Toc97816041"/>
        <w:bookmarkStart w:id="1189" w:name="_Toc97816630"/>
        <w:bookmarkStart w:id="1190" w:name="_Toc103766390"/>
        <w:bookmarkStart w:id="1191" w:name="_Toc103766469"/>
        <w:bookmarkStart w:id="1192" w:name="_Toc103768488"/>
        <w:bookmarkStart w:id="1193" w:name="_Toc103768567"/>
        <w:bookmarkStart w:id="1194" w:name="_Toc103768646"/>
        <w:bookmarkStart w:id="1195" w:name="_Toc103768725"/>
        <w:bookmarkStart w:id="1196" w:name="_Toc103768819"/>
        <w:bookmarkStart w:id="1197" w:name="_Toc103768977"/>
        <w:bookmarkStart w:id="1198" w:name="_Toc103769056"/>
        <w:bookmarkStart w:id="1199" w:name="_Toc103769135"/>
        <w:bookmarkStart w:id="1200" w:name="_Toc103769214"/>
        <w:bookmarkStart w:id="1201" w:name="_Toc103769293"/>
        <w:bookmarkStart w:id="1202" w:name="_Toc103769387"/>
        <w:bookmarkStart w:id="1203" w:name="_Toc103769466"/>
        <w:bookmarkStart w:id="1204" w:name="_Toc103769545"/>
        <w:bookmarkStart w:id="1205" w:name="_Toc103769625"/>
        <w:bookmarkStart w:id="1206" w:name="_Toc103769701"/>
        <w:bookmarkStart w:id="1207" w:name="_Toc103769776"/>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del>
    </w:p>
    <w:p w14:paraId="13134302" w14:textId="6E017C94" w:rsidR="00206C57" w:rsidRPr="000A165C" w:rsidDel="00F44063" w:rsidRDefault="00206C57">
      <w:pPr>
        <w:pStyle w:val="Heading1"/>
        <w:rPr>
          <w:del w:id="1208" w:author="Villaverde, Alfredo" w:date="2022-03-10T13:13:00Z"/>
          <w:rFonts w:ascii="Verdana" w:hAnsi="Verdana"/>
          <w:rPrChange w:id="1209" w:author="Aarti Joshi" w:date="2022-06-22T10:15:00Z">
            <w:rPr>
              <w:del w:id="1210" w:author="Villaverde, Alfredo" w:date="2022-03-10T13:13:00Z"/>
            </w:rPr>
          </w:rPrChange>
        </w:rPr>
        <w:pPrChange w:id="1211" w:author="Aarti Joshi" w:date="2022-09-06T12:14:00Z">
          <w:pPr>
            <w:pStyle w:val="ListParagraph"/>
            <w:numPr>
              <w:ilvl w:val="1"/>
              <w:numId w:val="8"/>
            </w:numPr>
            <w:ind w:left="1440" w:hanging="360"/>
          </w:pPr>
        </w:pPrChange>
      </w:pPr>
      <w:del w:id="1212" w:author="Villaverde, Alfredo" w:date="2022-03-10T13:13:00Z">
        <w:r w:rsidRPr="000A165C" w:rsidDel="00F44063">
          <w:rPr>
            <w:rFonts w:ascii="Verdana" w:hAnsi="Verdana"/>
            <w:rPrChange w:id="1213" w:author="Aarti Joshi" w:date="2022-06-22T10:15:00Z">
              <w:rPr/>
            </w:rPrChange>
          </w:rPr>
          <w:delText>Is that a working date and not one that is excluded in the site configuration record.</w:delText>
        </w:r>
        <w:bookmarkStart w:id="1214" w:name="_Toc97814036"/>
        <w:bookmarkStart w:id="1215" w:name="_Toc97814795"/>
        <w:bookmarkStart w:id="1216" w:name="_Toc97815047"/>
        <w:bookmarkStart w:id="1217" w:name="_Toc97815178"/>
        <w:bookmarkStart w:id="1218" w:name="_Toc97816042"/>
        <w:bookmarkStart w:id="1219" w:name="_Toc97816631"/>
        <w:bookmarkStart w:id="1220" w:name="_Toc103766391"/>
        <w:bookmarkStart w:id="1221" w:name="_Toc103766470"/>
        <w:bookmarkStart w:id="1222" w:name="_Toc103768489"/>
        <w:bookmarkStart w:id="1223" w:name="_Toc103768568"/>
        <w:bookmarkStart w:id="1224" w:name="_Toc103768647"/>
        <w:bookmarkStart w:id="1225" w:name="_Toc103768726"/>
        <w:bookmarkStart w:id="1226" w:name="_Toc103768820"/>
        <w:bookmarkStart w:id="1227" w:name="_Toc103768978"/>
        <w:bookmarkStart w:id="1228" w:name="_Toc103769057"/>
        <w:bookmarkStart w:id="1229" w:name="_Toc103769136"/>
        <w:bookmarkStart w:id="1230" w:name="_Toc103769215"/>
        <w:bookmarkStart w:id="1231" w:name="_Toc103769294"/>
        <w:bookmarkStart w:id="1232" w:name="_Toc103769388"/>
        <w:bookmarkStart w:id="1233" w:name="_Toc103769467"/>
        <w:bookmarkStart w:id="1234" w:name="_Toc103769546"/>
        <w:bookmarkStart w:id="1235" w:name="_Toc103769626"/>
        <w:bookmarkStart w:id="1236" w:name="_Toc103769702"/>
        <w:bookmarkStart w:id="1237" w:name="_Toc103769777"/>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del>
    </w:p>
    <w:p w14:paraId="64FE5866" w14:textId="2D28E040" w:rsidR="00206C57" w:rsidRPr="000A165C" w:rsidDel="00F44063" w:rsidRDefault="00206C57">
      <w:pPr>
        <w:pStyle w:val="Heading1"/>
        <w:rPr>
          <w:del w:id="1238" w:author="Villaverde, Alfredo" w:date="2022-03-10T13:13:00Z"/>
          <w:rFonts w:ascii="Verdana" w:hAnsi="Verdana"/>
          <w:rPrChange w:id="1239" w:author="Aarti Joshi" w:date="2022-06-22T10:15:00Z">
            <w:rPr>
              <w:del w:id="1240" w:author="Villaverde, Alfredo" w:date="2022-03-10T13:13:00Z"/>
            </w:rPr>
          </w:rPrChange>
        </w:rPr>
        <w:pPrChange w:id="1241" w:author="Aarti Joshi" w:date="2022-09-06T12:14:00Z">
          <w:pPr>
            <w:pStyle w:val="ListParagraph"/>
            <w:numPr>
              <w:numId w:val="8"/>
            </w:numPr>
            <w:ind w:left="720" w:hanging="360"/>
          </w:pPr>
        </w:pPrChange>
      </w:pPr>
      <w:del w:id="1242" w:author="Villaverde, Alfredo" w:date="2022-03-10T13:13:00Z">
        <w:r w:rsidRPr="000A165C" w:rsidDel="00F44063">
          <w:rPr>
            <w:rFonts w:ascii="Verdana" w:hAnsi="Verdana"/>
            <w:rPrChange w:id="1243" w:author="Aarti Joshi" w:date="2022-06-22T10:15:00Z">
              <w:rPr/>
            </w:rPrChange>
          </w:rPr>
          <w:delText xml:space="preserve">The lead-time in the configuration record. </w:delText>
        </w:r>
        <w:bookmarkStart w:id="1244" w:name="_Toc97814037"/>
        <w:bookmarkStart w:id="1245" w:name="_Toc97814796"/>
        <w:bookmarkStart w:id="1246" w:name="_Toc97815048"/>
        <w:bookmarkStart w:id="1247" w:name="_Toc97815179"/>
        <w:bookmarkStart w:id="1248" w:name="_Toc97816043"/>
        <w:bookmarkStart w:id="1249" w:name="_Toc97816632"/>
        <w:bookmarkStart w:id="1250" w:name="_Toc103766392"/>
        <w:bookmarkStart w:id="1251" w:name="_Toc103766471"/>
        <w:bookmarkStart w:id="1252" w:name="_Toc103768490"/>
        <w:bookmarkStart w:id="1253" w:name="_Toc103768569"/>
        <w:bookmarkStart w:id="1254" w:name="_Toc103768648"/>
        <w:bookmarkStart w:id="1255" w:name="_Toc103768727"/>
        <w:bookmarkStart w:id="1256" w:name="_Toc103768821"/>
        <w:bookmarkStart w:id="1257" w:name="_Toc103768979"/>
        <w:bookmarkStart w:id="1258" w:name="_Toc103769058"/>
        <w:bookmarkStart w:id="1259" w:name="_Toc103769137"/>
        <w:bookmarkStart w:id="1260" w:name="_Toc103769216"/>
        <w:bookmarkStart w:id="1261" w:name="_Toc103769295"/>
        <w:bookmarkStart w:id="1262" w:name="_Toc103769389"/>
        <w:bookmarkStart w:id="1263" w:name="_Toc103769468"/>
        <w:bookmarkStart w:id="1264" w:name="_Toc103769547"/>
        <w:bookmarkStart w:id="1265" w:name="_Toc103769627"/>
        <w:bookmarkStart w:id="1266" w:name="_Toc103769703"/>
        <w:bookmarkStart w:id="1267" w:name="_Toc103769778"/>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del>
    </w:p>
    <w:p w14:paraId="0B26C738" w14:textId="142FB12C" w:rsidR="00206C57" w:rsidRPr="000A165C" w:rsidDel="00F44063" w:rsidRDefault="00206C57">
      <w:pPr>
        <w:pStyle w:val="Heading1"/>
        <w:rPr>
          <w:del w:id="1268" w:author="Villaverde, Alfredo" w:date="2022-03-10T13:13:00Z"/>
          <w:rFonts w:ascii="Verdana" w:hAnsi="Verdana"/>
          <w:b/>
          <w:bCs/>
          <w:u w:val="single"/>
          <w:rPrChange w:id="1269" w:author="Aarti Joshi" w:date="2022-06-22T10:15:00Z">
            <w:rPr>
              <w:del w:id="1270" w:author="Villaverde, Alfredo" w:date="2022-03-10T13:13:00Z"/>
              <w:b/>
              <w:bCs/>
              <w:u w:val="single"/>
            </w:rPr>
          </w:rPrChange>
        </w:rPr>
        <w:pPrChange w:id="1271" w:author="Aarti Joshi" w:date="2022-09-06T12:14:00Z">
          <w:pPr>
            <w:ind w:left="360"/>
          </w:pPr>
        </w:pPrChange>
      </w:pPr>
      <w:bookmarkStart w:id="1272" w:name="_Toc97814038"/>
      <w:bookmarkStart w:id="1273" w:name="_Toc97814797"/>
      <w:bookmarkStart w:id="1274" w:name="_Toc97815049"/>
      <w:bookmarkStart w:id="1275" w:name="_Toc97815180"/>
      <w:bookmarkStart w:id="1276" w:name="_Toc97816044"/>
      <w:bookmarkStart w:id="1277" w:name="_Toc97816633"/>
      <w:bookmarkStart w:id="1278" w:name="_Toc103766393"/>
      <w:bookmarkStart w:id="1279" w:name="_Toc103766472"/>
      <w:bookmarkStart w:id="1280" w:name="_Toc103768491"/>
      <w:bookmarkStart w:id="1281" w:name="_Toc103768570"/>
      <w:bookmarkStart w:id="1282" w:name="_Toc103768649"/>
      <w:bookmarkStart w:id="1283" w:name="_Toc103768728"/>
      <w:bookmarkStart w:id="1284" w:name="_Toc103768822"/>
      <w:bookmarkStart w:id="1285" w:name="_Toc103768980"/>
      <w:bookmarkStart w:id="1286" w:name="_Toc103769059"/>
      <w:bookmarkStart w:id="1287" w:name="_Toc103769138"/>
      <w:bookmarkStart w:id="1288" w:name="_Toc103769217"/>
      <w:bookmarkStart w:id="1289" w:name="_Toc103769296"/>
      <w:bookmarkStart w:id="1290" w:name="_Toc103769390"/>
      <w:bookmarkStart w:id="1291" w:name="_Toc103769469"/>
      <w:bookmarkStart w:id="1292" w:name="_Toc103769548"/>
      <w:bookmarkStart w:id="1293" w:name="_Toc103769628"/>
      <w:bookmarkStart w:id="1294" w:name="_Toc103769704"/>
      <w:bookmarkStart w:id="1295" w:name="_Toc103769779"/>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p>
    <w:p w14:paraId="4D3CA88F" w14:textId="6EBA7D82" w:rsidR="00206C57" w:rsidRPr="000A165C" w:rsidDel="00F44063" w:rsidRDefault="00206C57">
      <w:pPr>
        <w:pStyle w:val="Heading1"/>
        <w:rPr>
          <w:del w:id="1296" w:author="Villaverde, Alfredo" w:date="2022-03-10T13:13:00Z"/>
          <w:rFonts w:ascii="Verdana" w:hAnsi="Verdana"/>
          <w:b/>
          <w:bCs/>
          <w:u w:val="single"/>
          <w:rPrChange w:id="1297" w:author="Aarti Joshi" w:date="2022-06-22T10:15:00Z">
            <w:rPr>
              <w:del w:id="1298" w:author="Villaverde, Alfredo" w:date="2022-03-10T13:13:00Z"/>
              <w:b/>
              <w:bCs/>
              <w:u w:val="single"/>
            </w:rPr>
          </w:rPrChange>
        </w:rPr>
        <w:pPrChange w:id="1299" w:author="Aarti Joshi" w:date="2022-09-06T12:14:00Z">
          <w:pPr>
            <w:ind w:left="360"/>
          </w:pPr>
        </w:pPrChange>
      </w:pPr>
      <w:del w:id="1300" w:author="Villaverde, Alfredo" w:date="2022-03-10T13:13:00Z">
        <w:r w:rsidRPr="000A165C" w:rsidDel="00F44063">
          <w:rPr>
            <w:rFonts w:ascii="Verdana" w:hAnsi="Verdana"/>
            <w:b/>
            <w:bCs/>
            <w:u w:val="single"/>
            <w:rPrChange w:id="1301" w:author="Aarti Joshi" w:date="2022-06-22T10:15:00Z">
              <w:rPr>
                <w:b/>
                <w:bCs/>
                <w:u w:val="single"/>
              </w:rPr>
            </w:rPrChange>
          </w:rPr>
          <w:delText xml:space="preserve">Example of Site configuration record: </w:delText>
        </w:r>
        <w:bookmarkStart w:id="1302" w:name="_Toc97814039"/>
        <w:bookmarkStart w:id="1303" w:name="_Toc97814798"/>
        <w:bookmarkStart w:id="1304" w:name="_Toc97815050"/>
        <w:bookmarkStart w:id="1305" w:name="_Toc97815181"/>
        <w:bookmarkStart w:id="1306" w:name="_Toc97816045"/>
        <w:bookmarkStart w:id="1307" w:name="_Toc97816634"/>
        <w:bookmarkStart w:id="1308" w:name="_Toc103766394"/>
        <w:bookmarkStart w:id="1309" w:name="_Toc103766473"/>
        <w:bookmarkStart w:id="1310" w:name="_Toc103768492"/>
        <w:bookmarkStart w:id="1311" w:name="_Toc103768571"/>
        <w:bookmarkStart w:id="1312" w:name="_Toc103768650"/>
        <w:bookmarkStart w:id="1313" w:name="_Toc103768729"/>
        <w:bookmarkStart w:id="1314" w:name="_Toc103768823"/>
        <w:bookmarkStart w:id="1315" w:name="_Toc103768981"/>
        <w:bookmarkStart w:id="1316" w:name="_Toc103769060"/>
        <w:bookmarkStart w:id="1317" w:name="_Toc103769139"/>
        <w:bookmarkStart w:id="1318" w:name="_Toc103769218"/>
        <w:bookmarkStart w:id="1319" w:name="_Toc103769297"/>
        <w:bookmarkStart w:id="1320" w:name="_Toc103769391"/>
        <w:bookmarkStart w:id="1321" w:name="_Toc103769470"/>
        <w:bookmarkStart w:id="1322" w:name="_Toc103769549"/>
        <w:bookmarkStart w:id="1323" w:name="_Toc103769629"/>
        <w:bookmarkStart w:id="1324" w:name="_Toc103769705"/>
        <w:bookmarkStart w:id="1325" w:name="_Toc103769780"/>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del>
    </w:p>
    <w:p w14:paraId="2B1B619F" w14:textId="1346991C" w:rsidR="00206C57" w:rsidRPr="000A165C" w:rsidDel="00F44063" w:rsidRDefault="00206C57">
      <w:pPr>
        <w:pStyle w:val="Heading1"/>
        <w:rPr>
          <w:del w:id="1326" w:author="Villaverde, Alfredo" w:date="2022-03-10T13:13:00Z"/>
          <w:rFonts w:ascii="Verdana" w:hAnsi="Verdana"/>
          <w:rPrChange w:id="1327" w:author="Aarti Joshi" w:date="2022-06-22T10:15:00Z">
            <w:rPr>
              <w:del w:id="1328" w:author="Villaverde, Alfredo" w:date="2022-03-10T13:13:00Z"/>
            </w:rPr>
          </w:rPrChange>
        </w:rPr>
        <w:pPrChange w:id="1329" w:author="Aarti Joshi" w:date="2022-09-06T12:14:00Z">
          <w:pPr>
            <w:ind w:left="360"/>
          </w:pPr>
        </w:pPrChange>
      </w:pPr>
      <w:del w:id="1330" w:author="Villaverde, Alfredo" w:date="2022-03-10T13:13:00Z">
        <w:r w:rsidRPr="000A165C" w:rsidDel="00F44063">
          <w:rPr>
            <w:rFonts w:ascii="Verdana" w:hAnsi="Verdana"/>
            <w:rPrChange w:id="1331" w:author="Aarti Joshi" w:date="2022-06-22T10:15:00Z">
              <w:rPr/>
            </w:rPrChange>
          </w:rPr>
          <w:delText xml:space="preserve">The screen shot below is an example of what the configuration record will look like.  You will have the ability to change the “Default Lead Time”; this is the number in days and will only support whole numbers. Cut-Off Time, in 24 hours’ time format – 7 = 7AM while 19 = 7PM. Days to be Excluded; this will be any day Monday – Friday </w:delText>
        </w:r>
      </w:del>
      <w:ins w:id="1332" w:author="Bertorelli, Yvonne A" w:date="2021-11-02T14:25:00Z">
        <w:del w:id="1333" w:author="Villaverde, Alfredo" w:date="2022-03-10T13:13:00Z">
          <w:r w:rsidR="006E6617" w:rsidRPr="000A165C" w:rsidDel="00F44063">
            <w:rPr>
              <w:rFonts w:ascii="Verdana" w:hAnsi="Verdana"/>
              <w:rPrChange w:id="1334" w:author="Aarti Joshi" w:date="2022-06-22T10:15:00Z">
                <w:rPr/>
              </w:rPrChange>
            </w:rPr>
            <w:delText xml:space="preserve">Thursday </w:delText>
          </w:r>
        </w:del>
      </w:ins>
      <w:del w:id="1335" w:author="Villaverde, Alfredo" w:date="2022-03-10T13:13:00Z">
        <w:r w:rsidRPr="000A165C" w:rsidDel="00F44063">
          <w:rPr>
            <w:rFonts w:ascii="Verdana" w:hAnsi="Verdana"/>
            <w:rPrChange w:id="1336" w:author="Aarti Joshi" w:date="2022-06-22T10:15:00Z">
              <w:rPr/>
            </w:rPrChange>
          </w:rPr>
          <w:delText xml:space="preserve">as </w:delText>
        </w:r>
      </w:del>
      <w:ins w:id="1337" w:author="Bertorelli, Yvonne A" w:date="2021-11-02T14:25:00Z">
        <w:del w:id="1338" w:author="Villaverde, Alfredo" w:date="2022-03-10T13:13:00Z">
          <w:r w:rsidR="006E6617" w:rsidRPr="000A165C" w:rsidDel="00F44063">
            <w:rPr>
              <w:rFonts w:ascii="Verdana" w:hAnsi="Verdana"/>
              <w:rPrChange w:id="1339" w:author="Aarti Joshi" w:date="2022-06-22T10:15:00Z">
                <w:rPr/>
              </w:rPrChange>
            </w:rPr>
            <w:delText xml:space="preserve">Friday, </w:delText>
          </w:r>
        </w:del>
      </w:ins>
      <w:del w:id="1340" w:author="Villaverde, Alfredo" w:date="2022-03-10T13:13:00Z">
        <w:r w:rsidRPr="000A165C" w:rsidDel="00F44063">
          <w:rPr>
            <w:rFonts w:ascii="Verdana" w:hAnsi="Verdana"/>
            <w:rPrChange w:id="1341" w:author="Aarti Joshi" w:date="2022-06-22T10:15:00Z">
              <w:rPr/>
            </w:rPrChange>
          </w:rPr>
          <w:delText>Saturday and Sunday will be excluded by default.</w:delText>
        </w:r>
        <w:bookmarkStart w:id="1342" w:name="_Toc97814040"/>
        <w:bookmarkStart w:id="1343" w:name="_Toc97814799"/>
        <w:bookmarkStart w:id="1344" w:name="_Toc97815051"/>
        <w:bookmarkStart w:id="1345" w:name="_Toc97815182"/>
        <w:bookmarkStart w:id="1346" w:name="_Toc97816046"/>
        <w:bookmarkStart w:id="1347" w:name="_Toc97816635"/>
        <w:bookmarkStart w:id="1348" w:name="_Toc103766395"/>
        <w:bookmarkStart w:id="1349" w:name="_Toc103766474"/>
        <w:bookmarkStart w:id="1350" w:name="_Toc103768493"/>
        <w:bookmarkStart w:id="1351" w:name="_Toc103768572"/>
        <w:bookmarkStart w:id="1352" w:name="_Toc103768651"/>
        <w:bookmarkStart w:id="1353" w:name="_Toc103768730"/>
        <w:bookmarkStart w:id="1354" w:name="_Toc103768824"/>
        <w:bookmarkStart w:id="1355" w:name="_Toc103768982"/>
        <w:bookmarkStart w:id="1356" w:name="_Toc103769061"/>
        <w:bookmarkStart w:id="1357" w:name="_Toc103769140"/>
        <w:bookmarkStart w:id="1358" w:name="_Toc103769219"/>
        <w:bookmarkStart w:id="1359" w:name="_Toc103769298"/>
        <w:bookmarkStart w:id="1360" w:name="_Toc103769392"/>
        <w:bookmarkStart w:id="1361" w:name="_Toc103769471"/>
        <w:bookmarkStart w:id="1362" w:name="_Toc103769550"/>
        <w:bookmarkStart w:id="1363" w:name="_Toc103769630"/>
        <w:bookmarkStart w:id="1364" w:name="_Toc103769706"/>
        <w:bookmarkStart w:id="1365" w:name="_Toc10376978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del>
    </w:p>
    <w:p w14:paraId="44012BFA" w14:textId="1F09E2A4" w:rsidR="00206C57" w:rsidRPr="000A165C" w:rsidDel="00F44063" w:rsidRDefault="00206C57">
      <w:pPr>
        <w:pStyle w:val="Heading1"/>
        <w:rPr>
          <w:del w:id="1366" w:author="Villaverde, Alfredo" w:date="2022-03-10T13:13:00Z"/>
          <w:rFonts w:ascii="Verdana" w:hAnsi="Verdana"/>
          <w:rPrChange w:id="1367" w:author="Aarti Joshi" w:date="2022-06-22T10:15:00Z">
            <w:rPr>
              <w:del w:id="1368" w:author="Villaverde, Alfredo" w:date="2022-03-10T13:13:00Z"/>
            </w:rPr>
          </w:rPrChange>
        </w:rPr>
        <w:pPrChange w:id="1369" w:author="Aarti Joshi" w:date="2022-09-06T12:14:00Z">
          <w:pPr/>
        </w:pPrChange>
      </w:pPr>
      <w:del w:id="1370" w:author="Villaverde, Alfredo" w:date="2022-03-10T13:13:00Z">
        <w:r w:rsidRPr="000A165C" w:rsidDel="00F44063">
          <w:rPr>
            <w:rFonts w:ascii="Verdana" w:hAnsi="Verdana"/>
            <w:noProof/>
            <w:rPrChange w:id="1371" w:author="Aarti Joshi" w:date="2022-06-22T10:15:00Z">
              <w:rPr>
                <w:rFonts w:eastAsia="Times New Roman" w:cs="Arial"/>
                <w:noProof/>
                <w:color w:val="F96A1B" w:themeColor="accent2"/>
                <w:kern w:val="28"/>
                <w:sz w:val="36"/>
                <w:szCs w:val="36"/>
                <w:lang w:val="en-US"/>
              </w:rPr>
            </w:rPrChange>
          </w:rPr>
          <w:drawing>
            <wp:inline distT="0" distB="0" distL="0" distR="0" wp14:anchorId="714239F1" wp14:editId="05D282A1">
              <wp:extent cx="6583680" cy="2080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2080895"/>
                      </a:xfrm>
                      <a:prstGeom prst="rect">
                        <a:avLst/>
                      </a:prstGeom>
                    </pic:spPr>
                  </pic:pic>
                </a:graphicData>
              </a:graphic>
            </wp:inline>
          </w:drawing>
        </w:r>
        <w:bookmarkStart w:id="1372" w:name="_Toc97814041"/>
        <w:bookmarkStart w:id="1373" w:name="_Toc97814800"/>
        <w:bookmarkStart w:id="1374" w:name="_Toc97815052"/>
        <w:bookmarkStart w:id="1375" w:name="_Toc97815183"/>
        <w:bookmarkStart w:id="1376" w:name="_Toc97816047"/>
        <w:bookmarkStart w:id="1377" w:name="_Toc97816636"/>
        <w:bookmarkStart w:id="1378" w:name="_Toc103766396"/>
        <w:bookmarkStart w:id="1379" w:name="_Toc103766475"/>
        <w:bookmarkStart w:id="1380" w:name="_Toc103768494"/>
        <w:bookmarkStart w:id="1381" w:name="_Toc103768573"/>
        <w:bookmarkStart w:id="1382" w:name="_Toc103768652"/>
        <w:bookmarkStart w:id="1383" w:name="_Toc103768731"/>
        <w:bookmarkStart w:id="1384" w:name="_Toc103768825"/>
        <w:bookmarkStart w:id="1385" w:name="_Toc103768983"/>
        <w:bookmarkStart w:id="1386" w:name="_Toc103769062"/>
        <w:bookmarkStart w:id="1387" w:name="_Toc103769141"/>
        <w:bookmarkStart w:id="1388" w:name="_Toc103769220"/>
        <w:bookmarkStart w:id="1389" w:name="_Toc103769299"/>
        <w:bookmarkStart w:id="1390" w:name="_Toc103769393"/>
        <w:bookmarkStart w:id="1391" w:name="_Toc103769472"/>
        <w:bookmarkStart w:id="1392" w:name="_Toc103769551"/>
        <w:bookmarkStart w:id="1393" w:name="_Toc103769631"/>
        <w:bookmarkStart w:id="1394" w:name="_Toc103769707"/>
        <w:bookmarkStart w:id="1395" w:name="_Toc103769782"/>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del>
    </w:p>
    <w:p w14:paraId="48845442" w14:textId="59487B3C" w:rsidR="00206C57" w:rsidRPr="000A165C" w:rsidDel="00F44063" w:rsidRDefault="00206C57">
      <w:pPr>
        <w:pStyle w:val="Heading1"/>
        <w:rPr>
          <w:del w:id="1396" w:author="Villaverde, Alfredo" w:date="2022-03-10T13:13:00Z"/>
          <w:rFonts w:ascii="Verdana" w:hAnsi="Verdana"/>
          <w:rPrChange w:id="1397" w:author="Aarti Joshi" w:date="2022-06-22T10:15:00Z">
            <w:rPr>
              <w:del w:id="1398" w:author="Villaverde, Alfredo" w:date="2022-03-10T13:13:00Z"/>
            </w:rPr>
          </w:rPrChange>
        </w:rPr>
        <w:pPrChange w:id="1399" w:author="Aarti Joshi" w:date="2022-09-06T12:14:00Z">
          <w:pPr/>
        </w:pPrChange>
      </w:pPr>
      <w:bookmarkStart w:id="1400" w:name="_Toc97814042"/>
      <w:bookmarkStart w:id="1401" w:name="_Toc97814801"/>
      <w:bookmarkStart w:id="1402" w:name="_Toc97815053"/>
      <w:bookmarkStart w:id="1403" w:name="_Toc97815184"/>
      <w:bookmarkStart w:id="1404" w:name="_Toc97816048"/>
      <w:bookmarkStart w:id="1405" w:name="_Toc97816637"/>
      <w:bookmarkStart w:id="1406" w:name="_Toc103766397"/>
      <w:bookmarkStart w:id="1407" w:name="_Toc103766476"/>
      <w:bookmarkStart w:id="1408" w:name="_Toc103768495"/>
      <w:bookmarkStart w:id="1409" w:name="_Toc103768574"/>
      <w:bookmarkStart w:id="1410" w:name="_Toc103768653"/>
      <w:bookmarkStart w:id="1411" w:name="_Toc103768732"/>
      <w:bookmarkStart w:id="1412" w:name="_Toc103768826"/>
      <w:bookmarkStart w:id="1413" w:name="_Toc103768984"/>
      <w:bookmarkStart w:id="1414" w:name="_Toc103769063"/>
      <w:bookmarkStart w:id="1415" w:name="_Toc103769142"/>
      <w:bookmarkStart w:id="1416" w:name="_Toc103769221"/>
      <w:bookmarkStart w:id="1417" w:name="_Toc103769300"/>
      <w:bookmarkStart w:id="1418" w:name="_Toc103769394"/>
      <w:bookmarkStart w:id="1419" w:name="_Toc103769473"/>
      <w:bookmarkStart w:id="1420" w:name="_Toc103769552"/>
      <w:bookmarkStart w:id="1421" w:name="_Toc103769632"/>
      <w:bookmarkStart w:id="1422" w:name="_Toc103769708"/>
      <w:bookmarkStart w:id="1423" w:name="_Toc103769783"/>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75F3D119" w14:textId="29C209E4" w:rsidR="00206C57" w:rsidRPr="000A165C" w:rsidDel="00F44063" w:rsidRDefault="00206C57">
      <w:pPr>
        <w:pStyle w:val="Heading1"/>
        <w:rPr>
          <w:del w:id="1424" w:author="Villaverde, Alfredo" w:date="2022-03-10T13:13:00Z"/>
          <w:rFonts w:ascii="Verdana" w:hAnsi="Verdana"/>
          <w:rPrChange w:id="1425" w:author="Aarti Joshi" w:date="2022-06-22T10:15:00Z">
            <w:rPr>
              <w:del w:id="1426" w:author="Villaverde, Alfredo" w:date="2022-03-10T13:13:00Z"/>
            </w:rPr>
          </w:rPrChange>
        </w:rPr>
        <w:pPrChange w:id="1427" w:author="Aarti Joshi" w:date="2022-09-06T12:14:00Z">
          <w:pPr>
            <w:pStyle w:val="ListParagraph"/>
            <w:numPr>
              <w:numId w:val="9"/>
            </w:numPr>
            <w:ind w:left="720" w:hanging="360"/>
          </w:pPr>
        </w:pPrChange>
      </w:pPr>
      <w:del w:id="1428" w:author="Villaverde, Alfredo" w:date="2022-03-10T13:13:00Z">
        <w:r w:rsidRPr="000A165C" w:rsidDel="00F44063">
          <w:rPr>
            <w:rFonts w:ascii="Verdana" w:hAnsi="Verdana"/>
            <w:rPrChange w:id="1429" w:author="Aarti Joshi" w:date="2022-06-22T10:15:00Z">
              <w:rPr/>
            </w:rPrChange>
          </w:rPr>
          <w:delText>This will be the default lead time for shipping days that appear on the calendar.  Since TransnetYX will be using Overnight shipping for launch, this will be set to 1. Please note; this must be in whole numbers.</w:delText>
        </w:r>
        <w:bookmarkStart w:id="1430" w:name="_Toc97814043"/>
        <w:bookmarkStart w:id="1431" w:name="_Toc97814802"/>
        <w:bookmarkStart w:id="1432" w:name="_Toc97815054"/>
        <w:bookmarkStart w:id="1433" w:name="_Toc97815185"/>
        <w:bookmarkStart w:id="1434" w:name="_Toc97816049"/>
        <w:bookmarkStart w:id="1435" w:name="_Toc97816638"/>
        <w:bookmarkStart w:id="1436" w:name="_Toc103766398"/>
        <w:bookmarkStart w:id="1437" w:name="_Toc103766477"/>
        <w:bookmarkStart w:id="1438" w:name="_Toc103768496"/>
        <w:bookmarkStart w:id="1439" w:name="_Toc103768575"/>
        <w:bookmarkStart w:id="1440" w:name="_Toc103768654"/>
        <w:bookmarkStart w:id="1441" w:name="_Toc103768733"/>
        <w:bookmarkStart w:id="1442" w:name="_Toc103768827"/>
        <w:bookmarkStart w:id="1443" w:name="_Toc103768985"/>
        <w:bookmarkStart w:id="1444" w:name="_Toc103769064"/>
        <w:bookmarkStart w:id="1445" w:name="_Toc103769143"/>
        <w:bookmarkStart w:id="1446" w:name="_Toc103769222"/>
        <w:bookmarkStart w:id="1447" w:name="_Toc103769301"/>
        <w:bookmarkStart w:id="1448" w:name="_Toc103769395"/>
        <w:bookmarkStart w:id="1449" w:name="_Toc103769474"/>
        <w:bookmarkStart w:id="1450" w:name="_Toc103769553"/>
        <w:bookmarkStart w:id="1451" w:name="_Toc103769633"/>
        <w:bookmarkStart w:id="1452" w:name="_Toc103769709"/>
        <w:bookmarkStart w:id="1453" w:name="_Toc103769784"/>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del>
    </w:p>
    <w:p w14:paraId="247DBFCA" w14:textId="75E64369" w:rsidR="00206C57" w:rsidRPr="000A165C" w:rsidDel="00F44063" w:rsidRDefault="00206C57">
      <w:pPr>
        <w:pStyle w:val="Heading1"/>
        <w:rPr>
          <w:del w:id="1454" w:author="Villaverde, Alfredo" w:date="2022-03-10T13:13:00Z"/>
          <w:rFonts w:ascii="Verdana" w:hAnsi="Verdana"/>
          <w:rPrChange w:id="1455" w:author="Aarti Joshi" w:date="2022-06-22T10:15:00Z">
            <w:rPr>
              <w:del w:id="1456" w:author="Villaverde, Alfredo" w:date="2022-03-10T13:13:00Z"/>
            </w:rPr>
          </w:rPrChange>
        </w:rPr>
        <w:pPrChange w:id="1457" w:author="Aarti Joshi" w:date="2022-09-06T12:14:00Z">
          <w:pPr>
            <w:pStyle w:val="ListParagraph"/>
            <w:numPr>
              <w:numId w:val="9"/>
            </w:numPr>
            <w:ind w:left="720" w:hanging="360"/>
          </w:pPr>
        </w:pPrChange>
      </w:pPr>
      <w:del w:id="1458" w:author="Villaverde, Alfredo" w:date="2022-03-10T13:13:00Z">
        <w:r w:rsidRPr="000A165C" w:rsidDel="00F44063">
          <w:rPr>
            <w:rFonts w:ascii="Verdana" w:hAnsi="Verdana"/>
            <w:rPrChange w:id="1459" w:author="Aarti Joshi" w:date="2022-06-22T10:15:00Z">
              <w:rPr/>
            </w:rPrChange>
          </w:rPr>
          <w:delText xml:space="preserve">The Cut-Off time is based on the server time in this case it is </w:delText>
        </w:r>
        <w:r w:rsidRPr="000A165C" w:rsidDel="00F44063">
          <w:rPr>
            <w:rFonts w:ascii="Verdana" w:hAnsi="Verdana"/>
            <w:b/>
            <w:bCs/>
            <w:rPrChange w:id="1460" w:author="Aarti Joshi" w:date="2022-06-22T10:15:00Z">
              <w:rPr>
                <w:color w:val="0070C0"/>
              </w:rPr>
            </w:rPrChange>
          </w:rPr>
          <w:delText>Pacific Daylight Time</w:delText>
        </w:r>
        <w:r w:rsidRPr="000A165C" w:rsidDel="00F44063">
          <w:rPr>
            <w:rFonts w:ascii="Verdana" w:hAnsi="Verdana"/>
            <w:rPrChange w:id="1461" w:author="Aarti Joshi" w:date="2022-06-22T10:15:00Z">
              <w:rPr/>
            </w:rPrChange>
          </w:rPr>
          <w:delText>.  The above example is 9 AM PDT which is 12 EST.  Please note;</w:delText>
        </w:r>
      </w:del>
      <w:ins w:id="1462" w:author="Bertorelli, Yvonne A" w:date="2021-11-03T16:24:00Z">
        <w:del w:id="1463" w:author="Villaverde, Alfredo" w:date="2022-03-10T13:13:00Z">
          <w:r w:rsidR="00A25A63" w:rsidRPr="000A165C" w:rsidDel="00F44063">
            <w:rPr>
              <w:rFonts w:ascii="Verdana" w:hAnsi="Verdana"/>
              <w:rPrChange w:id="1464" w:author="Aarti Joshi" w:date="2022-06-22T10:15:00Z">
                <w:rPr/>
              </w:rPrChange>
            </w:rPr>
            <w:delText>note;</w:delText>
          </w:r>
        </w:del>
      </w:ins>
      <w:del w:id="1465" w:author="Villaverde, Alfredo" w:date="2022-03-10T13:13:00Z">
        <w:r w:rsidRPr="000A165C" w:rsidDel="00F44063">
          <w:rPr>
            <w:rFonts w:ascii="Verdana" w:hAnsi="Verdana"/>
            <w:rPrChange w:id="1466" w:author="Aarti Joshi" w:date="2022-06-22T10:15:00Z">
              <w:rPr/>
            </w:rPrChange>
          </w:rPr>
          <w:delText xml:space="preserve"> this must be in the 24HR format.</w:delText>
        </w:r>
      </w:del>
      <w:ins w:id="1467" w:author="Bertorelli, Yvonne A" w:date="2021-11-03T16:26:00Z">
        <w:del w:id="1468" w:author="Villaverde, Alfredo" w:date="2022-03-10T13:13:00Z">
          <w:r w:rsidR="00A25A63" w:rsidRPr="000A165C" w:rsidDel="00F44063">
            <w:rPr>
              <w:rFonts w:ascii="Verdana" w:hAnsi="Verdana"/>
              <w:rPrChange w:id="1469" w:author="Aarti Joshi" w:date="2022-06-22T10:15:00Z">
                <w:rPr/>
              </w:rPrChange>
            </w:rPr>
            <w:delText xml:space="preserve"> The text above the time field should read “CUT OFF TIME(HH-24HRS FORMAT</w:delText>
          </w:r>
        </w:del>
      </w:ins>
      <w:ins w:id="1470" w:author="Bertorelli, Yvonne A" w:date="2021-11-03T16:27:00Z">
        <w:del w:id="1471" w:author="Villaverde, Alfredo" w:date="2022-03-10T13:13:00Z">
          <w:r w:rsidR="00A25A63" w:rsidRPr="000A165C" w:rsidDel="00F44063">
            <w:rPr>
              <w:rFonts w:ascii="Verdana" w:hAnsi="Verdana"/>
              <w:rPrChange w:id="1472" w:author="Aarti Joshi" w:date="2022-06-22T10:15:00Z">
                <w:rPr/>
              </w:rPrChange>
            </w:rPr>
            <w:delText>)(PDT).</w:delText>
          </w:r>
        </w:del>
      </w:ins>
      <w:bookmarkStart w:id="1473" w:name="_Toc97814044"/>
      <w:bookmarkStart w:id="1474" w:name="_Toc97814803"/>
      <w:bookmarkStart w:id="1475" w:name="_Toc97815055"/>
      <w:bookmarkStart w:id="1476" w:name="_Toc97815186"/>
      <w:bookmarkStart w:id="1477" w:name="_Toc97816050"/>
      <w:bookmarkStart w:id="1478" w:name="_Toc97816639"/>
      <w:bookmarkStart w:id="1479" w:name="_Toc103766399"/>
      <w:bookmarkStart w:id="1480" w:name="_Toc103766478"/>
      <w:bookmarkStart w:id="1481" w:name="_Toc103768497"/>
      <w:bookmarkStart w:id="1482" w:name="_Toc103768576"/>
      <w:bookmarkStart w:id="1483" w:name="_Toc103768655"/>
      <w:bookmarkStart w:id="1484" w:name="_Toc103768734"/>
      <w:bookmarkStart w:id="1485" w:name="_Toc103768828"/>
      <w:bookmarkStart w:id="1486" w:name="_Toc103768986"/>
      <w:bookmarkStart w:id="1487" w:name="_Toc103769065"/>
      <w:bookmarkStart w:id="1488" w:name="_Toc103769144"/>
      <w:bookmarkStart w:id="1489" w:name="_Toc103769223"/>
      <w:bookmarkStart w:id="1490" w:name="_Toc103769302"/>
      <w:bookmarkStart w:id="1491" w:name="_Toc103769396"/>
      <w:bookmarkStart w:id="1492" w:name="_Toc103769475"/>
      <w:bookmarkStart w:id="1493" w:name="_Toc103769554"/>
      <w:bookmarkStart w:id="1494" w:name="_Toc103769634"/>
      <w:bookmarkStart w:id="1495" w:name="_Toc103769710"/>
      <w:bookmarkStart w:id="1496" w:name="_Toc103769785"/>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p>
    <w:p w14:paraId="2162713A" w14:textId="7B0EE153" w:rsidR="00206C57" w:rsidRPr="000A165C" w:rsidDel="00F44063" w:rsidRDefault="00206C57">
      <w:pPr>
        <w:pStyle w:val="Heading1"/>
        <w:rPr>
          <w:del w:id="1497" w:author="Villaverde, Alfredo" w:date="2022-03-10T13:13:00Z"/>
          <w:rFonts w:ascii="Verdana" w:hAnsi="Verdana"/>
          <w:rPrChange w:id="1498" w:author="Aarti Joshi" w:date="2022-06-22T10:15:00Z">
            <w:rPr>
              <w:del w:id="1499" w:author="Villaverde, Alfredo" w:date="2022-03-10T13:13:00Z"/>
            </w:rPr>
          </w:rPrChange>
        </w:rPr>
        <w:pPrChange w:id="1500" w:author="Aarti Joshi" w:date="2022-09-06T12:14:00Z">
          <w:pPr>
            <w:pStyle w:val="ListParagraph"/>
            <w:numPr>
              <w:numId w:val="9"/>
            </w:numPr>
            <w:ind w:left="720" w:hanging="360"/>
          </w:pPr>
        </w:pPrChange>
      </w:pPr>
      <w:del w:id="1501" w:author="Villaverde, Alfredo" w:date="2022-03-10T13:13:00Z">
        <w:r w:rsidRPr="000A165C" w:rsidDel="00F44063">
          <w:rPr>
            <w:rFonts w:ascii="Verdana" w:hAnsi="Verdana"/>
            <w:rPrChange w:id="1502" w:author="Aarti Joshi" w:date="2022-06-22T10:15:00Z">
              <w:rPr/>
            </w:rPrChange>
          </w:rPr>
          <w:delText>The days you are closed or will not ship orders.  Please note; this date format must be MM-DD-YYYY.</w:delText>
        </w:r>
        <w:bookmarkStart w:id="1503" w:name="_Toc97814045"/>
        <w:bookmarkStart w:id="1504" w:name="_Toc97814804"/>
        <w:bookmarkStart w:id="1505" w:name="_Toc97815056"/>
        <w:bookmarkStart w:id="1506" w:name="_Toc97815187"/>
        <w:bookmarkStart w:id="1507" w:name="_Toc97816051"/>
        <w:bookmarkStart w:id="1508" w:name="_Toc97816640"/>
        <w:bookmarkStart w:id="1509" w:name="_Toc103766400"/>
        <w:bookmarkStart w:id="1510" w:name="_Toc103766479"/>
        <w:bookmarkStart w:id="1511" w:name="_Toc103768498"/>
        <w:bookmarkStart w:id="1512" w:name="_Toc103768577"/>
        <w:bookmarkStart w:id="1513" w:name="_Toc103768656"/>
        <w:bookmarkStart w:id="1514" w:name="_Toc103768735"/>
        <w:bookmarkStart w:id="1515" w:name="_Toc103768829"/>
        <w:bookmarkStart w:id="1516" w:name="_Toc103768987"/>
        <w:bookmarkStart w:id="1517" w:name="_Toc103769066"/>
        <w:bookmarkStart w:id="1518" w:name="_Toc103769145"/>
        <w:bookmarkStart w:id="1519" w:name="_Toc103769224"/>
        <w:bookmarkStart w:id="1520" w:name="_Toc103769303"/>
        <w:bookmarkStart w:id="1521" w:name="_Toc103769397"/>
        <w:bookmarkStart w:id="1522" w:name="_Toc103769476"/>
        <w:bookmarkStart w:id="1523" w:name="_Toc103769555"/>
        <w:bookmarkStart w:id="1524" w:name="_Toc103769635"/>
        <w:bookmarkStart w:id="1525" w:name="_Toc103769711"/>
        <w:bookmarkStart w:id="1526" w:name="_Toc103769786"/>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del>
    </w:p>
    <w:p w14:paraId="20C7FDE5" w14:textId="682179C9" w:rsidR="00206C57" w:rsidRPr="000A165C" w:rsidDel="00F44063" w:rsidRDefault="00206C57">
      <w:pPr>
        <w:pStyle w:val="Heading1"/>
        <w:rPr>
          <w:del w:id="1527" w:author="Villaverde, Alfredo" w:date="2022-03-10T13:13:00Z"/>
          <w:rFonts w:ascii="Verdana" w:hAnsi="Verdana"/>
          <w:rPrChange w:id="1528" w:author="Aarti Joshi" w:date="2022-06-22T10:15:00Z">
            <w:rPr>
              <w:del w:id="1529" w:author="Villaverde, Alfredo" w:date="2022-03-10T13:13:00Z"/>
            </w:rPr>
          </w:rPrChange>
        </w:rPr>
        <w:pPrChange w:id="1530" w:author="Aarti Joshi" w:date="2022-09-06T12:14:00Z">
          <w:pPr/>
        </w:pPrChange>
      </w:pPr>
      <w:del w:id="1531" w:author="Villaverde, Alfredo" w:date="2022-03-10T13:13:00Z">
        <w:r w:rsidRPr="000A165C" w:rsidDel="00F44063">
          <w:rPr>
            <w:rFonts w:ascii="Verdana" w:hAnsi="Verdana"/>
            <w:rPrChange w:id="1532" w:author="Aarti Joshi" w:date="2022-06-22T10:15:00Z">
              <w:rPr/>
            </w:rPrChange>
          </w:rPr>
          <w:delText>In addition to this</w:delText>
        </w:r>
        <w:r w:rsidR="00BA3A90" w:rsidRPr="000A165C" w:rsidDel="00F44063">
          <w:rPr>
            <w:rFonts w:ascii="Verdana" w:hAnsi="Verdana"/>
            <w:rPrChange w:id="1533" w:author="Aarti Joshi" w:date="2022-06-22T10:15:00Z">
              <w:rPr/>
            </w:rPrChange>
          </w:rPr>
          <w:delText>,</w:delText>
        </w:r>
        <w:r w:rsidRPr="000A165C" w:rsidDel="00F44063">
          <w:rPr>
            <w:rFonts w:ascii="Verdana" w:hAnsi="Verdana"/>
            <w:rPrChange w:id="1534" w:author="Aarti Joshi" w:date="2022-06-22T10:15:00Z">
              <w:rPr/>
            </w:rPrChange>
          </w:rPr>
          <w:delText xml:space="preserve"> two new fields will be added under </w:delText>
        </w:r>
        <w:r w:rsidRPr="000A165C" w:rsidDel="00F44063">
          <w:rPr>
            <w:rFonts w:ascii="Verdana" w:hAnsi="Verdana"/>
            <w:b/>
            <w:bCs/>
            <w:rPrChange w:id="1535" w:author="Aarti Joshi" w:date="2022-06-22T10:15:00Z">
              <w:rPr>
                <w:b/>
                <w:bCs/>
              </w:rPr>
            </w:rPrChange>
          </w:rPr>
          <w:delText>Setup – Company – General Preferences – Custom Preferences.</w:delText>
        </w:r>
        <w:r w:rsidRPr="000A165C" w:rsidDel="00F44063">
          <w:rPr>
            <w:rFonts w:ascii="Verdana" w:hAnsi="Verdana"/>
            <w:rPrChange w:id="1536" w:author="Aarti Joshi" w:date="2022-06-22T10:15:00Z">
              <w:rPr/>
            </w:rPrChange>
          </w:rPr>
          <w:delText xml:space="preserve">  This will allow the TransnetYX team to add the Shipping ID for the shipping option they want to use on the site along with the charge per shipment.  Currently, TransnetYX would like to use Overnight Shipping for all US orders with a charge of $45 per shipment.  They may want to change both the shipping as well as the charge later and providing this configuration will allow them to do either. </w:delText>
        </w:r>
        <w:bookmarkStart w:id="1537" w:name="_Toc97814046"/>
        <w:bookmarkStart w:id="1538" w:name="_Toc97814805"/>
        <w:bookmarkStart w:id="1539" w:name="_Toc97815057"/>
        <w:bookmarkStart w:id="1540" w:name="_Toc97815188"/>
        <w:bookmarkStart w:id="1541" w:name="_Toc97816052"/>
        <w:bookmarkStart w:id="1542" w:name="_Toc97816641"/>
        <w:bookmarkStart w:id="1543" w:name="_Toc103766401"/>
        <w:bookmarkStart w:id="1544" w:name="_Toc103766480"/>
        <w:bookmarkStart w:id="1545" w:name="_Toc103768499"/>
        <w:bookmarkStart w:id="1546" w:name="_Toc103768578"/>
        <w:bookmarkStart w:id="1547" w:name="_Toc103768657"/>
        <w:bookmarkStart w:id="1548" w:name="_Toc103768736"/>
        <w:bookmarkStart w:id="1549" w:name="_Toc103768830"/>
        <w:bookmarkStart w:id="1550" w:name="_Toc103768988"/>
        <w:bookmarkStart w:id="1551" w:name="_Toc103769067"/>
        <w:bookmarkStart w:id="1552" w:name="_Toc103769146"/>
        <w:bookmarkStart w:id="1553" w:name="_Toc103769225"/>
        <w:bookmarkStart w:id="1554" w:name="_Toc103769304"/>
        <w:bookmarkStart w:id="1555" w:name="_Toc103769398"/>
        <w:bookmarkStart w:id="1556" w:name="_Toc103769477"/>
        <w:bookmarkStart w:id="1557" w:name="_Toc103769556"/>
        <w:bookmarkStart w:id="1558" w:name="_Toc103769636"/>
        <w:bookmarkStart w:id="1559" w:name="_Toc103769712"/>
        <w:bookmarkStart w:id="1560" w:name="_Toc103769787"/>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del>
    </w:p>
    <w:p w14:paraId="382D9140" w14:textId="1F474845" w:rsidR="00984814" w:rsidRPr="000A165C" w:rsidDel="00F44063" w:rsidRDefault="00984814">
      <w:pPr>
        <w:pStyle w:val="Heading1"/>
        <w:rPr>
          <w:del w:id="1561" w:author="Villaverde, Alfredo" w:date="2022-03-10T13:13:00Z"/>
          <w:rFonts w:ascii="Verdana" w:hAnsi="Verdana"/>
          <w:rPrChange w:id="1562" w:author="Aarti Joshi" w:date="2022-06-22T10:15:00Z">
            <w:rPr>
              <w:del w:id="1563" w:author="Villaverde, Alfredo" w:date="2022-03-10T13:13:00Z"/>
            </w:rPr>
          </w:rPrChange>
        </w:rPr>
        <w:pPrChange w:id="1564" w:author="Aarti Joshi" w:date="2022-09-06T12:14:00Z">
          <w:pPr/>
        </w:pPrChange>
      </w:pPr>
      <w:del w:id="1565" w:author="Villaverde, Alfredo" w:date="2022-03-10T13:13:00Z">
        <w:r w:rsidRPr="000A165C" w:rsidDel="00F44063">
          <w:rPr>
            <w:rFonts w:ascii="Verdana" w:hAnsi="Verdana"/>
            <w:rPrChange w:id="1566" w:author="Aarti Joshi" w:date="2022-06-22T10:15:00Z">
              <w:rPr/>
            </w:rPrChange>
          </w:rPr>
          <w:delText xml:space="preserve">TransnetYX charge shipping based on the shipping date, items that are shipped on the same day need to be grouped together and charged a single $45 per shipment. </w:delText>
        </w:r>
        <w:bookmarkStart w:id="1567" w:name="_Toc97814047"/>
        <w:bookmarkStart w:id="1568" w:name="_Toc97814806"/>
        <w:bookmarkStart w:id="1569" w:name="_Toc97815058"/>
        <w:bookmarkStart w:id="1570" w:name="_Toc97815189"/>
        <w:bookmarkStart w:id="1571" w:name="_Toc97816053"/>
        <w:bookmarkStart w:id="1572" w:name="_Toc97816642"/>
        <w:bookmarkStart w:id="1573" w:name="_Toc103766402"/>
        <w:bookmarkStart w:id="1574" w:name="_Toc103766481"/>
        <w:bookmarkStart w:id="1575" w:name="_Toc103768500"/>
        <w:bookmarkStart w:id="1576" w:name="_Toc103768579"/>
        <w:bookmarkStart w:id="1577" w:name="_Toc103768658"/>
        <w:bookmarkStart w:id="1578" w:name="_Toc103768737"/>
        <w:bookmarkStart w:id="1579" w:name="_Toc103768831"/>
        <w:bookmarkStart w:id="1580" w:name="_Toc103768989"/>
        <w:bookmarkStart w:id="1581" w:name="_Toc103769068"/>
        <w:bookmarkStart w:id="1582" w:name="_Toc103769147"/>
        <w:bookmarkStart w:id="1583" w:name="_Toc103769226"/>
        <w:bookmarkStart w:id="1584" w:name="_Toc103769305"/>
        <w:bookmarkStart w:id="1585" w:name="_Toc103769399"/>
        <w:bookmarkStart w:id="1586" w:name="_Toc103769478"/>
        <w:bookmarkStart w:id="1587" w:name="_Toc103769557"/>
        <w:bookmarkStart w:id="1588" w:name="_Toc103769637"/>
        <w:bookmarkStart w:id="1589" w:name="_Toc103769713"/>
        <w:bookmarkStart w:id="1590" w:name="_Toc103769788"/>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del>
    </w:p>
    <w:p w14:paraId="0DB373DE" w14:textId="0A0538C7" w:rsidR="00984814" w:rsidRPr="000A165C" w:rsidDel="00F44063" w:rsidRDefault="00984814">
      <w:pPr>
        <w:pStyle w:val="Heading1"/>
        <w:rPr>
          <w:del w:id="1591" w:author="Villaverde, Alfredo" w:date="2022-03-10T13:13:00Z"/>
          <w:rFonts w:ascii="Verdana" w:hAnsi="Verdana"/>
          <w:rPrChange w:id="1592" w:author="Aarti Joshi" w:date="2022-06-22T10:15:00Z">
            <w:rPr>
              <w:del w:id="1593" w:author="Villaverde, Alfredo" w:date="2022-03-10T13:13:00Z"/>
            </w:rPr>
          </w:rPrChange>
        </w:rPr>
        <w:pPrChange w:id="1594" w:author="Aarti Joshi" w:date="2022-09-06T12:14:00Z">
          <w:pPr/>
        </w:pPrChange>
      </w:pPr>
      <w:del w:id="1595" w:author="Villaverde, Alfredo" w:date="2022-03-10T13:13:00Z">
        <w:r w:rsidRPr="000A165C" w:rsidDel="00F44063">
          <w:rPr>
            <w:rFonts w:ascii="Verdana" w:hAnsi="Verdana"/>
            <w:b/>
            <w:bCs/>
            <w:rPrChange w:id="1596" w:author="Aarti Joshi" w:date="2022-06-22T10:15:00Z">
              <w:rPr>
                <w:b/>
                <w:bCs/>
              </w:rPr>
            </w:rPrChange>
          </w:rPr>
          <w:delText>Use Case</w:delText>
        </w:r>
        <w:r w:rsidRPr="000A165C" w:rsidDel="00F44063">
          <w:rPr>
            <w:rFonts w:ascii="Verdana" w:hAnsi="Verdana"/>
            <w:rPrChange w:id="1597" w:author="Aarti Joshi" w:date="2022-06-22T10:15:00Z">
              <w:rPr/>
            </w:rPrChange>
          </w:rPr>
          <w:delText xml:space="preserve">: Customer adds four items to their cart and proceeds to checkout.  It is a Tuesday and </w:delText>
        </w:r>
        <w:r w:rsidRPr="000A165C" w:rsidDel="00F44063">
          <w:rPr>
            <w:rFonts w:ascii="Verdana" w:hAnsi="Verdana"/>
            <w:u w:val="single"/>
            <w:rPrChange w:id="1598" w:author="Aarti Joshi" w:date="2022-06-22T10:15:00Z">
              <w:rPr>
                <w:u w:val="single"/>
              </w:rPr>
            </w:rPrChange>
          </w:rPr>
          <w:delText>prior to</w:delText>
        </w:r>
        <w:r w:rsidRPr="000A165C" w:rsidDel="00F44063">
          <w:rPr>
            <w:rFonts w:ascii="Verdana" w:hAnsi="Verdana"/>
            <w:rPrChange w:id="1599" w:author="Aarti Joshi" w:date="2022-06-22T10:15:00Z">
              <w:rPr/>
            </w:rPrChange>
          </w:rPr>
          <w:delText xml:space="preserve"> the cut-off time for that day and the items in the cart have varying ship days of the week.  </w:delText>
        </w:r>
        <w:bookmarkStart w:id="1600" w:name="_Toc97814048"/>
        <w:bookmarkStart w:id="1601" w:name="_Toc97814807"/>
        <w:bookmarkStart w:id="1602" w:name="_Toc97815059"/>
        <w:bookmarkStart w:id="1603" w:name="_Toc97815190"/>
        <w:bookmarkStart w:id="1604" w:name="_Toc97816054"/>
        <w:bookmarkStart w:id="1605" w:name="_Toc97816643"/>
        <w:bookmarkStart w:id="1606" w:name="_Toc103766403"/>
        <w:bookmarkStart w:id="1607" w:name="_Toc103766482"/>
        <w:bookmarkStart w:id="1608" w:name="_Toc103768501"/>
        <w:bookmarkStart w:id="1609" w:name="_Toc103768580"/>
        <w:bookmarkStart w:id="1610" w:name="_Toc103768659"/>
        <w:bookmarkStart w:id="1611" w:name="_Toc103768738"/>
        <w:bookmarkStart w:id="1612" w:name="_Toc103768832"/>
        <w:bookmarkStart w:id="1613" w:name="_Toc103768990"/>
        <w:bookmarkStart w:id="1614" w:name="_Toc103769069"/>
        <w:bookmarkStart w:id="1615" w:name="_Toc103769148"/>
        <w:bookmarkStart w:id="1616" w:name="_Toc103769227"/>
        <w:bookmarkStart w:id="1617" w:name="_Toc103769306"/>
        <w:bookmarkStart w:id="1618" w:name="_Toc103769400"/>
        <w:bookmarkStart w:id="1619" w:name="_Toc103769479"/>
        <w:bookmarkStart w:id="1620" w:name="_Toc103769558"/>
        <w:bookmarkStart w:id="1621" w:name="_Toc103769638"/>
        <w:bookmarkStart w:id="1622" w:name="_Toc103769714"/>
        <w:bookmarkStart w:id="1623" w:name="_Toc10376978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del>
    </w:p>
    <w:p w14:paraId="4DCBD373" w14:textId="481F5382" w:rsidR="00984814" w:rsidRPr="000A165C" w:rsidDel="00F44063" w:rsidRDefault="00984814">
      <w:pPr>
        <w:pStyle w:val="Heading1"/>
        <w:rPr>
          <w:del w:id="1624" w:author="Villaverde, Alfredo" w:date="2022-03-10T13:13:00Z"/>
          <w:rFonts w:ascii="Verdana" w:hAnsi="Verdana"/>
          <w:rPrChange w:id="1625" w:author="Aarti Joshi" w:date="2022-06-22T10:15:00Z">
            <w:rPr>
              <w:del w:id="1626" w:author="Villaverde, Alfredo" w:date="2022-03-10T13:13:00Z"/>
            </w:rPr>
          </w:rPrChange>
        </w:rPr>
        <w:pPrChange w:id="1627" w:author="Aarti Joshi" w:date="2022-09-06T12:14:00Z">
          <w:pPr/>
        </w:pPrChange>
      </w:pPr>
      <w:del w:id="1628" w:author="Villaverde, Alfredo" w:date="2022-03-10T13:13:00Z">
        <w:r w:rsidRPr="000A165C" w:rsidDel="00F44063">
          <w:rPr>
            <w:rFonts w:ascii="Verdana" w:hAnsi="Verdana"/>
            <w:rPrChange w:id="1629" w:author="Aarti Joshi" w:date="2022-06-22T10:15:00Z">
              <w:rPr/>
            </w:rPrChange>
          </w:rPr>
          <w:tab/>
          <w:delText>Item 1 and 2 – ship Monday – Thursday</w:delText>
        </w:r>
        <w:bookmarkStart w:id="1630" w:name="_Toc97814049"/>
        <w:bookmarkStart w:id="1631" w:name="_Toc97814808"/>
        <w:bookmarkStart w:id="1632" w:name="_Toc97815060"/>
        <w:bookmarkStart w:id="1633" w:name="_Toc97815191"/>
        <w:bookmarkStart w:id="1634" w:name="_Toc97816055"/>
        <w:bookmarkStart w:id="1635" w:name="_Toc97816644"/>
        <w:bookmarkStart w:id="1636" w:name="_Toc103766404"/>
        <w:bookmarkStart w:id="1637" w:name="_Toc103766483"/>
        <w:bookmarkStart w:id="1638" w:name="_Toc103768502"/>
        <w:bookmarkStart w:id="1639" w:name="_Toc103768581"/>
        <w:bookmarkStart w:id="1640" w:name="_Toc103768660"/>
        <w:bookmarkStart w:id="1641" w:name="_Toc103768739"/>
        <w:bookmarkStart w:id="1642" w:name="_Toc103768833"/>
        <w:bookmarkStart w:id="1643" w:name="_Toc103768991"/>
        <w:bookmarkStart w:id="1644" w:name="_Toc103769070"/>
        <w:bookmarkStart w:id="1645" w:name="_Toc103769149"/>
        <w:bookmarkStart w:id="1646" w:name="_Toc103769228"/>
        <w:bookmarkStart w:id="1647" w:name="_Toc103769307"/>
        <w:bookmarkStart w:id="1648" w:name="_Toc103769401"/>
        <w:bookmarkStart w:id="1649" w:name="_Toc103769480"/>
        <w:bookmarkStart w:id="1650" w:name="_Toc103769559"/>
        <w:bookmarkStart w:id="1651" w:name="_Toc103769639"/>
        <w:bookmarkStart w:id="1652" w:name="_Toc103769715"/>
        <w:bookmarkStart w:id="1653" w:name="_Toc103769790"/>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del>
    </w:p>
    <w:p w14:paraId="1BCC043F" w14:textId="7042CA3C" w:rsidR="00984814" w:rsidRPr="000A165C" w:rsidDel="00F44063" w:rsidRDefault="00984814">
      <w:pPr>
        <w:pStyle w:val="Heading1"/>
        <w:rPr>
          <w:del w:id="1654" w:author="Villaverde, Alfredo" w:date="2022-03-10T13:13:00Z"/>
          <w:rFonts w:ascii="Verdana" w:hAnsi="Verdana"/>
          <w:rPrChange w:id="1655" w:author="Aarti Joshi" w:date="2022-06-22T10:15:00Z">
            <w:rPr>
              <w:del w:id="1656" w:author="Villaverde, Alfredo" w:date="2022-03-10T13:13:00Z"/>
            </w:rPr>
          </w:rPrChange>
        </w:rPr>
        <w:pPrChange w:id="1657" w:author="Aarti Joshi" w:date="2022-09-06T12:14:00Z">
          <w:pPr/>
        </w:pPrChange>
      </w:pPr>
      <w:del w:id="1658" w:author="Villaverde, Alfredo" w:date="2022-03-10T13:13:00Z">
        <w:r w:rsidRPr="000A165C" w:rsidDel="00F44063">
          <w:rPr>
            <w:rFonts w:ascii="Verdana" w:hAnsi="Verdana"/>
            <w:rPrChange w:id="1659" w:author="Aarti Joshi" w:date="2022-06-22T10:15:00Z">
              <w:rPr/>
            </w:rPrChange>
          </w:rPr>
          <w:tab/>
          <w:delText xml:space="preserve">Item 3 – Ships on Monday’s only </w:delText>
        </w:r>
        <w:bookmarkStart w:id="1660" w:name="_Toc97814050"/>
        <w:bookmarkStart w:id="1661" w:name="_Toc97814809"/>
        <w:bookmarkStart w:id="1662" w:name="_Toc97815061"/>
        <w:bookmarkStart w:id="1663" w:name="_Toc97815192"/>
        <w:bookmarkStart w:id="1664" w:name="_Toc97816056"/>
        <w:bookmarkStart w:id="1665" w:name="_Toc97816645"/>
        <w:bookmarkStart w:id="1666" w:name="_Toc103766405"/>
        <w:bookmarkStart w:id="1667" w:name="_Toc103766484"/>
        <w:bookmarkStart w:id="1668" w:name="_Toc103768503"/>
        <w:bookmarkStart w:id="1669" w:name="_Toc103768582"/>
        <w:bookmarkStart w:id="1670" w:name="_Toc103768661"/>
        <w:bookmarkStart w:id="1671" w:name="_Toc103768740"/>
        <w:bookmarkStart w:id="1672" w:name="_Toc103768834"/>
        <w:bookmarkStart w:id="1673" w:name="_Toc103768992"/>
        <w:bookmarkStart w:id="1674" w:name="_Toc103769071"/>
        <w:bookmarkStart w:id="1675" w:name="_Toc103769150"/>
        <w:bookmarkStart w:id="1676" w:name="_Toc103769229"/>
        <w:bookmarkStart w:id="1677" w:name="_Toc103769308"/>
        <w:bookmarkStart w:id="1678" w:name="_Toc103769402"/>
        <w:bookmarkStart w:id="1679" w:name="_Toc103769481"/>
        <w:bookmarkStart w:id="1680" w:name="_Toc103769560"/>
        <w:bookmarkStart w:id="1681" w:name="_Toc103769640"/>
        <w:bookmarkStart w:id="1682" w:name="_Toc103769716"/>
        <w:bookmarkStart w:id="1683" w:name="_Toc103769791"/>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del>
    </w:p>
    <w:p w14:paraId="23B2A0CC" w14:textId="5B5CDF45" w:rsidR="00984814" w:rsidRPr="000A165C" w:rsidDel="00F44063" w:rsidRDefault="00984814">
      <w:pPr>
        <w:pStyle w:val="Heading1"/>
        <w:rPr>
          <w:del w:id="1684" w:author="Villaverde, Alfredo" w:date="2022-03-10T13:13:00Z"/>
          <w:rFonts w:ascii="Verdana" w:hAnsi="Verdana"/>
          <w:rPrChange w:id="1685" w:author="Aarti Joshi" w:date="2022-06-22T10:15:00Z">
            <w:rPr>
              <w:del w:id="1686" w:author="Villaverde, Alfredo" w:date="2022-03-10T13:13:00Z"/>
            </w:rPr>
          </w:rPrChange>
        </w:rPr>
        <w:pPrChange w:id="1687" w:author="Aarti Joshi" w:date="2022-09-06T12:14:00Z">
          <w:pPr/>
        </w:pPrChange>
      </w:pPr>
      <w:del w:id="1688" w:author="Villaverde, Alfredo" w:date="2022-03-10T13:13:00Z">
        <w:r w:rsidRPr="000A165C" w:rsidDel="00F44063">
          <w:rPr>
            <w:rFonts w:ascii="Verdana" w:hAnsi="Verdana"/>
            <w:rPrChange w:id="1689" w:author="Aarti Joshi" w:date="2022-06-22T10:15:00Z">
              <w:rPr/>
            </w:rPrChange>
          </w:rPr>
          <w:tab/>
          <w:delText>Item 4 - Ships upon harvest.</w:delText>
        </w:r>
        <w:bookmarkStart w:id="1690" w:name="_Toc97814051"/>
        <w:bookmarkStart w:id="1691" w:name="_Toc97814810"/>
        <w:bookmarkStart w:id="1692" w:name="_Toc97815062"/>
        <w:bookmarkStart w:id="1693" w:name="_Toc97815193"/>
        <w:bookmarkStart w:id="1694" w:name="_Toc97816057"/>
        <w:bookmarkStart w:id="1695" w:name="_Toc97816646"/>
        <w:bookmarkStart w:id="1696" w:name="_Toc103766406"/>
        <w:bookmarkStart w:id="1697" w:name="_Toc103766485"/>
        <w:bookmarkStart w:id="1698" w:name="_Toc103768504"/>
        <w:bookmarkStart w:id="1699" w:name="_Toc103768583"/>
        <w:bookmarkStart w:id="1700" w:name="_Toc103768662"/>
        <w:bookmarkStart w:id="1701" w:name="_Toc103768741"/>
        <w:bookmarkStart w:id="1702" w:name="_Toc103768835"/>
        <w:bookmarkStart w:id="1703" w:name="_Toc103768993"/>
        <w:bookmarkStart w:id="1704" w:name="_Toc103769072"/>
        <w:bookmarkStart w:id="1705" w:name="_Toc103769151"/>
        <w:bookmarkStart w:id="1706" w:name="_Toc103769230"/>
        <w:bookmarkStart w:id="1707" w:name="_Toc103769309"/>
        <w:bookmarkStart w:id="1708" w:name="_Toc103769403"/>
        <w:bookmarkStart w:id="1709" w:name="_Toc103769482"/>
        <w:bookmarkStart w:id="1710" w:name="_Toc103769561"/>
        <w:bookmarkStart w:id="1711" w:name="_Toc103769641"/>
        <w:bookmarkStart w:id="1712" w:name="_Toc103769717"/>
        <w:bookmarkStart w:id="1713" w:name="_Toc103769792"/>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del>
    </w:p>
    <w:p w14:paraId="1795E12D" w14:textId="1DB41677" w:rsidR="00984814" w:rsidRPr="000A165C" w:rsidDel="00F44063" w:rsidRDefault="00984814">
      <w:pPr>
        <w:pStyle w:val="Heading1"/>
        <w:rPr>
          <w:del w:id="1714" w:author="Villaverde, Alfredo" w:date="2022-03-10T13:13:00Z"/>
          <w:rFonts w:ascii="Verdana" w:hAnsi="Verdana"/>
          <w:rPrChange w:id="1715" w:author="Aarti Joshi" w:date="2022-06-22T10:15:00Z">
            <w:rPr>
              <w:del w:id="1716" w:author="Villaverde, Alfredo" w:date="2022-03-10T13:13:00Z"/>
            </w:rPr>
          </w:rPrChange>
        </w:rPr>
        <w:pPrChange w:id="1717" w:author="Aarti Joshi" w:date="2022-09-06T12:14:00Z">
          <w:pPr/>
        </w:pPrChange>
      </w:pPr>
      <w:del w:id="1718" w:author="Villaverde, Alfredo" w:date="2022-03-10T13:13:00Z">
        <w:r w:rsidRPr="000A165C" w:rsidDel="00F44063">
          <w:rPr>
            <w:rFonts w:ascii="Verdana" w:hAnsi="Verdana"/>
            <w:rPrChange w:id="1719" w:author="Aarti Joshi" w:date="2022-06-22T10:15:00Z">
              <w:rPr/>
            </w:rPrChange>
          </w:rPr>
          <w:delText xml:space="preserve">In the above example the user will be presented with the </w:delText>
        </w:r>
        <w:r w:rsidR="00155B04" w:rsidRPr="000A165C" w:rsidDel="00F44063">
          <w:rPr>
            <w:rFonts w:ascii="Verdana" w:hAnsi="Verdana"/>
            <w:rPrChange w:id="1720" w:author="Aarti Joshi" w:date="2022-06-22T10:15:00Z">
              <w:rPr/>
            </w:rPrChange>
          </w:rPr>
          <w:delText xml:space="preserve">earliest </w:delText>
        </w:r>
        <w:r w:rsidRPr="000A165C" w:rsidDel="00F44063">
          <w:rPr>
            <w:rFonts w:ascii="Verdana" w:hAnsi="Verdana"/>
            <w:rPrChange w:id="1721" w:author="Aarti Joshi" w:date="2022-06-22T10:15:00Z">
              <w:rPr/>
            </w:rPrChange>
          </w:rPr>
          <w:delText xml:space="preserve">shipping day for Items 1 and 2 on Wednesday.  Item 3 </w:delText>
        </w:r>
        <w:r w:rsidR="00155B04" w:rsidRPr="000A165C" w:rsidDel="00F44063">
          <w:rPr>
            <w:rFonts w:ascii="Verdana" w:hAnsi="Verdana"/>
            <w:rPrChange w:id="1722" w:author="Aarti Joshi" w:date="2022-06-22T10:15:00Z">
              <w:rPr/>
            </w:rPrChange>
          </w:rPr>
          <w:delText>earliest ship day will be</w:delText>
        </w:r>
        <w:r w:rsidRPr="000A165C" w:rsidDel="00F44063">
          <w:rPr>
            <w:rFonts w:ascii="Verdana" w:hAnsi="Verdana"/>
            <w:rPrChange w:id="1723" w:author="Aarti Joshi" w:date="2022-06-22T10:15:00Z">
              <w:rPr/>
            </w:rPrChange>
          </w:rPr>
          <w:delText xml:space="preserve"> the following Monday and Item 4 will have no </w:delText>
        </w:r>
        <w:r w:rsidR="00155B04" w:rsidRPr="000A165C" w:rsidDel="00F44063">
          <w:rPr>
            <w:rFonts w:ascii="Verdana" w:hAnsi="Verdana"/>
            <w:rPrChange w:id="1724" w:author="Aarti Joshi" w:date="2022-06-22T10:15:00Z">
              <w:rPr/>
            </w:rPrChange>
          </w:rPr>
          <w:delText>shipping</w:delText>
        </w:r>
        <w:r w:rsidRPr="000A165C" w:rsidDel="00F44063">
          <w:rPr>
            <w:rFonts w:ascii="Verdana" w:hAnsi="Verdana"/>
            <w:rPrChange w:id="1725" w:author="Aarti Joshi" w:date="2022-06-22T10:15:00Z">
              <w:rPr/>
            </w:rPrChange>
          </w:rPr>
          <w:delText xml:space="preserve"> calendar for them to select from.  This order will have a shipping charge of $45 x 3 for a total of $135 </w:delText>
        </w:r>
        <w:r w:rsidR="00155B04" w:rsidRPr="000A165C" w:rsidDel="00F44063">
          <w:rPr>
            <w:rFonts w:ascii="Verdana" w:hAnsi="Verdana"/>
            <w:rPrChange w:id="1726" w:author="Aarti Joshi" w:date="2022-06-22T10:15:00Z">
              <w:rPr/>
            </w:rPrChange>
          </w:rPr>
          <w:delText xml:space="preserve">as this is expected to be </w:delText>
        </w:r>
        <w:r w:rsidRPr="000A165C" w:rsidDel="00F44063">
          <w:rPr>
            <w:rFonts w:ascii="Verdana" w:hAnsi="Verdana"/>
            <w:rPrChange w:id="1727" w:author="Aarti Joshi" w:date="2022-06-22T10:15:00Z">
              <w:rPr/>
            </w:rPrChange>
          </w:rPr>
          <w:delText>three separate shipments.</w:delText>
        </w:r>
        <w:bookmarkStart w:id="1728" w:name="_Toc97814052"/>
        <w:bookmarkStart w:id="1729" w:name="_Toc97814811"/>
        <w:bookmarkStart w:id="1730" w:name="_Toc97815063"/>
        <w:bookmarkStart w:id="1731" w:name="_Toc97815194"/>
        <w:bookmarkStart w:id="1732" w:name="_Toc97816058"/>
        <w:bookmarkStart w:id="1733" w:name="_Toc97816647"/>
        <w:bookmarkStart w:id="1734" w:name="_Toc103766407"/>
        <w:bookmarkStart w:id="1735" w:name="_Toc103766486"/>
        <w:bookmarkStart w:id="1736" w:name="_Toc103768505"/>
        <w:bookmarkStart w:id="1737" w:name="_Toc103768584"/>
        <w:bookmarkStart w:id="1738" w:name="_Toc103768663"/>
        <w:bookmarkStart w:id="1739" w:name="_Toc103768742"/>
        <w:bookmarkStart w:id="1740" w:name="_Toc103768836"/>
        <w:bookmarkStart w:id="1741" w:name="_Toc103768994"/>
        <w:bookmarkStart w:id="1742" w:name="_Toc103769073"/>
        <w:bookmarkStart w:id="1743" w:name="_Toc103769152"/>
        <w:bookmarkStart w:id="1744" w:name="_Toc103769231"/>
        <w:bookmarkStart w:id="1745" w:name="_Toc103769310"/>
        <w:bookmarkStart w:id="1746" w:name="_Toc103769404"/>
        <w:bookmarkStart w:id="1747" w:name="_Toc103769483"/>
        <w:bookmarkStart w:id="1748" w:name="_Toc103769562"/>
        <w:bookmarkStart w:id="1749" w:name="_Toc103769642"/>
        <w:bookmarkStart w:id="1750" w:name="_Toc103769718"/>
        <w:bookmarkStart w:id="1751" w:name="_Toc103769793"/>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del>
    </w:p>
    <w:p w14:paraId="7A41E8CE" w14:textId="4D95D3A6" w:rsidR="00984814" w:rsidRPr="000A165C" w:rsidDel="00F44063" w:rsidRDefault="00155B04">
      <w:pPr>
        <w:pStyle w:val="Heading1"/>
        <w:rPr>
          <w:del w:id="1752" w:author="Villaverde, Alfredo" w:date="2022-03-10T13:13:00Z"/>
          <w:rFonts w:ascii="Verdana" w:hAnsi="Verdana"/>
          <w:rPrChange w:id="1753" w:author="Aarti Joshi" w:date="2022-06-22T10:15:00Z">
            <w:rPr>
              <w:del w:id="1754" w:author="Villaverde, Alfredo" w:date="2022-03-10T13:13:00Z"/>
            </w:rPr>
          </w:rPrChange>
        </w:rPr>
        <w:pPrChange w:id="1755" w:author="Aarti Joshi" w:date="2022-09-06T12:14:00Z">
          <w:pPr/>
        </w:pPrChange>
      </w:pPr>
      <w:del w:id="1756" w:author="Villaverde, Alfredo" w:date="2022-03-10T13:13:00Z">
        <w:r w:rsidRPr="000A165C" w:rsidDel="00F44063">
          <w:rPr>
            <w:rFonts w:ascii="Verdana" w:hAnsi="Verdana"/>
            <w:b/>
            <w:bCs/>
            <w:rPrChange w:id="1757" w:author="Aarti Joshi" w:date="2022-06-22T10:15:00Z">
              <w:rPr>
                <w:b/>
                <w:bCs/>
              </w:rPr>
            </w:rPrChange>
          </w:rPr>
          <w:delText xml:space="preserve">Use Case: </w:delText>
        </w:r>
        <w:r w:rsidRPr="000A165C" w:rsidDel="00F44063">
          <w:rPr>
            <w:rFonts w:ascii="Verdana" w:hAnsi="Verdana"/>
            <w:rPrChange w:id="1758" w:author="Aarti Joshi" w:date="2022-06-22T10:15:00Z">
              <w:rPr/>
            </w:rPrChange>
          </w:rPr>
          <w:delText xml:space="preserve">Customer adds four items to their cart and proceeds to checkout.  It is Thursday and </w:delText>
        </w:r>
        <w:r w:rsidRPr="000A165C" w:rsidDel="00F44063">
          <w:rPr>
            <w:rFonts w:ascii="Verdana" w:hAnsi="Verdana"/>
            <w:u w:val="single"/>
            <w:rPrChange w:id="1759" w:author="Aarti Joshi" w:date="2022-06-22T10:15:00Z">
              <w:rPr>
                <w:u w:val="single"/>
              </w:rPr>
            </w:rPrChange>
          </w:rPr>
          <w:delText>after cut-off</w:delText>
        </w:r>
        <w:r w:rsidRPr="000A165C" w:rsidDel="00F44063">
          <w:rPr>
            <w:rFonts w:ascii="Verdana" w:hAnsi="Verdana"/>
            <w:rPrChange w:id="1760" w:author="Aarti Joshi" w:date="2022-06-22T10:15:00Z">
              <w:rPr/>
            </w:rPrChange>
          </w:rPr>
          <w:delText xml:space="preserve"> time.  All items in the cart have ship days available as Monday – Thursday.  The customer is presented with the earliest available ship date of Monday and the shipping charge is $45 as all items are expected to ship on a single day. </w:delText>
        </w:r>
        <w:bookmarkStart w:id="1761" w:name="_Toc97814053"/>
        <w:bookmarkStart w:id="1762" w:name="_Toc97814812"/>
        <w:bookmarkStart w:id="1763" w:name="_Toc97815064"/>
        <w:bookmarkStart w:id="1764" w:name="_Toc97815195"/>
        <w:bookmarkStart w:id="1765" w:name="_Toc97816059"/>
        <w:bookmarkStart w:id="1766" w:name="_Toc97816648"/>
        <w:bookmarkStart w:id="1767" w:name="_Toc103766408"/>
        <w:bookmarkStart w:id="1768" w:name="_Toc103766487"/>
        <w:bookmarkStart w:id="1769" w:name="_Toc103768506"/>
        <w:bookmarkStart w:id="1770" w:name="_Toc103768585"/>
        <w:bookmarkStart w:id="1771" w:name="_Toc103768664"/>
        <w:bookmarkStart w:id="1772" w:name="_Toc103768743"/>
        <w:bookmarkStart w:id="1773" w:name="_Toc103768837"/>
        <w:bookmarkStart w:id="1774" w:name="_Toc103768995"/>
        <w:bookmarkStart w:id="1775" w:name="_Toc103769074"/>
        <w:bookmarkStart w:id="1776" w:name="_Toc103769153"/>
        <w:bookmarkStart w:id="1777" w:name="_Toc103769232"/>
        <w:bookmarkStart w:id="1778" w:name="_Toc103769311"/>
        <w:bookmarkStart w:id="1779" w:name="_Toc103769405"/>
        <w:bookmarkStart w:id="1780" w:name="_Toc103769484"/>
        <w:bookmarkStart w:id="1781" w:name="_Toc103769563"/>
        <w:bookmarkStart w:id="1782" w:name="_Toc103769643"/>
        <w:bookmarkStart w:id="1783" w:name="_Toc103769719"/>
        <w:bookmarkStart w:id="1784" w:name="_Toc103769794"/>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del>
    </w:p>
    <w:p w14:paraId="61047212" w14:textId="687AD288" w:rsidR="00155B04" w:rsidRPr="000A165C" w:rsidDel="00F44063" w:rsidRDefault="00155B04">
      <w:pPr>
        <w:pStyle w:val="Heading1"/>
        <w:rPr>
          <w:del w:id="1785" w:author="Villaverde, Alfredo" w:date="2022-03-10T13:13:00Z"/>
          <w:rFonts w:ascii="Verdana" w:hAnsi="Verdana"/>
          <w:rPrChange w:id="1786" w:author="Aarti Joshi" w:date="2022-06-22T10:15:00Z">
            <w:rPr>
              <w:del w:id="1787" w:author="Villaverde, Alfredo" w:date="2022-03-10T13:13:00Z"/>
            </w:rPr>
          </w:rPrChange>
        </w:rPr>
        <w:pPrChange w:id="1788" w:author="Aarti Joshi" w:date="2022-09-06T12:14:00Z">
          <w:pPr/>
        </w:pPrChange>
      </w:pPr>
      <w:del w:id="1789" w:author="Villaverde, Alfredo" w:date="2022-03-10T13:13:00Z">
        <w:r w:rsidRPr="000A165C" w:rsidDel="00F44063">
          <w:rPr>
            <w:rFonts w:ascii="Verdana" w:hAnsi="Verdana"/>
            <w:b/>
            <w:bCs/>
            <w:rPrChange w:id="1790" w:author="Aarti Joshi" w:date="2022-06-22T10:15:00Z">
              <w:rPr>
                <w:b/>
                <w:bCs/>
              </w:rPr>
            </w:rPrChange>
          </w:rPr>
          <w:delText>Use Case</w:delText>
        </w:r>
        <w:r w:rsidRPr="000A165C" w:rsidDel="00F44063">
          <w:rPr>
            <w:rFonts w:ascii="Verdana" w:hAnsi="Verdana"/>
            <w:rPrChange w:id="1791" w:author="Aarti Joshi" w:date="2022-06-22T10:15:00Z">
              <w:rPr/>
            </w:rPrChange>
          </w:rPr>
          <w:delText xml:space="preserve">: Customer adds four items to their cart, it is a Friday </w:delText>
        </w:r>
        <w:r w:rsidRPr="000A165C" w:rsidDel="00F44063">
          <w:rPr>
            <w:rFonts w:ascii="Verdana" w:hAnsi="Verdana"/>
            <w:u w:val="single"/>
            <w:rPrChange w:id="1792" w:author="Aarti Joshi" w:date="2022-06-22T10:15:00Z">
              <w:rPr>
                <w:u w:val="single"/>
              </w:rPr>
            </w:rPrChange>
          </w:rPr>
          <w:delText>prior to cut-off</w:delText>
        </w:r>
        <w:r w:rsidRPr="000A165C" w:rsidDel="00F44063">
          <w:rPr>
            <w:rFonts w:ascii="Verdana" w:hAnsi="Verdana"/>
            <w:rPrChange w:id="1793" w:author="Aarti Joshi" w:date="2022-06-22T10:15:00Z">
              <w:rPr/>
            </w:rPrChange>
          </w:rPr>
          <w:delText xml:space="preserve">, all items have ship days set to Monday – Thursday but Monday has been defined in the calendar as a holiday. The earliest ship date available would be the following Tuesday and the charge would be $45 as all items are expected to ship on a single day. </w:delText>
        </w:r>
        <w:bookmarkStart w:id="1794" w:name="_Toc97814054"/>
        <w:bookmarkStart w:id="1795" w:name="_Toc97814813"/>
        <w:bookmarkStart w:id="1796" w:name="_Toc97815065"/>
        <w:bookmarkStart w:id="1797" w:name="_Toc97815196"/>
        <w:bookmarkStart w:id="1798" w:name="_Toc97816060"/>
        <w:bookmarkStart w:id="1799" w:name="_Toc97816649"/>
        <w:bookmarkStart w:id="1800" w:name="_Toc103766409"/>
        <w:bookmarkStart w:id="1801" w:name="_Toc103766488"/>
        <w:bookmarkStart w:id="1802" w:name="_Toc103768507"/>
        <w:bookmarkStart w:id="1803" w:name="_Toc103768586"/>
        <w:bookmarkStart w:id="1804" w:name="_Toc103768665"/>
        <w:bookmarkStart w:id="1805" w:name="_Toc103768744"/>
        <w:bookmarkStart w:id="1806" w:name="_Toc103768838"/>
        <w:bookmarkStart w:id="1807" w:name="_Toc103768996"/>
        <w:bookmarkStart w:id="1808" w:name="_Toc103769075"/>
        <w:bookmarkStart w:id="1809" w:name="_Toc103769154"/>
        <w:bookmarkStart w:id="1810" w:name="_Toc103769233"/>
        <w:bookmarkStart w:id="1811" w:name="_Toc103769312"/>
        <w:bookmarkStart w:id="1812" w:name="_Toc103769406"/>
        <w:bookmarkStart w:id="1813" w:name="_Toc103769485"/>
        <w:bookmarkStart w:id="1814" w:name="_Toc103769564"/>
        <w:bookmarkStart w:id="1815" w:name="_Toc103769644"/>
        <w:bookmarkStart w:id="1816" w:name="_Toc103769720"/>
        <w:bookmarkStart w:id="1817" w:name="_Toc103769795"/>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del>
    </w:p>
    <w:p w14:paraId="507F06D6" w14:textId="0B4B64BF" w:rsidR="00544C9A" w:rsidRPr="000A165C" w:rsidDel="00F44063" w:rsidRDefault="00544C9A">
      <w:pPr>
        <w:pStyle w:val="Heading1"/>
        <w:rPr>
          <w:del w:id="1818" w:author="Villaverde, Alfredo" w:date="2022-03-10T13:13:00Z"/>
          <w:rFonts w:ascii="Verdana" w:hAnsi="Verdana"/>
          <w:rPrChange w:id="1819" w:author="Aarti Joshi" w:date="2022-06-22T10:15:00Z">
            <w:rPr>
              <w:del w:id="1820" w:author="Villaverde, Alfredo" w:date="2022-03-10T13:13:00Z"/>
            </w:rPr>
          </w:rPrChange>
        </w:rPr>
        <w:pPrChange w:id="1821" w:author="Aarti Joshi" w:date="2022-09-06T12:14:00Z">
          <w:pPr/>
        </w:pPrChange>
      </w:pPr>
      <w:del w:id="1822" w:author="Villaverde, Alfredo" w:date="2022-03-10T13:13:00Z">
        <w:r w:rsidRPr="000A165C" w:rsidDel="00F44063">
          <w:rPr>
            <w:rFonts w:ascii="Verdana" w:hAnsi="Verdana"/>
            <w:rPrChange w:id="1823" w:author="Aarti Joshi" w:date="2022-06-22T10:15:00Z">
              <w:rPr/>
            </w:rPrChange>
          </w:rPr>
          <w:delText xml:space="preserve">Customers will be given the option to select a ship date from a calendar within the checkout process on the new webstore.  </w:delText>
        </w:r>
        <w:r w:rsidR="00155B04" w:rsidRPr="000A165C" w:rsidDel="00F44063">
          <w:rPr>
            <w:rFonts w:ascii="Verdana" w:hAnsi="Verdana"/>
            <w:rPrChange w:id="1824" w:author="Aarti Joshi" w:date="2022-06-22T10:15:00Z">
              <w:rPr/>
            </w:rPrChange>
          </w:rPr>
          <w:delText xml:space="preserve">This ship date will be passed </w:delText>
        </w:r>
        <w:r w:rsidR="00DE6FC6" w:rsidRPr="000A165C" w:rsidDel="00F44063">
          <w:rPr>
            <w:rFonts w:ascii="Verdana" w:hAnsi="Verdana"/>
            <w:rPrChange w:id="1825" w:author="Aarti Joshi" w:date="2022-06-22T10:15:00Z">
              <w:rPr/>
            </w:rPrChange>
          </w:rPr>
          <w:delText xml:space="preserve">to a custom field and a script will be created that will move that date </w:delText>
        </w:r>
        <w:r w:rsidR="00155B04" w:rsidRPr="000A165C" w:rsidDel="00F44063">
          <w:rPr>
            <w:rFonts w:ascii="Verdana" w:hAnsi="Verdana"/>
            <w:rPrChange w:id="1826" w:author="Aarti Joshi" w:date="2022-06-22T10:15:00Z">
              <w:rPr/>
            </w:rPrChange>
          </w:rPr>
          <w:delText>to the</w:delText>
        </w:r>
        <w:r w:rsidR="00DE6FC6" w:rsidRPr="000A165C" w:rsidDel="00F44063">
          <w:rPr>
            <w:rFonts w:ascii="Verdana" w:hAnsi="Verdana"/>
            <w:rPrChange w:id="1827" w:author="Aarti Joshi" w:date="2022-06-22T10:15:00Z">
              <w:rPr/>
            </w:rPrChange>
          </w:rPr>
          <w:delText xml:space="preserve"> native Expected Ship Date</w:delText>
        </w:r>
        <w:r w:rsidR="00155B04" w:rsidRPr="000A165C" w:rsidDel="00F44063">
          <w:rPr>
            <w:rFonts w:ascii="Verdana" w:hAnsi="Verdana"/>
            <w:rPrChange w:id="1828" w:author="Aarti Joshi" w:date="2022-06-22T10:15:00Z">
              <w:rPr/>
            </w:rPrChange>
          </w:rPr>
          <w:delText xml:space="preserve"> line item of the </w:delText>
        </w:r>
        <w:r w:rsidR="00642FBA" w:rsidRPr="000A165C" w:rsidDel="00F44063">
          <w:rPr>
            <w:rFonts w:ascii="Verdana" w:hAnsi="Verdana"/>
            <w:rPrChange w:id="1829" w:author="Aarti Joshi" w:date="2022-06-22T10:15:00Z">
              <w:rPr/>
            </w:rPrChange>
          </w:rPr>
          <w:delText xml:space="preserve">“Custom sales order” which is the form currently identified in the website setup record for the SuiteCommerce site. </w:delText>
        </w:r>
        <w:bookmarkStart w:id="1830" w:name="_Toc97814055"/>
        <w:bookmarkStart w:id="1831" w:name="_Toc97814814"/>
        <w:bookmarkStart w:id="1832" w:name="_Toc97815066"/>
        <w:bookmarkStart w:id="1833" w:name="_Toc97815197"/>
        <w:bookmarkStart w:id="1834" w:name="_Toc97816061"/>
        <w:bookmarkStart w:id="1835" w:name="_Toc97816650"/>
        <w:bookmarkStart w:id="1836" w:name="_Toc103766410"/>
        <w:bookmarkStart w:id="1837" w:name="_Toc103766489"/>
        <w:bookmarkStart w:id="1838" w:name="_Toc103768508"/>
        <w:bookmarkStart w:id="1839" w:name="_Toc103768587"/>
        <w:bookmarkStart w:id="1840" w:name="_Toc103768666"/>
        <w:bookmarkStart w:id="1841" w:name="_Toc103768745"/>
        <w:bookmarkStart w:id="1842" w:name="_Toc103768839"/>
        <w:bookmarkStart w:id="1843" w:name="_Toc103768997"/>
        <w:bookmarkStart w:id="1844" w:name="_Toc103769076"/>
        <w:bookmarkStart w:id="1845" w:name="_Toc103769155"/>
        <w:bookmarkStart w:id="1846" w:name="_Toc103769234"/>
        <w:bookmarkStart w:id="1847" w:name="_Toc103769313"/>
        <w:bookmarkStart w:id="1848" w:name="_Toc103769407"/>
        <w:bookmarkStart w:id="1849" w:name="_Toc103769486"/>
        <w:bookmarkStart w:id="1850" w:name="_Toc103769565"/>
        <w:bookmarkStart w:id="1851" w:name="_Toc103769645"/>
        <w:bookmarkStart w:id="1852" w:name="_Toc103769721"/>
        <w:bookmarkStart w:id="1853" w:name="_Toc103769796"/>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del>
    </w:p>
    <w:p w14:paraId="7D7DF53E" w14:textId="3D374B68" w:rsidR="0038123D" w:rsidRPr="000A165C" w:rsidDel="00F44063" w:rsidRDefault="0038123D">
      <w:pPr>
        <w:pStyle w:val="Heading1"/>
        <w:rPr>
          <w:del w:id="1854" w:author="Villaverde, Alfredo" w:date="2022-03-10T13:13:00Z"/>
          <w:rFonts w:ascii="Verdana" w:hAnsi="Verdana"/>
          <w:b/>
          <w:bCs/>
          <w:u w:val="single"/>
          <w:rPrChange w:id="1855" w:author="Aarti Joshi" w:date="2022-06-22T10:15:00Z">
            <w:rPr>
              <w:del w:id="1856" w:author="Villaverde, Alfredo" w:date="2022-03-10T13:13:00Z"/>
              <w:b/>
              <w:bCs/>
              <w:u w:val="single"/>
            </w:rPr>
          </w:rPrChange>
        </w:rPr>
        <w:pPrChange w:id="1857" w:author="Aarti Joshi" w:date="2022-09-06T12:14:00Z">
          <w:pPr/>
        </w:pPrChange>
      </w:pPr>
      <w:del w:id="1858" w:author="Villaverde, Alfredo" w:date="2022-03-10T13:13:00Z">
        <w:r w:rsidRPr="000A165C" w:rsidDel="00F44063">
          <w:rPr>
            <w:rFonts w:ascii="Verdana" w:hAnsi="Verdana"/>
            <w:b/>
            <w:bCs/>
            <w:u w:val="single"/>
            <w:rPrChange w:id="1859" w:author="Aarti Joshi" w:date="2022-06-22T10:15:00Z">
              <w:rPr>
                <w:b/>
                <w:bCs/>
                <w:u w:val="single"/>
              </w:rPr>
            </w:rPrChange>
          </w:rPr>
          <w:delText>Example of item record on the NetSuite UI</w:delText>
        </w:r>
        <w:bookmarkStart w:id="1860" w:name="_Toc97814056"/>
        <w:bookmarkStart w:id="1861" w:name="_Toc97814815"/>
        <w:bookmarkStart w:id="1862" w:name="_Toc97815067"/>
        <w:bookmarkStart w:id="1863" w:name="_Toc97815198"/>
        <w:bookmarkStart w:id="1864" w:name="_Toc97816062"/>
        <w:bookmarkStart w:id="1865" w:name="_Toc97816651"/>
        <w:bookmarkStart w:id="1866" w:name="_Toc103766411"/>
        <w:bookmarkStart w:id="1867" w:name="_Toc103766490"/>
        <w:bookmarkStart w:id="1868" w:name="_Toc103768509"/>
        <w:bookmarkStart w:id="1869" w:name="_Toc103768588"/>
        <w:bookmarkStart w:id="1870" w:name="_Toc103768667"/>
        <w:bookmarkStart w:id="1871" w:name="_Toc103768746"/>
        <w:bookmarkStart w:id="1872" w:name="_Toc103768840"/>
        <w:bookmarkStart w:id="1873" w:name="_Toc103768998"/>
        <w:bookmarkStart w:id="1874" w:name="_Toc103769077"/>
        <w:bookmarkStart w:id="1875" w:name="_Toc103769156"/>
        <w:bookmarkStart w:id="1876" w:name="_Toc103769235"/>
        <w:bookmarkStart w:id="1877" w:name="_Toc103769314"/>
        <w:bookmarkStart w:id="1878" w:name="_Toc103769408"/>
        <w:bookmarkStart w:id="1879" w:name="_Toc103769487"/>
        <w:bookmarkStart w:id="1880" w:name="_Toc103769566"/>
        <w:bookmarkStart w:id="1881" w:name="_Toc103769646"/>
        <w:bookmarkStart w:id="1882" w:name="_Toc103769722"/>
        <w:bookmarkStart w:id="1883" w:name="_Toc103769797"/>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del>
    </w:p>
    <w:p w14:paraId="14389494" w14:textId="24D1D089" w:rsidR="0038123D" w:rsidRPr="000A165C" w:rsidDel="00F44063" w:rsidRDefault="0038123D">
      <w:pPr>
        <w:pStyle w:val="Heading1"/>
        <w:rPr>
          <w:del w:id="1884" w:author="Villaverde, Alfredo" w:date="2022-03-10T13:13:00Z"/>
          <w:rFonts w:ascii="Verdana" w:hAnsi="Verdana"/>
          <w:b/>
          <w:bCs/>
          <w:u w:val="single"/>
          <w:rPrChange w:id="1885" w:author="Aarti Joshi" w:date="2022-06-22T10:15:00Z">
            <w:rPr>
              <w:del w:id="1886" w:author="Villaverde, Alfredo" w:date="2022-03-10T13:13:00Z"/>
              <w:b/>
              <w:bCs/>
              <w:u w:val="single"/>
            </w:rPr>
          </w:rPrChange>
        </w:rPr>
        <w:pPrChange w:id="1887" w:author="Aarti Joshi" w:date="2022-09-06T12:14:00Z">
          <w:pPr/>
        </w:pPrChange>
      </w:pPr>
      <w:del w:id="1888" w:author="Villaverde, Alfredo" w:date="2022-03-10T13:13:00Z">
        <w:r w:rsidRPr="000A165C" w:rsidDel="00F44063">
          <w:rPr>
            <w:rFonts w:ascii="Verdana" w:hAnsi="Verdana"/>
            <w:noProof/>
            <w:rPrChange w:id="1889" w:author="Aarti Joshi" w:date="2022-06-22T10:15:00Z">
              <w:rPr>
                <w:rFonts w:eastAsia="Times New Roman" w:cs="Arial"/>
                <w:noProof/>
                <w:color w:val="F96A1B" w:themeColor="accent2"/>
                <w:kern w:val="28"/>
                <w:sz w:val="36"/>
                <w:szCs w:val="36"/>
                <w:lang w:val="en-US"/>
              </w:rPr>
            </w:rPrChange>
          </w:rPr>
          <w:drawing>
            <wp:inline distT="0" distB="0" distL="0" distR="0" wp14:anchorId="00282F74" wp14:editId="1FF08D54">
              <wp:extent cx="6583680" cy="2473325"/>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680" cy="2473325"/>
                      </a:xfrm>
                      <a:prstGeom prst="rect">
                        <a:avLst/>
                      </a:prstGeom>
                    </pic:spPr>
                  </pic:pic>
                </a:graphicData>
              </a:graphic>
            </wp:inline>
          </w:drawing>
        </w:r>
        <w:bookmarkStart w:id="1890" w:name="_Toc97814057"/>
        <w:bookmarkStart w:id="1891" w:name="_Toc97814816"/>
        <w:bookmarkStart w:id="1892" w:name="_Toc97815068"/>
        <w:bookmarkStart w:id="1893" w:name="_Toc97815199"/>
        <w:bookmarkStart w:id="1894" w:name="_Toc97816063"/>
        <w:bookmarkStart w:id="1895" w:name="_Toc97816652"/>
        <w:bookmarkStart w:id="1896" w:name="_Toc103766412"/>
        <w:bookmarkStart w:id="1897" w:name="_Toc103766491"/>
        <w:bookmarkStart w:id="1898" w:name="_Toc103768510"/>
        <w:bookmarkStart w:id="1899" w:name="_Toc103768589"/>
        <w:bookmarkStart w:id="1900" w:name="_Toc103768668"/>
        <w:bookmarkStart w:id="1901" w:name="_Toc103768747"/>
        <w:bookmarkStart w:id="1902" w:name="_Toc103768841"/>
        <w:bookmarkStart w:id="1903" w:name="_Toc103768999"/>
        <w:bookmarkStart w:id="1904" w:name="_Toc103769078"/>
        <w:bookmarkStart w:id="1905" w:name="_Toc103769157"/>
        <w:bookmarkStart w:id="1906" w:name="_Toc103769236"/>
        <w:bookmarkStart w:id="1907" w:name="_Toc103769315"/>
        <w:bookmarkStart w:id="1908" w:name="_Toc103769409"/>
        <w:bookmarkStart w:id="1909" w:name="_Toc103769488"/>
        <w:bookmarkStart w:id="1910" w:name="_Toc103769567"/>
        <w:bookmarkStart w:id="1911" w:name="_Toc103769647"/>
        <w:bookmarkStart w:id="1912" w:name="_Toc103769723"/>
        <w:bookmarkStart w:id="1913" w:name="_Toc103769798"/>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del>
    </w:p>
    <w:p w14:paraId="6AA2BA46" w14:textId="07AB59D9" w:rsidR="00642FBA" w:rsidRPr="000A165C" w:rsidDel="00F44063" w:rsidRDefault="00642FBA">
      <w:pPr>
        <w:pStyle w:val="Heading1"/>
        <w:rPr>
          <w:del w:id="1914" w:author="Villaverde, Alfredo" w:date="2022-03-10T13:13:00Z"/>
          <w:rFonts w:ascii="Verdana" w:hAnsi="Verdana"/>
          <w:b/>
          <w:bCs/>
          <w:u w:val="single"/>
          <w:rPrChange w:id="1915" w:author="Aarti Joshi" w:date="2022-06-22T10:15:00Z">
            <w:rPr>
              <w:del w:id="1916" w:author="Villaverde, Alfredo" w:date="2022-03-10T13:13:00Z"/>
              <w:b/>
              <w:bCs/>
              <w:u w:val="single"/>
            </w:rPr>
          </w:rPrChange>
        </w:rPr>
        <w:pPrChange w:id="1917" w:author="Aarti Joshi" w:date="2022-09-06T12:14:00Z">
          <w:pPr/>
        </w:pPrChange>
      </w:pPr>
      <w:del w:id="1918" w:author="Villaverde, Alfredo" w:date="2022-03-10T13:13:00Z">
        <w:r w:rsidRPr="000A165C" w:rsidDel="00F44063">
          <w:rPr>
            <w:rFonts w:ascii="Verdana" w:hAnsi="Verdana"/>
            <w:b/>
            <w:bCs/>
            <w:u w:val="single"/>
            <w:rPrChange w:id="1919" w:author="Aarti Joshi" w:date="2022-06-22T10:15:00Z">
              <w:rPr>
                <w:b/>
                <w:bCs/>
                <w:u w:val="single"/>
              </w:rPr>
            </w:rPrChange>
          </w:rPr>
          <w:delText>Shopping flow from webstore:</w:delText>
        </w:r>
        <w:bookmarkStart w:id="1920" w:name="_Toc97814058"/>
        <w:bookmarkStart w:id="1921" w:name="_Toc97814817"/>
        <w:bookmarkStart w:id="1922" w:name="_Toc97815069"/>
        <w:bookmarkStart w:id="1923" w:name="_Toc97815200"/>
        <w:bookmarkStart w:id="1924" w:name="_Toc97816064"/>
        <w:bookmarkStart w:id="1925" w:name="_Toc97816653"/>
        <w:bookmarkStart w:id="1926" w:name="_Toc103766413"/>
        <w:bookmarkStart w:id="1927" w:name="_Toc103766492"/>
        <w:bookmarkStart w:id="1928" w:name="_Toc103768511"/>
        <w:bookmarkStart w:id="1929" w:name="_Toc103768590"/>
        <w:bookmarkStart w:id="1930" w:name="_Toc103768669"/>
        <w:bookmarkStart w:id="1931" w:name="_Toc103768748"/>
        <w:bookmarkStart w:id="1932" w:name="_Toc103768842"/>
        <w:bookmarkStart w:id="1933" w:name="_Toc103769000"/>
        <w:bookmarkStart w:id="1934" w:name="_Toc103769079"/>
        <w:bookmarkStart w:id="1935" w:name="_Toc103769158"/>
        <w:bookmarkStart w:id="1936" w:name="_Toc103769237"/>
        <w:bookmarkStart w:id="1937" w:name="_Toc103769316"/>
        <w:bookmarkStart w:id="1938" w:name="_Toc103769410"/>
        <w:bookmarkStart w:id="1939" w:name="_Toc103769489"/>
        <w:bookmarkStart w:id="1940" w:name="_Toc103769568"/>
        <w:bookmarkStart w:id="1941" w:name="_Toc103769648"/>
        <w:bookmarkStart w:id="1942" w:name="_Toc103769724"/>
        <w:bookmarkStart w:id="1943" w:name="_Toc10376979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del>
    </w:p>
    <w:p w14:paraId="5C3BB2DB" w14:textId="6E4A7958" w:rsidR="00642FBA" w:rsidRPr="000A165C" w:rsidDel="00F44063" w:rsidRDefault="00642FBA">
      <w:pPr>
        <w:pStyle w:val="Heading1"/>
        <w:rPr>
          <w:del w:id="1944" w:author="Villaverde, Alfredo" w:date="2022-03-10T13:13:00Z"/>
          <w:rFonts w:ascii="Verdana" w:hAnsi="Verdana"/>
          <w:rPrChange w:id="1945" w:author="Aarti Joshi" w:date="2022-06-22T10:15:00Z">
            <w:rPr>
              <w:del w:id="1946" w:author="Villaverde, Alfredo" w:date="2022-03-10T13:13:00Z"/>
            </w:rPr>
          </w:rPrChange>
        </w:rPr>
        <w:pPrChange w:id="1947" w:author="Aarti Joshi" w:date="2022-09-06T12:14:00Z">
          <w:pPr/>
        </w:pPrChange>
      </w:pPr>
      <w:del w:id="1948" w:author="Villaverde, Alfredo" w:date="2022-03-10T13:13:00Z">
        <w:r w:rsidRPr="000A165C" w:rsidDel="00F44063">
          <w:rPr>
            <w:rFonts w:ascii="Verdana" w:hAnsi="Verdana"/>
            <w:rPrChange w:id="1949" w:author="Aarti Joshi" w:date="2022-06-22T10:15:00Z">
              <w:rPr/>
            </w:rPrChange>
          </w:rPr>
          <w:delText xml:space="preserve">Customer shops the site and places all their items in the cart.  Proceed to </w:delText>
        </w:r>
        <w:r w:rsidR="00DA02C9" w:rsidRPr="000A165C" w:rsidDel="00F44063">
          <w:rPr>
            <w:rFonts w:ascii="Verdana" w:hAnsi="Verdana"/>
            <w:rPrChange w:id="1950" w:author="Aarti Joshi" w:date="2022-06-22T10:15:00Z">
              <w:rPr/>
            </w:rPrChange>
          </w:rPr>
          <w:delText xml:space="preserve">Checkout and logs into the site. </w:delText>
        </w:r>
        <w:bookmarkStart w:id="1951" w:name="_Toc97814059"/>
        <w:bookmarkStart w:id="1952" w:name="_Toc97814818"/>
        <w:bookmarkStart w:id="1953" w:name="_Toc97815070"/>
        <w:bookmarkStart w:id="1954" w:name="_Toc97815201"/>
        <w:bookmarkStart w:id="1955" w:name="_Toc97816065"/>
        <w:bookmarkStart w:id="1956" w:name="_Toc97816654"/>
        <w:bookmarkStart w:id="1957" w:name="_Toc103766414"/>
        <w:bookmarkStart w:id="1958" w:name="_Toc103766493"/>
        <w:bookmarkStart w:id="1959" w:name="_Toc103768512"/>
        <w:bookmarkStart w:id="1960" w:name="_Toc103768591"/>
        <w:bookmarkStart w:id="1961" w:name="_Toc103768670"/>
        <w:bookmarkStart w:id="1962" w:name="_Toc103768749"/>
        <w:bookmarkStart w:id="1963" w:name="_Toc103768843"/>
        <w:bookmarkStart w:id="1964" w:name="_Toc103769001"/>
        <w:bookmarkStart w:id="1965" w:name="_Toc103769080"/>
        <w:bookmarkStart w:id="1966" w:name="_Toc103769159"/>
        <w:bookmarkStart w:id="1967" w:name="_Toc103769238"/>
        <w:bookmarkStart w:id="1968" w:name="_Toc103769317"/>
        <w:bookmarkStart w:id="1969" w:name="_Toc103769411"/>
        <w:bookmarkStart w:id="1970" w:name="_Toc103769490"/>
        <w:bookmarkStart w:id="1971" w:name="_Toc103769569"/>
        <w:bookmarkStart w:id="1972" w:name="_Toc103769649"/>
        <w:bookmarkStart w:id="1973" w:name="_Toc103769725"/>
        <w:bookmarkStart w:id="1974" w:name="_Toc10376980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del>
    </w:p>
    <w:p w14:paraId="40B29B32" w14:textId="1ABC4649" w:rsidR="00544C9A" w:rsidRPr="000A165C" w:rsidDel="00F44063" w:rsidRDefault="00185E61">
      <w:pPr>
        <w:pStyle w:val="Heading1"/>
        <w:rPr>
          <w:del w:id="1975" w:author="Villaverde, Alfredo" w:date="2022-03-10T13:13:00Z"/>
          <w:rFonts w:ascii="Verdana" w:hAnsi="Verdana"/>
          <w:rPrChange w:id="1976" w:author="Aarti Joshi" w:date="2022-06-22T10:15:00Z">
            <w:rPr>
              <w:del w:id="1977" w:author="Villaverde, Alfredo" w:date="2022-03-10T13:13:00Z"/>
            </w:rPr>
          </w:rPrChange>
        </w:rPr>
        <w:pPrChange w:id="1978" w:author="Aarti Joshi" w:date="2022-09-06T12:14:00Z">
          <w:pPr/>
        </w:pPrChange>
      </w:pPr>
      <w:del w:id="1979" w:author="Villaverde, Alfredo" w:date="2022-03-10T13:13:00Z">
        <w:r w:rsidRPr="000A165C" w:rsidDel="00F44063">
          <w:rPr>
            <w:rFonts w:ascii="Verdana" w:hAnsi="Verdana"/>
            <w:noProof/>
            <w:rPrChange w:id="1980" w:author="Aarti Joshi" w:date="2022-06-22T10:15:00Z">
              <w:rPr>
                <w:rFonts w:eastAsia="Times New Roman" w:cs="Arial"/>
                <w:noProof/>
                <w:color w:val="F96A1B" w:themeColor="accent2"/>
                <w:kern w:val="28"/>
                <w:sz w:val="36"/>
                <w:szCs w:val="36"/>
                <w:lang w:val="en-US"/>
              </w:rPr>
            </w:rPrChange>
          </w:rPr>
          <w:drawing>
            <wp:inline distT="0" distB="0" distL="0" distR="0" wp14:anchorId="4815990B" wp14:editId="33D04A7C">
              <wp:extent cx="6583680" cy="383984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3680" cy="3839845"/>
                      </a:xfrm>
                      <a:prstGeom prst="rect">
                        <a:avLst/>
                      </a:prstGeom>
                    </pic:spPr>
                  </pic:pic>
                </a:graphicData>
              </a:graphic>
            </wp:inline>
          </w:drawing>
        </w:r>
        <w:bookmarkStart w:id="1981" w:name="_Toc97814060"/>
        <w:bookmarkStart w:id="1982" w:name="_Toc97814819"/>
        <w:bookmarkStart w:id="1983" w:name="_Toc97815071"/>
        <w:bookmarkStart w:id="1984" w:name="_Toc97815202"/>
        <w:bookmarkStart w:id="1985" w:name="_Toc97816066"/>
        <w:bookmarkStart w:id="1986" w:name="_Toc97816655"/>
        <w:bookmarkStart w:id="1987" w:name="_Toc103766415"/>
        <w:bookmarkStart w:id="1988" w:name="_Toc103766494"/>
        <w:bookmarkStart w:id="1989" w:name="_Toc103768513"/>
        <w:bookmarkStart w:id="1990" w:name="_Toc103768592"/>
        <w:bookmarkStart w:id="1991" w:name="_Toc103768671"/>
        <w:bookmarkStart w:id="1992" w:name="_Toc103768750"/>
        <w:bookmarkStart w:id="1993" w:name="_Toc103768844"/>
        <w:bookmarkStart w:id="1994" w:name="_Toc103769002"/>
        <w:bookmarkStart w:id="1995" w:name="_Toc103769081"/>
        <w:bookmarkStart w:id="1996" w:name="_Toc103769160"/>
        <w:bookmarkStart w:id="1997" w:name="_Toc103769239"/>
        <w:bookmarkStart w:id="1998" w:name="_Toc103769318"/>
        <w:bookmarkStart w:id="1999" w:name="_Toc103769412"/>
        <w:bookmarkStart w:id="2000" w:name="_Toc103769491"/>
        <w:bookmarkStart w:id="2001" w:name="_Toc103769570"/>
        <w:bookmarkStart w:id="2002" w:name="_Toc103769650"/>
        <w:bookmarkStart w:id="2003" w:name="_Toc103769726"/>
        <w:bookmarkStart w:id="2004" w:name="_Toc103769801"/>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del>
    </w:p>
    <w:p w14:paraId="43A55599" w14:textId="43E12241" w:rsidR="00CE440D" w:rsidRPr="000A165C" w:rsidDel="00F44063" w:rsidRDefault="00CE440D">
      <w:pPr>
        <w:pStyle w:val="Heading1"/>
        <w:rPr>
          <w:del w:id="2005" w:author="Villaverde, Alfredo" w:date="2022-03-10T13:13:00Z"/>
          <w:rFonts w:ascii="Verdana" w:hAnsi="Verdana"/>
          <w:rPrChange w:id="2006" w:author="Aarti Joshi" w:date="2022-06-22T10:15:00Z">
            <w:rPr>
              <w:del w:id="2007" w:author="Villaverde, Alfredo" w:date="2022-03-10T13:13:00Z"/>
            </w:rPr>
          </w:rPrChange>
        </w:rPr>
        <w:pPrChange w:id="2008" w:author="Aarti Joshi" w:date="2022-09-06T12:14:00Z">
          <w:pPr/>
        </w:pPrChange>
      </w:pPr>
      <w:bookmarkStart w:id="2009" w:name="_Toc97814061"/>
      <w:bookmarkStart w:id="2010" w:name="_Toc97814820"/>
      <w:bookmarkStart w:id="2011" w:name="_Toc97815072"/>
      <w:bookmarkStart w:id="2012" w:name="_Toc97815203"/>
      <w:bookmarkStart w:id="2013" w:name="_Toc97816067"/>
      <w:bookmarkStart w:id="2014" w:name="_Toc97816656"/>
      <w:bookmarkStart w:id="2015" w:name="_Toc103766416"/>
      <w:bookmarkStart w:id="2016" w:name="_Toc103766495"/>
      <w:bookmarkStart w:id="2017" w:name="_Toc103768514"/>
      <w:bookmarkStart w:id="2018" w:name="_Toc103768593"/>
      <w:bookmarkStart w:id="2019" w:name="_Toc103768672"/>
      <w:bookmarkStart w:id="2020" w:name="_Toc103768751"/>
      <w:bookmarkStart w:id="2021" w:name="_Toc103768845"/>
      <w:bookmarkStart w:id="2022" w:name="_Toc103769003"/>
      <w:bookmarkStart w:id="2023" w:name="_Toc103769082"/>
      <w:bookmarkStart w:id="2024" w:name="_Toc103769161"/>
      <w:bookmarkStart w:id="2025" w:name="_Toc103769240"/>
      <w:bookmarkStart w:id="2026" w:name="_Toc103769319"/>
      <w:bookmarkStart w:id="2027" w:name="_Toc103769413"/>
      <w:bookmarkStart w:id="2028" w:name="_Toc103769492"/>
      <w:bookmarkStart w:id="2029" w:name="_Toc103769571"/>
      <w:bookmarkStart w:id="2030" w:name="_Toc103769651"/>
      <w:bookmarkStart w:id="2031" w:name="_Toc103769727"/>
      <w:bookmarkStart w:id="2032" w:name="_Toc103769802"/>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p>
    <w:p w14:paraId="46BDF249" w14:textId="2EEBF93F" w:rsidR="00CA034A" w:rsidRPr="000A165C" w:rsidDel="00F44063" w:rsidRDefault="00CA034A">
      <w:pPr>
        <w:pStyle w:val="Heading1"/>
        <w:rPr>
          <w:del w:id="2033" w:author="Villaverde, Alfredo" w:date="2022-03-10T13:13:00Z"/>
          <w:rFonts w:ascii="Verdana" w:hAnsi="Verdana"/>
          <w:rPrChange w:id="2034" w:author="Aarti Joshi" w:date="2022-06-22T10:15:00Z">
            <w:rPr>
              <w:del w:id="2035" w:author="Villaverde, Alfredo" w:date="2022-03-10T13:13:00Z"/>
            </w:rPr>
          </w:rPrChange>
        </w:rPr>
        <w:pPrChange w:id="2036" w:author="Aarti Joshi" w:date="2022-09-06T12:14:00Z">
          <w:pPr/>
        </w:pPrChange>
      </w:pPr>
      <w:bookmarkStart w:id="2037" w:name="_Toc97814062"/>
      <w:bookmarkStart w:id="2038" w:name="_Toc97814821"/>
      <w:bookmarkStart w:id="2039" w:name="_Toc97815073"/>
      <w:bookmarkStart w:id="2040" w:name="_Toc97815204"/>
      <w:bookmarkStart w:id="2041" w:name="_Toc97816068"/>
      <w:bookmarkStart w:id="2042" w:name="_Toc97816657"/>
      <w:bookmarkStart w:id="2043" w:name="_Toc103766417"/>
      <w:bookmarkStart w:id="2044" w:name="_Toc103766496"/>
      <w:bookmarkStart w:id="2045" w:name="_Toc103768515"/>
      <w:bookmarkStart w:id="2046" w:name="_Toc103768594"/>
      <w:bookmarkStart w:id="2047" w:name="_Toc103768673"/>
      <w:bookmarkStart w:id="2048" w:name="_Toc103768752"/>
      <w:bookmarkStart w:id="2049" w:name="_Toc103768846"/>
      <w:bookmarkStart w:id="2050" w:name="_Toc103769004"/>
      <w:bookmarkStart w:id="2051" w:name="_Toc103769083"/>
      <w:bookmarkStart w:id="2052" w:name="_Toc103769162"/>
      <w:bookmarkStart w:id="2053" w:name="_Toc103769241"/>
      <w:bookmarkStart w:id="2054" w:name="_Toc103769320"/>
      <w:bookmarkStart w:id="2055" w:name="_Toc103769414"/>
      <w:bookmarkStart w:id="2056" w:name="_Toc103769493"/>
      <w:bookmarkStart w:id="2057" w:name="_Toc103769572"/>
      <w:bookmarkStart w:id="2058" w:name="_Toc103769652"/>
      <w:bookmarkStart w:id="2059" w:name="_Toc103769728"/>
      <w:bookmarkStart w:id="2060" w:name="_Toc103769803"/>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p>
    <w:p w14:paraId="3133A4EC" w14:textId="0D7EDBAB" w:rsidR="00374BA4" w:rsidRPr="000A165C" w:rsidDel="00F44063" w:rsidRDefault="00AB117F">
      <w:pPr>
        <w:pStyle w:val="Heading1"/>
        <w:rPr>
          <w:del w:id="2061" w:author="Villaverde, Alfredo" w:date="2022-03-10T13:13:00Z"/>
          <w:rFonts w:ascii="Verdana" w:hAnsi="Verdana" w:cstheme="minorHAnsi"/>
          <w:rPrChange w:id="2062" w:author="Aarti Joshi" w:date="2022-06-22T10:15:00Z">
            <w:rPr>
              <w:del w:id="2063" w:author="Villaverde, Alfredo" w:date="2022-03-10T13:13:00Z"/>
              <w:rFonts w:asciiTheme="minorHAnsi" w:hAnsiTheme="minorHAnsi" w:cstheme="minorHAnsi"/>
            </w:rPr>
          </w:rPrChange>
        </w:rPr>
        <w:pPrChange w:id="2064" w:author="Aarti Joshi" w:date="2022-09-06T12:14:00Z">
          <w:pPr/>
        </w:pPrChange>
      </w:pPr>
      <w:del w:id="2065" w:author="Villaverde, Alfredo" w:date="2022-03-10T13:13:00Z">
        <w:r w:rsidRPr="000A165C" w:rsidDel="00F44063">
          <w:rPr>
            <w:rFonts w:ascii="Verdana" w:hAnsi="Verdana" w:cstheme="minorHAnsi"/>
            <w:rPrChange w:id="2066" w:author="Aarti Joshi" w:date="2022-06-22T10:15:00Z">
              <w:rPr>
                <w:rFonts w:asciiTheme="minorHAnsi" w:hAnsiTheme="minorHAnsi" w:cstheme="minorHAnsi"/>
              </w:rPr>
            </w:rPrChange>
          </w:rPr>
          <w:delText>Once the shipping address has been selected and that address is for US delivery</w:delText>
        </w:r>
      </w:del>
      <w:ins w:id="2067" w:author="Bertorelli, Yvonne A" w:date="2021-11-02T14:25:00Z">
        <w:del w:id="2068" w:author="Villaverde, Alfredo" w:date="2022-03-10T13:13:00Z">
          <w:r w:rsidR="006E6617" w:rsidRPr="000A165C" w:rsidDel="00F44063">
            <w:rPr>
              <w:rFonts w:ascii="Verdana" w:hAnsi="Verdana" w:cstheme="minorHAnsi"/>
              <w:rPrChange w:id="2069" w:author="Aarti Joshi" w:date="2022-06-22T10:15:00Z">
                <w:rPr>
                  <w:rFonts w:asciiTheme="minorHAnsi" w:hAnsiTheme="minorHAnsi" w:cstheme="minorHAnsi"/>
                </w:rPr>
              </w:rPrChange>
            </w:rPr>
            <w:delText xml:space="preserve"> (48 </w:delText>
          </w:r>
        </w:del>
      </w:ins>
      <w:ins w:id="2070" w:author="Bertorelli, Yvonne A" w:date="2021-11-02T14:26:00Z">
        <w:del w:id="2071" w:author="Villaverde, Alfredo" w:date="2022-03-10T13:13:00Z">
          <w:r w:rsidR="006E6617" w:rsidRPr="000A165C" w:rsidDel="00F44063">
            <w:rPr>
              <w:rFonts w:ascii="Verdana" w:hAnsi="Verdana" w:cstheme="minorHAnsi"/>
              <w:rPrChange w:id="2072" w:author="Aarti Joshi" w:date="2022-06-22T10:15:00Z">
                <w:rPr>
                  <w:rFonts w:asciiTheme="minorHAnsi" w:hAnsiTheme="minorHAnsi" w:cstheme="minorHAnsi"/>
                </w:rPr>
              </w:rPrChange>
            </w:rPr>
            <w:delText>contiguous US States)</w:delText>
          </w:r>
        </w:del>
      </w:ins>
      <w:del w:id="2073" w:author="Villaverde, Alfredo" w:date="2022-03-10T13:13:00Z">
        <w:r w:rsidRPr="000A165C" w:rsidDel="00F44063">
          <w:rPr>
            <w:rFonts w:ascii="Verdana" w:hAnsi="Verdana" w:cstheme="minorHAnsi"/>
            <w:rPrChange w:id="2074" w:author="Aarti Joshi" w:date="2022-06-22T10:15:00Z">
              <w:rPr>
                <w:rFonts w:asciiTheme="minorHAnsi" w:hAnsiTheme="minorHAnsi" w:cstheme="minorHAnsi"/>
              </w:rPr>
            </w:rPrChange>
          </w:rPr>
          <w:delText xml:space="preserve">, they will be prompted to begin selecting the shipping date for each line item in their cart. </w:delText>
        </w:r>
        <w:bookmarkStart w:id="2075" w:name="_Toc97814063"/>
        <w:bookmarkStart w:id="2076" w:name="_Toc97814822"/>
        <w:bookmarkStart w:id="2077" w:name="_Toc97815074"/>
        <w:bookmarkStart w:id="2078" w:name="_Toc97815205"/>
        <w:bookmarkStart w:id="2079" w:name="_Toc97816069"/>
        <w:bookmarkStart w:id="2080" w:name="_Toc97816658"/>
        <w:bookmarkStart w:id="2081" w:name="_Toc103766418"/>
        <w:bookmarkStart w:id="2082" w:name="_Toc103766497"/>
        <w:bookmarkStart w:id="2083" w:name="_Toc103768516"/>
        <w:bookmarkStart w:id="2084" w:name="_Toc103768595"/>
        <w:bookmarkStart w:id="2085" w:name="_Toc103768674"/>
        <w:bookmarkStart w:id="2086" w:name="_Toc103768753"/>
        <w:bookmarkStart w:id="2087" w:name="_Toc103768847"/>
        <w:bookmarkStart w:id="2088" w:name="_Toc103769005"/>
        <w:bookmarkStart w:id="2089" w:name="_Toc103769084"/>
        <w:bookmarkStart w:id="2090" w:name="_Toc103769163"/>
        <w:bookmarkStart w:id="2091" w:name="_Toc103769242"/>
        <w:bookmarkStart w:id="2092" w:name="_Toc103769321"/>
        <w:bookmarkStart w:id="2093" w:name="_Toc103769415"/>
        <w:bookmarkStart w:id="2094" w:name="_Toc103769494"/>
        <w:bookmarkStart w:id="2095" w:name="_Toc103769573"/>
        <w:bookmarkStart w:id="2096" w:name="_Toc103769653"/>
        <w:bookmarkStart w:id="2097" w:name="_Toc103769729"/>
        <w:bookmarkStart w:id="2098" w:name="_Toc10376980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del>
    </w:p>
    <w:p w14:paraId="1AF9396D" w14:textId="4CC698D4" w:rsidR="00AB117F" w:rsidRPr="000A165C" w:rsidDel="00F44063" w:rsidRDefault="00AB117F">
      <w:pPr>
        <w:pStyle w:val="Heading1"/>
        <w:rPr>
          <w:del w:id="2099" w:author="Villaverde, Alfredo" w:date="2022-03-10T13:13:00Z"/>
          <w:rFonts w:ascii="Verdana" w:hAnsi="Verdana" w:cstheme="minorHAnsi"/>
          <w:rPrChange w:id="2100" w:author="Aarti Joshi" w:date="2022-06-22T10:15:00Z">
            <w:rPr>
              <w:del w:id="2101" w:author="Villaverde, Alfredo" w:date="2022-03-10T13:13:00Z"/>
              <w:rFonts w:asciiTheme="minorHAnsi" w:hAnsiTheme="minorHAnsi" w:cstheme="minorHAnsi"/>
            </w:rPr>
          </w:rPrChange>
        </w:rPr>
        <w:pPrChange w:id="2102" w:author="Aarti Joshi" w:date="2022-09-06T12:14:00Z">
          <w:pPr/>
        </w:pPrChange>
      </w:pPr>
      <w:del w:id="2103" w:author="Villaverde, Alfredo" w:date="2022-03-10T13:13:00Z">
        <w:r w:rsidRPr="000A165C" w:rsidDel="00F44063">
          <w:rPr>
            <w:rFonts w:ascii="Verdana" w:hAnsi="Verdana" w:cstheme="minorHAnsi"/>
            <w:rPrChange w:id="2104" w:author="Aarti Joshi" w:date="2022-06-22T10:15:00Z">
              <w:rPr>
                <w:rFonts w:asciiTheme="minorHAnsi" w:hAnsiTheme="minorHAnsi" w:cstheme="minorHAnsi"/>
              </w:rPr>
            </w:rPrChange>
          </w:rPr>
          <w:delText xml:space="preserve">If the shipping address is for a country </w:delText>
        </w:r>
        <w:r w:rsidRPr="000A165C" w:rsidDel="00F44063">
          <w:rPr>
            <w:rFonts w:ascii="Verdana" w:hAnsi="Verdana" w:cstheme="minorHAnsi"/>
            <w:u w:val="single"/>
            <w:rPrChange w:id="2105" w:author="Aarti Joshi" w:date="2022-06-22T10:15:00Z">
              <w:rPr>
                <w:rFonts w:asciiTheme="minorHAnsi" w:hAnsiTheme="minorHAnsi" w:cstheme="minorHAnsi"/>
                <w:u w:val="single"/>
              </w:rPr>
            </w:rPrChange>
          </w:rPr>
          <w:delText>other</w:delText>
        </w:r>
        <w:r w:rsidRPr="000A165C" w:rsidDel="00F44063">
          <w:rPr>
            <w:rFonts w:ascii="Verdana" w:hAnsi="Verdana" w:cstheme="minorHAnsi"/>
            <w:rPrChange w:id="2106" w:author="Aarti Joshi" w:date="2022-06-22T10:15:00Z">
              <w:rPr>
                <w:rFonts w:asciiTheme="minorHAnsi" w:hAnsiTheme="minorHAnsi" w:cstheme="minorHAnsi"/>
              </w:rPr>
            </w:rPrChange>
          </w:rPr>
          <w:delText xml:space="preserve"> than the </w:delText>
        </w:r>
      </w:del>
      <w:ins w:id="2107" w:author="Bertorelli, Yvonne A" w:date="2021-11-02T14:26:00Z">
        <w:del w:id="2108" w:author="Villaverde, Alfredo" w:date="2022-03-10T13:13:00Z">
          <w:r w:rsidR="006E6617" w:rsidRPr="000A165C" w:rsidDel="00F44063">
            <w:rPr>
              <w:rFonts w:ascii="Verdana" w:hAnsi="Verdana" w:cstheme="minorHAnsi"/>
              <w:rPrChange w:id="2109" w:author="Aarti Joshi" w:date="2022-06-22T10:15:00Z">
                <w:rPr>
                  <w:rFonts w:asciiTheme="minorHAnsi" w:hAnsiTheme="minorHAnsi" w:cstheme="minorHAnsi"/>
                </w:rPr>
              </w:rPrChange>
            </w:rPr>
            <w:delText xml:space="preserve">48 contiguous </w:delText>
          </w:r>
        </w:del>
      </w:ins>
      <w:del w:id="2110" w:author="Villaverde, Alfredo" w:date="2022-03-10T13:13:00Z">
        <w:r w:rsidRPr="000A165C" w:rsidDel="00F44063">
          <w:rPr>
            <w:rFonts w:ascii="Verdana" w:hAnsi="Verdana" w:cstheme="minorHAnsi"/>
            <w:rPrChange w:id="2111" w:author="Aarti Joshi" w:date="2022-06-22T10:15:00Z">
              <w:rPr>
                <w:rFonts w:asciiTheme="minorHAnsi" w:hAnsiTheme="minorHAnsi" w:cstheme="minorHAnsi"/>
              </w:rPr>
            </w:rPrChange>
          </w:rPr>
          <w:delText>US</w:delText>
        </w:r>
      </w:del>
      <w:ins w:id="2112" w:author="Bertorelli, Yvonne A" w:date="2021-11-02T14:26:00Z">
        <w:del w:id="2113" w:author="Villaverde, Alfredo" w:date="2022-03-10T13:13:00Z">
          <w:r w:rsidR="006E6617" w:rsidRPr="000A165C" w:rsidDel="00F44063">
            <w:rPr>
              <w:rFonts w:ascii="Verdana" w:hAnsi="Verdana" w:cstheme="minorHAnsi"/>
              <w:rPrChange w:id="2114" w:author="Aarti Joshi" w:date="2022-06-22T10:15:00Z">
                <w:rPr>
                  <w:rFonts w:asciiTheme="minorHAnsi" w:hAnsiTheme="minorHAnsi" w:cstheme="minorHAnsi"/>
                </w:rPr>
              </w:rPrChange>
            </w:rPr>
            <w:delText xml:space="preserve"> states</w:delText>
          </w:r>
        </w:del>
      </w:ins>
      <w:del w:id="2115" w:author="Villaverde, Alfredo" w:date="2022-03-10T13:13:00Z">
        <w:r w:rsidRPr="000A165C" w:rsidDel="00F44063">
          <w:rPr>
            <w:rFonts w:ascii="Verdana" w:hAnsi="Verdana" w:cstheme="minorHAnsi"/>
            <w:rPrChange w:id="2116" w:author="Aarti Joshi" w:date="2022-06-22T10:15:00Z">
              <w:rPr>
                <w:rFonts w:asciiTheme="minorHAnsi" w:hAnsiTheme="minorHAnsi" w:cstheme="minorHAnsi"/>
              </w:rPr>
            </w:rPrChange>
          </w:rPr>
          <w:delText xml:space="preserve">, native NetSuite shipping and checkout will be used. There will be no calendar for date selection and the customer will be charged either at time of order submission or after the order has been submitted. Native NetSuite does not include document fees, or any other fees associated to international shipments.  Messaging can be added to the site to make the customer aware that for International orders final shipping charges will be determined prior to shipment. </w:delText>
        </w:r>
        <w:bookmarkStart w:id="2117" w:name="_Toc97814064"/>
        <w:bookmarkStart w:id="2118" w:name="_Toc97814823"/>
        <w:bookmarkStart w:id="2119" w:name="_Toc97815075"/>
        <w:bookmarkStart w:id="2120" w:name="_Toc97815206"/>
        <w:bookmarkStart w:id="2121" w:name="_Toc97816070"/>
        <w:bookmarkStart w:id="2122" w:name="_Toc97816659"/>
        <w:bookmarkStart w:id="2123" w:name="_Toc103766419"/>
        <w:bookmarkStart w:id="2124" w:name="_Toc103766498"/>
        <w:bookmarkStart w:id="2125" w:name="_Toc103768517"/>
        <w:bookmarkStart w:id="2126" w:name="_Toc103768596"/>
        <w:bookmarkStart w:id="2127" w:name="_Toc103768675"/>
        <w:bookmarkStart w:id="2128" w:name="_Toc103768754"/>
        <w:bookmarkStart w:id="2129" w:name="_Toc103768848"/>
        <w:bookmarkStart w:id="2130" w:name="_Toc103769006"/>
        <w:bookmarkStart w:id="2131" w:name="_Toc103769085"/>
        <w:bookmarkStart w:id="2132" w:name="_Toc103769164"/>
        <w:bookmarkStart w:id="2133" w:name="_Toc103769243"/>
        <w:bookmarkStart w:id="2134" w:name="_Toc103769322"/>
        <w:bookmarkStart w:id="2135" w:name="_Toc103769416"/>
        <w:bookmarkStart w:id="2136" w:name="_Toc103769495"/>
        <w:bookmarkStart w:id="2137" w:name="_Toc103769574"/>
        <w:bookmarkStart w:id="2138" w:name="_Toc103769654"/>
        <w:bookmarkStart w:id="2139" w:name="_Toc103769730"/>
        <w:bookmarkStart w:id="2140" w:name="_Toc103769805"/>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del>
    </w:p>
    <w:p w14:paraId="77F17CB7" w14:textId="69890F62" w:rsidR="002C5BA1" w:rsidRPr="000A165C" w:rsidDel="00F44063" w:rsidRDefault="002C5BA1">
      <w:pPr>
        <w:pStyle w:val="Heading1"/>
        <w:rPr>
          <w:del w:id="2141" w:author="Villaverde, Alfredo" w:date="2022-03-10T13:13:00Z"/>
          <w:rFonts w:ascii="Verdana" w:hAnsi="Verdana" w:cstheme="minorHAnsi"/>
          <w:b/>
          <w:bCs/>
          <w:u w:val="single"/>
          <w:rPrChange w:id="2142" w:author="Aarti Joshi" w:date="2022-06-22T10:15:00Z">
            <w:rPr>
              <w:del w:id="2143" w:author="Villaverde, Alfredo" w:date="2022-03-10T13:13:00Z"/>
              <w:rFonts w:asciiTheme="minorHAnsi" w:hAnsiTheme="minorHAnsi" w:cstheme="minorHAnsi"/>
              <w:b/>
              <w:bCs/>
              <w:u w:val="single"/>
            </w:rPr>
          </w:rPrChange>
        </w:rPr>
        <w:pPrChange w:id="2144" w:author="Aarti Joshi" w:date="2022-09-06T12:14:00Z">
          <w:pPr/>
        </w:pPrChange>
      </w:pPr>
      <w:del w:id="2145" w:author="Villaverde, Alfredo" w:date="2022-03-10T13:13:00Z">
        <w:r w:rsidRPr="000A165C" w:rsidDel="00F44063">
          <w:rPr>
            <w:rFonts w:ascii="Verdana" w:hAnsi="Verdana" w:cstheme="minorHAnsi"/>
            <w:b/>
            <w:bCs/>
            <w:u w:val="single"/>
            <w:rPrChange w:id="2146" w:author="Aarti Joshi" w:date="2022-06-22T10:15:00Z">
              <w:rPr>
                <w:rFonts w:asciiTheme="minorHAnsi" w:hAnsiTheme="minorHAnsi" w:cstheme="minorHAnsi"/>
                <w:b/>
                <w:bCs/>
                <w:u w:val="single"/>
              </w:rPr>
            </w:rPrChange>
          </w:rPr>
          <w:delText>Customer selects or add address for United States</w:delText>
        </w:r>
        <w:bookmarkStart w:id="2147" w:name="_Toc97814065"/>
        <w:bookmarkStart w:id="2148" w:name="_Toc97814824"/>
        <w:bookmarkStart w:id="2149" w:name="_Toc97815076"/>
        <w:bookmarkStart w:id="2150" w:name="_Toc97815207"/>
        <w:bookmarkStart w:id="2151" w:name="_Toc97816071"/>
        <w:bookmarkStart w:id="2152" w:name="_Toc97816660"/>
        <w:bookmarkStart w:id="2153" w:name="_Toc103766420"/>
        <w:bookmarkStart w:id="2154" w:name="_Toc103766499"/>
        <w:bookmarkStart w:id="2155" w:name="_Toc103768518"/>
        <w:bookmarkStart w:id="2156" w:name="_Toc103768597"/>
        <w:bookmarkStart w:id="2157" w:name="_Toc103768676"/>
        <w:bookmarkStart w:id="2158" w:name="_Toc103768755"/>
        <w:bookmarkStart w:id="2159" w:name="_Toc103768849"/>
        <w:bookmarkStart w:id="2160" w:name="_Toc103769007"/>
        <w:bookmarkStart w:id="2161" w:name="_Toc103769086"/>
        <w:bookmarkStart w:id="2162" w:name="_Toc103769165"/>
        <w:bookmarkStart w:id="2163" w:name="_Toc103769244"/>
        <w:bookmarkStart w:id="2164" w:name="_Toc103769323"/>
        <w:bookmarkStart w:id="2165" w:name="_Toc103769417"/>
        <w:bookmarkStart w:id="2166" w:name="_Toc103769496"/>
        <w:bookmarkStart w:id="2167" w:name="_Toc103769575"/>
        <w:bookmarkStart w:id="2168" w:name="_Toc103769655"/>
        <w:bookmarkStart w:id="2169" w:name="_Toc103769731"/>
        <w:bookmarkStart w:id="2170" w:name="_Toc10376980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del>
    </w:p>
    <w:p w14:paraId="4159ADCD" w14:textId="7B928C40" w:rsidR="002C5BA1" w:rsidRPr="000A165C" w:rsidDel="00F44063" w:rsidRDefault="00A879C8">
      <w:pPr>
        <w:pStyle w:val="Heading1"/>
        <w:rPr>
          <w:del w:id="2171" w:author="Villaverde, Alfredo" w:date="2022-03-10T13:13:00Z"/>
          <w:rFonts w:ascii="Verdana" w:hAnsi="Verdana" w:cstheme="minorHAnsi"/>
          <w:rPrChange w:id="2172" w:author="Aarti Joshi" w:date="2022-06-22T10:15:00Z">
            <w:rPr>
              <w:del w:id="2173" w:author="Villaverde, Alfredo" w:date="2022-03-10T13:13:00Z"/>
              <w:rFonts w:asciiTheme="minorHAnsi" w:hAnsiTheme="minorHAnsi" w:cstheme="minorHAnsi"/>
            </w:rPr>
          </w:rPrChange>
        </w:rPr>
        <w:pPrChange w:id="2174" w:author="Aarti Joshi" w:date="2022-09-06T12:14:00Z">
          <w:pPr/>
        </w:pPrChange>
      </w:pPr>
      <w:del w:id="2175" w:author="Villaverde, Alfredo" w:date="2022-03-10T13:13:00Z">
        <w:r w:rsidRPr="000A165C" w:rsidDel="00F44063">
          <w:rPr>
            <w:rFonts w:ascii="Verdana" w:hAnsi="Verdana" w:cstheme="minorHAnsi"/>
            <w:rPrChange w:id="2176" w:author="Aarti Joshi" w:date="2022-06-22T10:15:00Z">
              <w:rPr>
                <w:rFonts w:asciiTheme="minorHAnsi" w:hAnsiTheme="minorHAnsi" w:cstheme="minorHAnsi"/>
              </w:rPr>
            </w:rPrChange>
          </w:rPr>
          <w:delText>Since there is only one shipping option available for the United States</w:delText>
        </w:r>
      </w:del>
      <w:ins w:id="2177" w:author="Bertorelli, Yvonne A" w:date="2021-11-02T14:26:00Z">
        <w:del w:id="2178" w:author="Villaverde, Alfredo" w:date="2022-03-10T13:13:00Z">
          <w:r w:rsidR="006E6617" w:rsidRPr="000A165C" w:rsidDel="00F44063">
            <w:rPr>
              <w:rFonts w:ascii="Verdana" w:hAnsi="Verdana" w:cstheme="minorHAnsi"/>
              <w:rPrChange w:id="2179" w:author="Aarti Joshi" w:date="2022-06-22T10:15:00Z">
                <w:rPr>
                  <w:rFonts w:asciiTheme="minorHAnsi" w:hAnsiTheme="minorHAnsi" w:cstheme="minorHAnsi"/>
                </w:rPr>
              </w:rPrChange>
            </w:rPr>
            <w:delText>48 Contiguous U</w:delText>
          </w:r>
        </w:del>
      </w:ins>
      <w:ins w:id="2180" w:author="Bertorelli, Yvonne A" w:date="2021-11-02T14:27:00Z">
        <w:del w:id="2181" w:author="Villaverde, Alfredo" w:date="2022-03-10T13:13:00Z">
          <w:r w:rsidR="006E6617" w:rsidRPr="000A165C" w:rsidDel="00F44063">
            <w:rPr>
              <w:rFonts w:ascii="Verdana" w:hAnsi="Verdana" w:cstheme="minorHAnsi"/>
              <w:rPrChange w:id="2182" w:author="Aarti Joshi" w:date="2022-06-22T10:15:00Z">
                <w:rPr>
                  <w:rFonts w:asciiTheme="minorHAnsi" w:hAnsiTheme="minorHAnsi" w:cstheme="minorHAnsi"/>
                </w:rPr>
              </w:rPrChange>
            </w:rPr>
            <w:delText>S States</w:delText>
          </w:r>
        </w:del>
      </w:ins>
      <w:del w:id="2183" w:author="Villaverde, Alfredo" w:date="2022-03-10T13:13:00Z">
        <w:r w:rsidRPr="000A165C" w:rsidDel="00F44063">
          <w:rPr>
            <w:rFonts w:ascii="Verdana" w:hAnsi="Verdana" w:cstheme="minorHAnsi"/>
            <w:rPrChange w:id="2184" w:author="Aarti Joshi" w:date="2022-06-22T10:15:00Z">
              <w:rPr>
                <w:rFonts w:asciiTheme="minorHAnsi" w:hAnsiTheme="minorHAnsi" w:cstheme="minorHAnsi"/>
              </w:rPr>
            </w:rPrChange>
          </w:rPr>
          <w:delText>, t</w:delText>
        </w:r>
        <w:r w:rsidR="002C5BA1" w:rsidRPr="000A165C" w:rsidDel="00F44063">
          <w:rPr>
            <w:rFonts w:ascii="Verdana" w:hAnsi="Verdana" w:cstheme="minorHAnsi"/>
            <w:rPrChange w:id="2185" w:author="Aarti Joshi" w:date="2022-06-22T10:15:00Z">
              <w:rPr>
                <w:rFonts w:asciiTheme="minorHAnsi" w:hAnsiTheme="minorHAnsi" w:cstheme="minorHAnsi"/>
              </w:rPr>
            </w:rPrChange>
          </w:rPr>
          <w:delText>he native Delivery method area will be replaced by the items in the cart along with the option for them to select a shipping date for each.</w:delText>
        </w:r>
        <w:bookmarkStart w:id="2186" w:name="_Toc97814066"/>
        <w:bookmarkStart w:id="2187" w:name="_Toc97814825"/>
        <w:bookmarkStart w:id="2188" w:name="_Toc97815077"/>
        <w:bookmarkStart w:id="2189" w:name="_Toc97815208"/>
        <w:bookmarkStart w:id="2190" w:name="_Toc97816072"/>
        <w:bookmarkStart w:id="2191" w:name="_Toc97816661"/>
        <w:bookmarkStart w:id="2192" w:name="_Toc103766421"/>
        <w:bookmarkStart w:id="2193" w:name="_Toc103766500"/>
        <w:bookmarkStart w:id="2194" w:name="_Toc103768519"/>
        <w:bookmarkStart w:id="2195" w:name="_Toc103768598"/>
        <w:bookmarkStart w:id="2196" w:name="_Toc103768677"/>
        <w:bookmarkStart w:id="2197" w:name="_Toc103768756"/>
        <w:bookmarkStart w:id="2198" w:name="_Toc103768850"/>
        <w:bookmarkStart w:id="2199" w:name="_Toc103769008"/>
        <w:bookmarkStart w:id="2200" w:name="_Toc103769087"/>
        <w:bookmarkStart w:id="2201" w:name="_Toc103769166"/>
        <w:bookmarkStart w:id="2202" w:name="_Toc103769245"/>
        <w:bookmarkStart w:id="2203" w:name="_Toc103769324"/>
        <w:bookmarkStart w:id="2204" w:name="_Toc103769418"/>
        <w:bookmarkStart w:id="2205" w:name="_Toc103769497"/>
        <w:bookmarkStart w:id="2206" w:name="_Toc103769576"/>
        <w:bookmarkStart w:id="2207" w:name="_Toc103769656"/>
        <w:bookmarkStart w:id="2208" w:name="_Toc103769732"/>
        <w:bookmarkStart w:id="2209" w:name="_Toc103769807"/>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del>
    </w:p>
    <w:p w14:paraId="0F3366FD" w14:textId="0930E103" w:rsidR="002C5BA1" w:rsidRPr="000A165C" w:rsidDel="00F44063" w:rsidRDefault="00D952DE">
      <w:pPr>
        <w:pStyle w:val="Heading1"/>
        <w:rPr>
          <w:del w:id="2210" w:author="Villaverde, Alfredo" w:date="2022-03-10T13:13:00Z"/>
          <w:rFonts w:ascii="Verdana" w:hAnsi="Verdana" w:cstheme="minorHAnsi"/>
          <w:rPrChange w:id="2211" w:author="Aarti Joshi" w:date="2022-06-22T10:15:00Z">
            <w:rPr>
              <w:del w:id="2212" w:author="Villaverde, Alfredo" w:date="2022-03-10T13:13:00Z"/>
              <w:rFonts w:asciiTheme="minorHAnsi" w:hAnsiTheme="minorHAnsi" w:cstheme="minorHAnsi"/>
            </w:rPr>
          </w:rPrChange>
        </w:rPr>
        <w:pPrChange w:id="2213" w:author="Aarti Joshi" w:date="2022-09-06T12:14:00Z">
          <w:pPr/>
        </w:pPrChange>
      </w:pPr>
      <w:del w:id="2214" w:author="Villaverde, Alfredo" w:date="2022-03-10T13:13:00Z">
        <w:r w:rsidRPr="000A165C" w:rsidDel="00F44063">
          <w:rPr>
            <w:rFonts w:ascii="Verdana" w:hAnsi="Verdana" w:cstheme="minorHAnsi"/>
            <w:noProof/>
            <w:rPrChange w:id="2215" w:author="Aarti Joshi" w:date="2022-06-22T10:15:00Z">
              <w:rPr>
                <w:rFonts w:asciiTheme="minorHAnsi" w:eastAsia="Times New Roman" w:hAnsiTheme="minorHAnsi" w:cstheme="minorHAnsi"/>
                <w:noProof/>
                <w:color w:val="F96A1B" w:themeColor="accent2"/>
                <w:kern w:val="28"/>
                <w:sz w:val="36"/>
                <w:szCs w:val="36"/>
                <w:lang w:val="en-US"/>
              </w:rPr>
            </w:rPrChange>
          </w:rPr>
          <w:drawing>
            <wp:inline distT="0" distB="0" distL="0" distR="0" wp14:anchorId="4C502530" wp14:editId="30CE260B">
              <wp:extent cx="6582694" cy="3343742"/>
              <wp:effectExtent l="0" t="0" r="8890"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png"/>
                      <pic:cNvPicPr/>
                    </pic:nvPicPr>
                    <pic:blipFill>
                      <a:blip r:embed="rId15">
                        <a:extLst>
                          <a:ext uri="{28A0092B-C50C-407E-A947-70E740481C1C}">
                            <a14:useLocalDpi xmlns:a14="http://schemas.microsoft.com/office/drawing/2010/main" val="0"/>
                          </a:ext>
                        </a:extLst>
                      </a:blip>
                      <a:stretch>
                        <a:fillRect/>
                      </a:stretch>
                    </pic:blipFill>
                    <pic:spPr>
                      <a:xfrm>
                        <a:off x="0" y="0"/>
                        <a:ext cx="6582694" cy="3343742"/>
                      </a:xfrm>
                      <a:prstGeom prst="rect">
                        <a:avLst/>
                      </a:prstGeom>
                    </pic:spPr>
                  </pic:pic>
                </a:graphicData>
              </a:graphic>
            </wp:inline>
          </w:drawing>
        </w:r>
        <w:bookmarkStart w:id="2216" w:name="_Toc97814067"/>
        <w:bookmarkStart w:id="2217" w:name="_Toc97814826"/>
        <w:bookmarkStart w:id="2218" w:name="_Toc97815078"/>
        <w:bookmarkStart w:id="2219" w:name="_Toc97815209"/>
        <w:bookmarkStart w:id="2220" w:name="_Toc97816073"/>
        <w:bookmarkStart w:id="2221" w:name="_Toc97816662"/>
        <w:bookmarkStart w:id="2222" w:name="_Toc103766422"/>
        <w:bookmarkStart w:id="2223" w:name="_Toc103766501"/>
        <w:bookmarkStart w:id="2224" w:name="_Toc103768520"/>
        <w:bookmarkStart w:id="2225" w:name="_Toc103768599"/>
        <w:bookmarkStart w:id="2226" w:name="_Toc103768678"/>
        <w:bookmarkStart w:id="2227" w:name="_Toc103768757"/>
        <w:bookmarkStart w:id="2228" w:name="_Toc103768851"/>
        <w:bookmarkStart w:id="2229" w:name="_Toc103769009"/>
        <w:bookmarkStart w:id="2230" w:name="_Toc103769088"/>
        <w:bookmarkStart w:id="2231" w:name="_Toc103769167"/>
        <w:bookmarkStart w:id="2232" w:name="_Toc103769246"/>
        <w:bookmarkStart w:id="2233" w:name="_Toc103769325"/>
        <w:bookmarkStart w:id="2234" w:name="_Toc103769419"/>
        <w:bookmarkStart w:id="2235" w:name="_Toc103769498"/>
        <w:bookmarkStart w:id="2236" w:name="_Toc103769577"/>
        <w:bookmarkStart w:id="2237" w:name="_Toc103769657"/>
        <w:bookmarkStart w:id="2238" w:name="_Toc103769733"/>
        <w:bookmarkStart w:id="2239" w:name="_Toc103769808"/>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del>
    </w:p>
    <w:p w14:paraId="70694820" w14:textId="6F4E9822" w:rsidR="00D952DE" w:rsidRPr="000A165C" w:rsidDel="00F44063" w:rsidRDefault="00D952DE">
      <w:pPr>
        <w:pStyle w:val="Heading1"/>
        <w:rPr>
          <w:del w:id="2240" w:author="Villaverde, Alfredo" w:date="2022-03-10T13:13:00Z"/>
          <w:rFonts w:ascii="Verdana" w:hAnsi="Verdana" w:cstheme="minorHAnsi"/>
          <w:rPrChange w:id="2241" w:author="Aarti Joshi" w:date="2022-06-22T10:15:00Z">
            <w:rPr>
              <w:del w:id="2242" w:author="Villaverde, Alfredo" w:date="2022-03-10T13:13:00Z"/>
              <w:rFonts w:asciiTheme="minorHAnsi" w:hAnsiTheme="minorHAnsi" w:cstheme="minorHAnsi"/>
            </w:rPr>
          </w:rPrChange>
        </w:rPr>
        <w:pPrChange w:id="2243" w:author="Aarti Joshi" w:date="2022-09-06T12:14:00Z">
          <w:pPr/>
        </w:pPrChange>
      </w:pPr>
      <w:del w:id="2244" w:author="Villaverde, Alfredo" w:date="2022-03-10T13:13:00Z">
        <w:r w:rsidRPr="000A165C" w:rsidDel="00F44063">
          <w:rPr>
            <w:rFonts w:ascii="Verdana" w:hAnsi="Verdana" w:cstheme="minorHAnsi"/>
            <w:rPrChange w:id="2245" w:author="Aarti Joshi" w:date="2022-06-22T10:15:00Z">
              <w:rPr>
                <w:rFonts w:asciiTheme="minorHAnsi" w:hAnsiTheme="minorHAnsi" w:cstheme="minorHAnsi"/>
              </w:rPr>
            </w:rPrChange>
          </w:rPr>
          <w:delText xml:space="preserve">When the shopper clicks into the box a calendar of the available dates will display. Once the date is selected the field will display with that date. </w:delText>
        </w:r>
        <w:bookmarkStart w:id="2246" w:name="_Toc97814068"/>
        <w:bookmarkStart w:id="2247" w:name="_Toc97814827"/>
        <w:bookmarkStart w:id="2248" w:name="_Toc97815079"/>
        <w:bookmarkStart w:id="2249" w:name="_Toc97815210"/>
        <w:bookmarkStart w:id="2250" w:name="_Toc97816074"/>
        <w:bookmarkStart w:id="2251" w:name="_Toc97816663"/>
        <w:bookmarkStart w:id="2252" w:name="_Toc103766423"/>
        <w:bookmarkStart w:id="2253" w:name="_Toc103766502"/>
        <w:bookmarkStart w:id="2254" w:name="_Toc103768521"/>
        <w:bookmarkStart w:id="2255" w:name="_Toc103768600"/>
        <w:bookmarkStart w:id="2256" w:name="_Toc103768679"/>
        <w:bookmarkStart w:id="2257" w:name="_Toc103768758"/>
        <w:bookmarkStart w:id="2258" w:name="_Toc103768852"/>
        <w:bookmarkStart w:id="2259" w:name="_Toc103769010"/>
        <w:bookmarkStart w:id="2260" w:name="_Toc103769089"/>
        <w:bookmarkStart w:id="2261" w:name="_Toc103769168"/>
        <w:bookmarkStart w:id="2262" w:name="_Toc103769247"/>
        <w:bookmarkStart w:id="2263" w:name="_Toc103769326"/>
        <w:bookmarkStart w:id="2264" w:name="_Toc103769420"/>
        <w:bookmarkStart w:id="2265" w:name="_Toc103769499"/>
        <w:bookmarkStart w:id="2266" w:name="_Toc103769578"/>
        <w:bookmarkStart w:id="2267" w:name="_Toc103769658"/>
        <w:bookmarkStart w:id="2268" w:name="_Toc103769734"/>
        <w:bookmarkStart w:id="2269" w:name="_Toc103769809"/>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del>
    </w:p>
    <w:p w14:paraId="394D5AEA" w14:textId="063856C5" w:rsidR="00D952DE" w:rsidRPr="000A165C" w:rsidDel="00F44063" w:rsidRDefault="00D952DE">
      <w:pPr>
        <w:pStyle w:val="Heading1"/>
        <w:rPr>
          <w:del w:id="2270" w:author="Villaverde, Alfredo" w:date="2022-03-10T13:13:00Z"/>
          <w:rFonts w:ascii="Verdana" w:hAnsi="Verdana" w:cstheme="minorHAnsi"/>
          <w:rPrChange w:id="2271" w:author="Aarti Joshi" w:date="2022-06-22T10:15:00Z">
            <w:rPr>
              <w:del w:id="2272" w:author="Villaverde, Alfredo" w:date="2022-03-10T13:13:00Z"/>
              <w:rFonts w:asciiTheme="minorHAnsi" w:hAnsiTheme="minorHAnsi" w:cstheme="minorHAnsi"/>
            </w:rPr>
          </w:rPrChange>
        </w:rPr>
        <w:pPrChange w:id="2273" w:author="Aarti Joshi" w:date="2022-09-06T12:14:00Z">
          <w:pPr/>
        </w:pPrChange>
      </w:pPr>
      <w:del w:id="2274" w:author="Villaverde, Alfredo" w:date="2022-03-10T13:13:00Z">
        <w:r w:rsidRPr="000A165C" w:rsidDel="00F44063">
          <w:rPr>
            <w:rFonts w:ascii="Verdana" w:hAnsi="Verdana"/>
            <w:noProof/>
            <w:rPrChange w:id="2275" w:author="Aarti Joshi" w:date="2022-06-22T10:15:00Z">
              <w:rPr>
                <w:rFonts w:eastAsia="Times New Roman" w:cs="Arial"/>
                <w:noProof/>
                <w:color w:val="F96A1B" w:themeColor="accent2"/>
                <w:kern w:val="28"/>
                <w:sz w:val="36"/>
                <w:szCs w:val="36"/>
                <w:lang w:val="en-US"/>
              </w:rPr>
            </w:rPrChange>
          </w:rPr>
          <w:drawing>
            <wp:inline distT="0" distB="0" distL="0" distR="0" wp14:anchorId="24DC2700" wp14:editId="7E6B7C26">
              <wp:extent cx="1930400" cy="1870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1770" cy="1872229"/>
                      </a:xfrm>
                      <a:prstGeom prst="rect">
                        <a:avLst/>
                      </a:prstGeom>
                    </pic:spPr>
                  </pic:pic>
                </a:graphicData>
              </a:graphic>
            </wp:inline>
          </w:drawing>
        </w:r>
        <w:bookmarkStart w:id="2276" w:name="_Toc97814069"/>
        <w:bookmarkStart w:id="2277" w:name="_Toc97814828"/>
        <w:bookmarkStart w:id="2278" w:name="_Toc97815080"/>
        <w:bookmarkStart w:id="2279" w:name="_Toc97815211"/>
        <w:bookmarkStart w:id="2280" w:name="_Toc97816075"/>
        <w:bookmarkStart w:id="2281" w:name="_Toc97816664"/>
        <w:bookmarkStart w:id="2282" w:name="_Toc103766424"/>
        <w:bookmarkStart w:id="2283" w:name="_Toc103766503"/>
        <w:bookmarkStart w:id="2284" w:name="_Toc103768522"/>
        <w:bookmarkStart w:id="2285" w:name="_Toc103768601"/>
        <w:bookmarkStart w:id="2286" w:name="_Toc103768680"/>
        <w:bookmarkStart w:id="2287" w:name="_Toc103768759"/>
        <w:bookmarkStart w:id="2288" w:name="_Toc103768853"/>
        <w:bookmarkStart w:id="2289" w:name="_Toc103769011"/>
        <w:bookmarkStart w:id="2290" w:name="_Toc103769090"/>
        <w:bookmarkStart w:id="2291" w:name="_Toc103769169"/>
        <w:bookmarkStart w:id="2292" w:name="_Toc103769248"/>
        <w:bookmarkStart w:id="2293" w:name="_Toc103769327"/>
        <w:bookmarkStart w:id="2294" w:name="_Toc103769421"/>
        <w:bookmarkStart w:id="2295" w:name="_Toc103769500"/>
        <w:bookmarkStart w:id="2296" w:name="_Toc103769579"/>
        <w:bookmarkStart w:id="2297" w:name="_Toc103769659"/>
        <w:bookmarkStart w:id="2298" w:name="_Toc103769735"/>
        <w:bookmarkStart w:id="2299" w:name="_Toc103769810"/>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del>
    </w:p>
    <w:p w14:paraId="6629180C" w14:textId="4E107D81" w:rsidR="00B43E45" w:rsidRPr="000A165C" w:rsidDel="00F44063" w:rsidRDefault="00D952DE">
      <w:pPr>
        <w:pStyle w:val="Heading1"/>
        <w:rPr>
          <w:del w:id="2300" w:author="Villaverde, Alfredo" w:date="2022-03-10T13:13:00Z"/>
          <w:rFonts w:ascii="Verdana" w:hAnsi="Verdana" w:cstheme="minorHAnsi"/>
          <w:rPrChange w:id="2301" w:author="Aarti Joshi" w:date="2022-06-22T10:15:00Z">
            <w:rPr>
              <w:del w:id="2302" w:author="Villaverde, Alfredo" w:date="2022-03-10T13:13:00Z"/>
              <w:rFonts w:asciiTheme="minorHAnsi" w:hAnsiTheme="minorHAnsi" w:cstheme="minorHAnsi"/>
            </w:rPr>
          </w:rPrChange>
        </w:rPr>
        <w:pPrChange w:id="2303" w:author="Aarti Joshi" w:date="2022-09-06T12:14:00Z">
          <w:pPr/>
        </w:pPrChange>
      </w:pPr>
      <w:del w:id="2304" w:author="Villaverde, Alfredo" w:date="2022-03-10T13:13:00Z">
        <w:r w:rsidRPr="000A165C" w:rsidDel="00F44063">
          <w:rPr>
            <w:rFonts w:ascii="Verdana" w:hAnsi="Verdana" w:cstheme="minorHAnsi"/>
            <w:rPrChange w:id="2305" w:author="Aarti Joshi" w:date="2022-06-22T10:15:00Z">
              <w:rPr>
                <w:rFonts w:asciiTheme="minorHAnsi" w:hAnsiTheme="minorHAnsi" w:cstheme="minorHAnsi"/>
              </w:rPr>
            </w:rPrChange>
          </w:rPr>
          <w:delText xml:space="preserve">The dates selected will display on the final review page of the order.  </w:delText>
        </w:r>
        <w:r w:rsidR="00B43E45" w:rsidRPr="000A165C" w:rsidDel="00F44063">
          <w:rPr>
            <w:rFonts w:ascii="Verdana" w:hAnsi="Verdana" w:cstheme="minorHAnsi"/>
            <w:rPrChange w:id="2306" w:author="Aarti Joshi" w:date="2022-06-22T10:15:00Z">
              <w:rPr>
                <w:rFonts w:asciiTheme="minorHAnsi" w:hAnsiTheme="minorHAnsi" w:cstheme="minorHAnsi"/>
              </w:rPr>
            </w:rPrChange>
          </w:rPr>
          <w:delText xml:space="preserve">If no ship date was available for selection it should say “Shipping Upon Harvest” where the selected date would display if there was one. </w:delText>
        </w:r>
        <w:bookmarkStart w:id="2307" w:name="_Toc97814070"/>
        <w:bookmarkStart w:id="2308" w:name="_Toc97814829"/>
        <w:bookmarkStart w:id="2309" w:name="_Toc97815081"/>
        <w:bookmarkStart w:id="2310" w:name="_Toc97815212"/>
        <w:bookmarkStart w:id="2311" w:name="_Toc97816076"/>
        <w:bookmarkStart w:id="2312" w:name="_Toc97816665"/>
        <w:bookmarkStart w:id="2313" w:name="_Toc103766425"/>
        <w:bookmarkStart w:id="2314" w:name="_Toc103766504"/>
        <w:bookmarkStart w:id="2315" w:name="_Toc103768523"/>
        <w:bookmarkStart w:id="2316" w:name="_Toc103768602"/>
        <w:bookmarkStart w:id="2317" w:name="_Toc103768681"/>
        <w:bookmarkStart w:id="2318" w:name="_Toc103768760"/>
        <w:bookmarkStart w:id="2319" w:name="_Toc103768854"/>
        <w:bookmarkStart w:id="2320" w:name="_Toc103769012"/>
        <w:bookmarkStart w:id="2321" w:name="_Toc103769091"/>
        <w:bookmarkStart w:id="2322" w:name="_Toc103769170"/>
        <w:bookmarkStart w:id="2323" w:name="_Toc103769249"/>
        <w:bookmarkStart w:id="2324" w:name="_Toc103769328"/>
        <w:bookmarkStart w:id="2325" w:name="_Toc103769422"/>
        <w:bookmarkStart w:id="2326" w:name="_Toc103769501"/>
        <w:bookmarkStart w:id="2327" w:name="_Toc103769580"/>
        <w:bookmarkStart w:id="2328" w:name="_Toc103769660"/>
        <w:bookmarkStart w:id="2329" w:name="_Toc103769736"/>
        <w:bookmarkStart w:id="2330" w:name="_Toc103769811"/>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del>
    </w:p>
    <w:p w14:paraId="7D8E14FD" w14:textId="69ABAEDA" w:rsidR="00B43E45" w:rsidRPr="000A165C" w:rsidDel="00F44063" w:rsidRDefault="00B43E45">
      <w:pPr>
        <w:pStyle w:val="Heading1"/>
        <w:rPr>
          <w:del w:id="2331" w:author="Villaverde, Alfredo" w:date="2022-03-10T13:13:00Z"/>
          <w:rFonts w:ascii="Verdana" w:hAnsi="Verdana" w:cstheme="minorHAnsi"/>
          <w:b/>
          <w:bCs/>
          <w:rPrChange w:id="2332" w:author="Aarti Joshi" w:date="2022-06-22T10:15:00Z">
            <w:rPr>
              <w:del w:id="2333" w:author="Villaverde, Alfredo" w:date="2022-03-10T13:13:00Z"/>
              <w:rFonts w:asciiTheme="minorHAnsi" w:hAnsiTheme="minorHAnsi" w:cstheme="minorHAnsi"/>
              <w:b/>
              <w:bCs/>
            </w:rPr>
          </w:rPrChange>
        </w:rPr>
        <w:pPrChange w:id="2334" w:author="Aarti Joshi" w:date="2022-09-06T12:14:00Z">
          <w:pPr/>
        </w:pPrChange>
      </w:pPr>
      <w:bookmarkStart w:id="2335" w:name="_Toc97814071"/>
      <w:bookmarkStart w:id="2336" w:name="_Toc97814830"/>
      <w:bookmarkStart w:id="2337" w:name="_Toc97815082"/>
      <w:bookmarkStart w:id="2338" w:name="_Toc97815213"/>
      <w:bookmarkStart w:id="2339" w:name="_Toc97816077"/>
      <w:bookmarkStart w:id="2340" w:name="_Toc97816666"/>
      <w:bookmarkStart w:id="2341" w:name="_Toc103766426"/>
      <w:bookmarkStart w:id="2342" w:name="_Toc103766505"/>
      <w:bookmarkStart w:id="2343" w:name="_Toc103768524"/>
      <w:bookmarkStart w:id="2344" w:name="_Toc103768603"/>
      <w:bookmarkStart w:id="2345" w:name="_Toc103768682"/>
      <w:bookmarkStart w:id="2346" w:name="_Toc103768761"/>
      <w:bookmarkStart w:id="2347" w:name="_Toc103768855"/>
      <w:bookmarkStart w:id="2348" w:name="_Toc103769013"/>
      <w:bookmarkStart w:id="2349" w:name="_Toc103769092"/>
      <w:bookmarkStart w:id="2350" w:name="_Toc103769171"/>
      <w:bookmarkStart w:id="2351" w:name="_Toc103769250"/>
      <w:bookmarkStart w:id="2352" w:name="_Toc103769329"/>
      <w:bookmarkStart w:id="2353" w:name="_Toc103769423"/>
      <w:bookmarkStart w:id="2354" w:name="_Toc103769502"/>
      <w:bookmarkStart w:id="2355" w:name="_Toc103769581"/>
      <w:bookmarkStart w:id="2356" w:name="_Toc103769661"/>
      <w:bookmarkStart w:id="2357" w:name="_Toc103769737"/>
      <w:bookmarkStart w:id="2358" w:name="_Toc103769812"/>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p>
    <w:p w14:paraId="6FCC09CC" w14:textId="7A5FDE19" w:rsidR="00B43E45" w:rsidRPr="000A165C" w:rsidDel="00F44063" w:rsidRDefault="00B43E45">
      <w:pPr>
        <w:pStyle w:val="Heading1"/>
        <w:rPr>
          <w:del w:id="2359" w:author="Villaverde, Alfredo" w:date="2022-03-10T13:13:00Z"/>
          <w:rFonts w:ascii="Verdana" w:hAnsi="Verdana" w:cstheme="minorHAnsi"/>
          <w:b/>
          <w:bCs/>
          <w:rPrChange w:id="2360" w:author="Aarti Joshi" w:date="2022-06-22T10:15:00Z">
            <w:rPr>
              <w:del w:id="2361" w:author="Villaverde, Alfredo" w:date="2022-03-10T13:13:00Z"/>
              <w:rFonts w:asciiTheme="minorHAnsi" w:hAnsiTheme="minorHAnsi" w:cstheme="minorHAnsi"/>
              <w:b/>
              <w:bCs/>
            </w:rPr>
          </w:rPrChange>
        </w:rPr>
        <w:pPrChange w:id="2362" w:author="Aarti Joshi" w:date="2022-09-06T12:14:00Z">
          <w:pPr/>
        </w:pPrChange>
      </w:pPr>
      <w:bookmarkStart w:id="2363" w:name="_Toc97814072"/>
      <w:bookmarkStart w:id="2364" w:name="_Toc97814831"/>
      <w:bookmarkStart w:id="2365" w:name="_Toc97815083"/>
      <w:bookmarkStart w:id="2366" w:name="_Toc97815214"/>
      <w:bookmarkStart w:id="2367" w:name="_Toc97816078"/>
      <w:bookmarkStart w:id="2368" w:name="_Toc97816667"/>
      <w:bookmarkStart w:id="2369" w:name="_Toc103766427"/>
      <w:bookmarkStart w:id="2370" w:name="_Toc103766506"/>
      <w:bookmarkStart w:id="2371" w:name="_Toc103768525"/>
      <w:bookmarkStart w:id="2372" w:name="_Toc103768604"/>
      <w:bookmarkStart w:id="2373" w:name="_Toc103768683"/>
      <w:bookmarkStart w:id="2374" w:name="_Toc103768762"/>
      <w:bookmarkStart w:id="2375" w:name="_Toc103768856"/>
      <w:bookmarkStart w:id="2376" w:name="_Toc103769014"/>
      <w:bookmarkStart w:id="2377" w:name="_Toc103769093"/>
      <w:bookmarkStart w:id="2378" w:name="_Toc103769172"/>
      <w:bookmarkStart w:id="2379" w:name="_Toc103769251"/>
      <w:bookmarkStart w:id="2380" w:name="_Toc103769330"/>
      <w:bookmarkStart w:id="2381" w:name="_Toc103769424"/>
      <w:bookmarkStart w:id="2382" w:name="_Toc103769503"/>
      <w:bookmarkStart w:id="2383" w:name="_Toc103769582"/>
      <w:bookmarkStart w:id="2384" w:name="_Toc103769662"/>
      <w:bookmarkStart w:id="2385" w:name="_Toc103769738"/>
      <w:bookmarkStart w:id="2386" w:name="_Toc103769813"/>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p>
    <w:p w14:paraId="0DCDBF4D" w14:textId="4AD85D6B" w:rsidR="00B43E45" w:rsidRPr="000A165C" w:rsidDel="00F44063" w:rsidRDefault="00B43E45">
      <w:pPr>
        <w:pStyle w:val="Heading1"/>
        <w:rPr>
          <w:del w:id="2387" w:author="Villaverde, Alfredo" w:date="2022-03-10T13:13:00Z"/>
          <w:rFonts w:ascii="Verdana" w:hAnsi="Verdana" w:cstheme="minorHAnsi"/>
          <w:b/>
          <w:bCs/>
          <w:rPrChange w:id="2388" w:author="Aarti Joshi" w:date="2022-06-22T10:15:00Z">
            <w:rPr>
              <w:del w:id="2389" w:author="Villaverde, Alfredo" w:date="2022-03-10T13:13:00Z"/>
              <w:rFonts w:asciiTheme="minorHAnsi" w:hAnsiTheme="minorHAnsi" w:cstheme="minorHAnsi"/>
              <w:b/>
              <w:bCs/>
            </w:rPr>
          </w:rPrChange>
        </w:rPr>
        <w:pPrChange w:id="2390" w:author="Aarti Joshi" w:date="2022-09-06T12:14:00Z">
          <w:pPr/>
        </w:pPrChange>
      </w:pPr>
      <w:bookmarkStart w:id="2391" w:name="_Toc97814073"/>
      <w:bookmarkStart w:id="2392" w:name="_Toc97814832"/>
      <w:bookmarkStart w:id="2393" w:name="_Toc97815084"/>
      <w:bookmarkStart w:id="2394" w:name="_Toc97815215"/>
      <w:bookmarkStart w:id="2395" w:name="_Toc97816079"/>
      <w:bookmarkStart w:id="2396" w:name="_Toc97816668"/>
      <w:bookmarkStart w:id="2397" w:name="_Toc103766428"/>
      <w:bookmarkStart w:id="2398" w:name="_Toc103766507"/>
      <w:bookmarkStart w:id="2399" w:name="_Toc103768526"/>
      <w:bookmarkStart w:id="2400" w:name="_Toc103768605"/>
      <w:bookmarkStart w:id="2401" w:name="_Toc103768684"/>
      <w:bookmarkStart w:id="2402" w:name="_Toc103768763"/>
      <w:bookmarkStart w:id="2403" w:name="_Toc103768857"/>
      <w:bookmarkStart w:id="2404" w:name="_Toc103769015"/>
      <w:bookmarkStart w:id="2405" w:name="_Toc103769094"/>
      <w:bookmarkStart w:id="2406" w:name="_Toc103769173"/>
      <w:bookmarkStart w:id="2407" w:name="_Toc103769252"/>
      <w:bookmarkStart w:id="2408" w:name="_Toc103769331"/>
      <w:bookmarkStart w:id="2409" w:name="_Toc103769425"/>
      <w:bookmarkStart w:id="2410" w:name="_Toc103769504"/>
      <w:bookmarkStart w:id="2411" w:name="_Toc103769583"/>
      <w:bookmarkStart w:id="2412" w:name="_Toc103769663"/>
      <w:bookmarkStart w:id="2413" w:name="_Toc103769739"/>
      <w:bookmarkStart w:id="2414" w:name="_Toc103769814"/>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p>
    <w:p w14:paraId="47E76BB4" w14:textId="6984A0EB" w:rsidR="00B43E45" w:rsidRPr="000A165C" w:rsidDel="00F44063" w:rsidRDefault="00B43E45">
      <w:pPr>
        <w:pStyle w:val="Heading1"/>
        <w:rPr>
          <w:del w:id="2415" w:author="Villaverde, Alfredo" w:date="2022-03-10T13:13:00Z"/>
          <w:rFonts w:ascii="Verdana" w:hAnsi="Verdana" w:cstheme="minorHAnsi"/>
          <w:b/>
          <w:bCs/>
          <w:rPrChange w:id="2416" w:author="Aarti Joshi" w:date="2022-06-22T10:15:00Z">
            <w:rPr>
              <w:del w:id="2417" w:author="Villaverde, Alfredo" w:date="2022-03-10T13:13:00Z"/>
              <w:rFonts w:asciiTheme="minorHAnsi" w:hAnsiTheme="minorHAnsi" w:cstheme="minorHAnsi"/>
              <w:b/>
              <w:bCs/>
            </w:rPr>
          </w:rPrChange>
        </w:rPr>
        <w:pPrChange w:id="2418" w:author="Aarti Joshi" w:date="2022-09-06T12:14:00Z">
          <w:pPr/>
        </w:pPrChange>
      </w:pPr>
      <w:bookmarkStart w:id="2419" w:name="_Toc97814074"/>
      <w:bookmarkStart w:id="2420" w:name="_Toc97814833"/>
      <w:bookmarkStart w:id="2421" w:name="_Toc97815085"/>
      <w:bookmarkStart w:id="2422" w:name="_Toc97815216"/>
      <w:bookmarkStart w:id="2423" w:name="_Toc97816080"/>
      <w:bookmarkStart w:id="2424" w:name="_Toc97816669"/>
      <w:bookmarkStart w:id="2425" w:name="_Toc103766429"/>
      <w:bookmarkStart w:id="2426" w:name="_Toc103766508"/>
      <w:bookmarkStart w:id="2427" w:name="_Toc103768527"/>
      <w:bookmarkStart w:id="2428" w:name="_Toc103768606"/>
      <w:bookmarkStart w:id="2429" w:name="_Toc103768685"/>
      <w:bookmarkStart w:id="2430" w:name="_Toc103768764"/>
      <w:bookmarkStart w:id="2431" w:name="_Toc103768858"/>
      <w:bookmarkStart w:id="2432" w:name="_Toc103769016"/>
      <w:bookmarkStart w:id="2433" w:name="_Toc103769095"/>
      <w:bookmarkStart w:id="2434" w:name="_Toc103769174"/>
      <w:bookmarkStart w:id="2435" w:name="_Toc103769253"/>
      <w:bookmarkStart w:id="2436" w:name="_Toc103769332"/>
      <w:bookmarkStart w:id="2437" w:name="_Toc103769426"/>
      <w:bookmarkStart w:id="2438" w:name="_Toc103769505"/>
      <w:bookmarkStart w:id="2439" w:name="_Toc103769584"/>
      <w:bookmarkStart w:id="2440" w:name="_Toc103769664"/>
      <w:bookmarkStart w:id="2441" w:name="_Toc103769740"/>
      <w:bookmarkStart w:id="2442" w:name="_Toc103769815"/>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p>
    <w:p w14:paraId="054246A1" w14:textId="201E496A" w:rsidR="00B43E45" w:rsidRPr="000A165C" w:rsidDel="00F44063" w:rsidRDefault="00B43E45">
      <w:pPr>
        <w:pStyle w:val="Heading1"/>
        <w:rPr>
          <w:del w:id="2443" w:author="Villaverde, Alfredo" w:date="2022-03-10T13:13:00Z"/>
          <w:rFonts w:ascii="Verdana" w:hAnsi="Verdana" w:cstheme="minorHAnsi"/>
          <w:b/>
          <w:bCs/>
          <w:rPrChange w:id="2444" w:author="Aarti Joshi" w:date="2022-06-22T10:15:00Z">
            <w:rPr>
              <w:del w:id="2445" w:author="Villaverde, Alfredo" w:date="2022-03-10T13:13:00Z"/>
              <w:rFonts w:asciiTheme="minorHAnsi" w:hAnsiTheme="minorHAnsi" w:cstheme="minorHAnsi"/>
              <w:b/>
              <w:bCs/>
            </w:rPr>
          </w:rPrChange>
        </w:rPr>
        <w:pPrChange w:id="2446" w:author="Aarti Joshi" w:date="2022-09-06T12:14:00Z">
          <w:pPr/>
        </w:pPrChange>
      </w:pPr>
      <w:bookmarkStart w:id="2447" w:name="_Toc97814075"/>
      <w:bookmarkStart w:id="2448" w:name="_Toc97814834"/>
      <w:bookmarkStart w:id="2449" w:name="_Toc97815086"/>
      <w:bookmarkStart w:id="2450" w:name="_Toc97815217"/>
      <w:bookmarkStart w:id="2451" w:name="_Toc97816081"/>
      <w:bookmarkStart w:id="2452" w:name="_Toc97816670"/>
      <w:bookmarkStart w:id="2453" w:name="_Toc103766430"/>
      <w:bookmarkStart w:id="2454" w:name="_Toc103766509"/>
      <w:bookmarkStart w:id="2455" w:name="_Toc103768528"/>
      <w:bookmarkStart w:id="2456" w:name="_Toc103768607"/>
      <w:bookmarkStart w:id="2457" w:name="_Toc103768686"/>
      <w:bookmarkStart w:id="2458" w:name="_Toc103768765"/>
      <w:bookmarkStart w:id="2459" w:name="_Toc103768859"/>
      <w:bookmarkStart w:id="2460" w:name="_Toc103769017"/>
      <w:bookmarkStart w:id="2461" w:name="_Toc103769096"/>
      <w:bookmarkStart w:id="2462" w:name="_Toc103769175"/>
      <w:bookmarkStart w:id="2463" w:name="_Toc103769254"/>
      <w:bookmarkStart w:id="2464" w:name="_Toc103769333"/>
      <w:bookmarkStart w:id="2465" w:name="_Toc103769427"/>
      <w:bookmarkStart w:id="2466" w:name="_Toc103769506"/>
      <w:bookmarkStart w:id="2467" w:name="_Toc103769585"/>
      <w:bookmarkStart w:id="2468" w:name="_Toc103769665"/>
      <w:bookmarkStart w:id="2469" w:name="_Toc103769741"/>
      <w:bookmarkStart w:id="2470" w:name="_Toc10376981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p>
    <w:p w14:paraId="14B851A7" w14:textId="3FFFA8F5" w:rsidR="00B43E45" w:rsidRPr="000A165C" w:rsidDel="00F44063" w:rsidRDefault="00B43E45">
      <w:pPr>
        <w:pStyle w:val="Heading1"/>
        <w:rPr>
          <w:del w:id="2471" w:author="Villaverde, Alfredo" w:date="2022-03-10T13:13:00Z"/>
          <w:rFonts w:ascii="Verdana" w:hAnsi="Verdana" w:cstheme="minorHAnsi"/>
          <w:b/>
          <w:bCs/>
          <w:rPrChange w:id="2472" w:author="Aarti Joshi" w:date="2022-06-22T10:15:00Z">
            <w:rPr>
              <w:del w:id="2473" w:author="Villaverde, Alfredo" w:date="2022-03-10T13:13:00Z"/>
              <w:rFonts w:asciiTheme="minorHAnsi" w:hAnsiTheme="minorHAnsi" w:cstheme="minorHAnsi"/>
              <w:b/>
              <w:bCs/>
            </w:rPr>
          </w:rPrChange>
        </w:rPr>
        <w:pPrChange w:id="2474" w:author="Aarti Joshi" w:date="2022-09-06T12:14:00Z">
          <w:pPr/>
        </w:pPrChange>
      </w:pPr>
      <w:del w:id="2475" w:author="Villaverde, Alfredo" w:date="2022-03-10T13:13:00Z">
        <w:r w:rsidRPr="000A165C" w:rsidDel="00F44063">
          <w:rPr>
            <w:rFonts w:ascii="Verdana" w:hAnsi="Verdana" w:cstheme="minorHAnsi"/>
            <w:b/>
            <w:bCs/>
            <w:rPrChange w:id="2476" w:author="Aarti Joshi" w:date="2022-06-22T10:15:00Z">
              <w:rPr>
                <w:rFonts w:asciiTheme="minorHAnsi" w:hAnsiTheme="minorHAnsi" w:cstheme="minorHAnsi"/>
                <w:b/>
                <w:bCs/>
              </w:rPr>
            </w:rPrChange>
          </w:rPr>
          <w:delText>Example of order review page:</w:delText>
        </w:r>
        <w:bookmarkStart w:id="2477" w:name="_Toc97814076"/>
        <w:bookmarkStart w:id="2478" w:name="_Toc97814835"/>
        <w:bookmarkStart w:id="2479" w:name="_Toc97815087"/>
        <w:bookmarkStart w:id="2480" w:name="_Toc97815218"/>
        <w:bookmarkStart w:id="2481" w:name="_Toc97816082"/>
        <w:bookmarkStart w:id="2482" w:name="_Toc97816671"/>
        <w:bookmarkStart w:id="2483" w:name="_Toc103766431"/>
        <w:bookmarkStart w:id="2484" w:name="_Toc103766510"/>
        <w:bookmarkStart w:id="2485" w:name="_Toc103768529"/>
        <w:bookmarkStart w:id="2486" w:name="_Toc103768608"/>
        <w:bookmarkStart w:id="2487" w:name="_Toc103768687"/>
        <w:bookmarkStart w:id="2488" w:name="_Toc103768766"/>
        <w:bookmarkStart w:id="2489" w:name="_Toc103768860"/>
        <w:bookmarkStart w:id="2490" w:name="_Toc103769018"/>
        <w:bookmarkStart w:id="2491" w:name="_Toc103769097"/>
        <w:bookmarkStart w:id="2492" w:name="_Toc103769176"/>
        <w:bookmarkStart w:id="2493" w:name="_Toc103769255"/>
        <w:bookmarkStart w:id="2494" w:name="_Toc103769334"/>
        <w:bookmarkStart w:id="2495" w:name="_Toc103769428"/>
        <w:bookmarkStart w:id="2496" w:name="_Toc103769507"/>
        <w:bookmarkStart w:id="2497" w:name="_Toc103769586"/>
        <w:bookmarkStart w:id="2498" w:name="_Toc103769666"/>
        <w:bookmarkStart w:id="2499" w:name="_Toc103769742"/>
        <w:bookmarkStart w:id="2500" w:name="_Toc103769817"/>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del>
    </w:p>
    <w:p w14:paraId="0C0BEF6F" w14:textId="7D893815" w:rsidR="00B43E45" w:rsidRPr="000A165C" w:rsidDel="00F44063" w:rsidRDefault="00B43E45">
      <w:pPr>
        <w:pStyle w:val="Heading1"/>
        <w:rPr>
          <w:del w:id="2501" w:author="Villaverde, Alfredo" w:date="2022-03-10T13:13:00Z"/>
          <w:rFonts w:ascii="Verdana" w:hAnsi="Verdana" w:cstheme="minorHAnsi"/>
          <w:rPrChange w:id="2502" w:author="Aarti Joshi" w:date="2022-06-22T10:15:00Z">
            <w:rPr>
              <w:del w:id="2503" w:author="Villaverde, Alfredo" w:date="2022-03-10T13:13:00Z"/>
              <w:rFonts w:asciiTheme="minorHAnsi" w:hAnsiTheme="minorHAnsi" w:cstheme="minorHAnsi"/>
            </w:rPr>
          </w:rPrChange>
        </w:rPr>
        <w:pPrChange w:id="2504" w:author="Aarti Joshi" w:date="2022-09-06T12:14:00Z">
          <w:pPr/>
        </w:pPrChange>
      </w:pPr>
      <w:del w:id="2505" w:author="Villaverde, Alfredo" w:date="2022-03-10T13:13:00Z">
        <w:r w:rsidRPr="000A165C" w:rsidDel="00F44063">
          <w:rPr>
            <w:rFonts w:ascii="Verdana" w:hAnsi="Verdana"/>
            <w:noProof/>
            <w:rPrChange w:id="2506" w:author="Aarti Joshi" w:date="2022-06-22T10:15:00Z">
              <w:rPr>
                <w:rFonts w:eastAsia="Times New Roman" w:cs="Arial"/>
                <w:noProof/>
                <w:color w:val="F96A1B" w:themeColor="accent2"/>
                <w:kern w:val="28"/>
                <w:sz w:val="36"/>
                <w:szCs w:val="36"/>
                <w:lang w:val="en-US"/>
              </w:rPr>
            </w:rPrChange>
          </w:rPr>
          <w:drawing>
            <wp:inline distT="0" distB="0" distL="0" distR="0" wp14:anchorId="6B34453A" wp14:editId="7EC86C2E">
              <wp:extent cx="6583680" cy="435483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4354830"/>
                      </a:xfrm>
                      <a:prstGeom prst="rect">
                        <a:avLst/>
                      </a:prstGeom>
                    </pic:spPr>
                  </pic:pic>
                </a:graphicData>
              </a:graphic>
            </wp:inline>
          </w:drawing>
        </w:r>
        <w:bookmarkStart w:id="2507" w:name="_Toc97814077"/>
        <w:bookmarkStart w:id="2508" w:name="_Toc97814836"/>
        <w:bookmarkStart w:id="2509" w:name="_Toc97815088"/>
        <w:bookmarkStart w:id="2510" w:name="_Toc97815219"/>
        <w:bookmarkStart w:id="2511" w:name="_Toc97816083"/>
        <w:bookmarkStart w:id="2512" w:name="_Toc97816672"/>
        <w:bookmarkStart w:id="2513" w:name="_Toc103766432"/>
        <w:bookmarkStart w:id="2514" w:name="_Toc103766511"/>
        <w:bookmarkStart w:id="2515" w:name="_Toc103768530"/>
        <w:bookmarkStart w:id="2516" w:name="_Toc103768609"/>
        <w:bookmarkStart w:id="2517" w:name="_Toc103768688"/>
        <w:bookmarkStart w:id="2518" w:name="_Toc103768767"/>
        <w:bookmarkStart w:id="2519" w:name="_Toc103768861"/>
        <w:bookmarkStart w:id="2520" w:name="_Toc103769019"/>
        <w:bookmarkStart w:id="2521" w:name="_Toc103769098"/>
        <w:bookmarkStart w:id="2522" w:name="_Toc103769177"/>
        <w:bookmarkStart w:id="2523" w:name="_Toc103769256"/>
        <w:bookmarkStart w:id="2524" w:name="_Toc103769335"/>
        <w:bookmarkStart w:id="2525" w:name="_Toc103769429"/>
        <w:bookmarkStart w:id="2526" w:name="_Toc103769508"/>
        <w:bookmarkStart w:id="2527" w:name="_Toc103769587"/>
        <w:bookmarkStart w:id="2528" w:name="_Toc103769667"/>
        <w:bookmarkStart w:id="2529" w:name="_Toc103769743"/>
        <w:bookmarkStart w:id="2530" w:name="_Toc103769818"/>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del>
    </w:p>
    <w:p w14:paraId="5670D8DA" w14:textId="7995090A" w:rsidR="00D952DE" w:rsidRPr="000A165C" w:rsidDel="00F44063" w:rsidRDefault="00AA0580">
      <w:pPr>
        <w:pStyle w:val="Heading1"/>
        <w:rPr>
          <w:del w:id="2531" w:author="Villaverde, Alfredo" w:date="2022-03-10T13:13:00Z"/>
          <w:rFonts w:ascii="Verdana" w:hAnsi="Verdana" w:cstheme="minorHAnsi"/>
          <w:rPrChange w:id="2532" w:author="Aarti Joshi" w:date="2022-06-22T10:15:00Z">
            <w:rPr>
              <w:del w:id="2533" w:author="Villaverde, Alfredo" w:date="2022-03-10T13:13:00Z"/>
              <w:rFonts w:asciiTheme="minorHAnsi" w:hAnsiTheme="minorHAnsi" w:cstheme="minorHAnsi"/>
            </w:rPr>
          </w:rPrChange>
        </w:rPr>
        <w:pPrChange w:id="2534" w:author="Aarti Joshi" w:date="2022-09-06T12:14:00Z">
          <w:pPr/>
        </w:pPrChange>
      </w:pPr>
      <w:del w:id="2535" w:author="Villaverde, Alfredo" w:date="2022-03-10T13:13:00Z">
        <w:r w:rsidRPr="000A165C" w:rsidDel="00F44063">
          <w:rPr>
            <w:rFonts w:ascii="Verdana" w:hAnsi="Verdana" w:cstheme="minorHAnsi"/>
            <w:rPrChange w:id="2536" w:author="Aarti Joshi" w:date="2022-06-22T10:15:00Z">
              <w:rPr>
                <w:rFonts w:asciiTheme="minorHAnsi" w:hAnsiTheme="minorHAnsi" w:cstheme="minorHAnsi"/>
              </w:rPr>
            </w:rPrChange>
          </w:rPr>
          <w:delText xml:space="preserve">It should also show the ship dates selected in My Account – purchase history when viewing the sales order details. </w:delText>
        </w:r>
        <w:bookmarkStart w:id="2537" w:name="_Toc97814078"/>
        <w:bookmarkStart w:id="2538" w:name="_Toc97814837"/>
        <w:bookmarkStart w:id="2539" w:name="_Toc97815089"/>
        <w:bookmarkStart w:id="2540" w:name="_Toc97815220"/>
        <w:bookmarkStart w:id="2541" w:name="_Toc97816084"/>
        <w:bookmarkStart w:id="2542" w:name="_Toc97816673"/>
        <w:bookmarkStart w:id="2543" w:name="_Toc103766433"/>
        <w:bookmarkStart w:id="2544" w:name="_Toc103766512"/>
        <w:bookmarkStart w:id="2545" w:name="_Toc103768531"/>
        <w:bookmarkStart w:id="2546" w:name="_Toc103768610"/>
        <w:bookmarkStart w:id="2547" w:name="_Toc103768689"/>
        <w:bookmarkStart w:id="2548" w:name="_Toc103768768"/>
        <w:bookmarkStart w:id="2549" w:name="_Toc103768862"/>
        <w:bookmarkStart w:id="2550" w:name="_Toc103769020"/>
        <w:bookmarkStart w:id="2551" w:name="_Toc103769099"/>
        <w:bookmarkStart w:id="2552" w:name="_Toc103769178"/>
        <w:bookmarkStart w:id="2553" w:name="_Toc103769257"/>
        <w:bookmarkStart w:id="2554" w:name="_Toc103769336"/>
        <w:bookmarkStart w:id="2555" w:name="_Toc103769430"/>
        <w:bookmarkStart w:id="2556" w:name="_Toc103769509"/>
        <w:bookmarkStart w:id="2557" w:name="_Toc103769588"/>
        <w:bookmarkStart w:id="2558" w:name="_Toc103769668"/>
        <w:bookmarkStart w:id="2559" w:name="_Toc103769744"/>
        <w:bookmarkStart w:id="2560" w:name="_Toc103769819"/>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del>
    </w:p>
    <w:p w14:paraId="607C3434" w14:textId="4BF3EBE7" w:rsidR="00BB60DB" w:rsidRPr="000A165C" w:rsidDel="00F44063" w:rsidRDefault="00BB60DB">
      <w:pPr>
        <w:pStyle w:val="Heading1"/>
        <w:rPr>
          <w:del w:id="2561" w:author="Villaverde, Alfredo" w:date="2022-03-10T13:13:00Z"/>
          <w:rFonts w:ascii="Verdana" w:hAnsi="Verdana" w:cstheme="minorHAnsi"/>
          <w:b/>
          <w:bCs/>
          <w:u w:val="single"/>
          <w:rPrChange w:id="2562" w:author="Aarti Joshi" w:date="2022-06-22T10:15:00Z">
            <w:rPr>
              <w:del w:id="2563" w:author="Villaverde, Alfredo" w:date="2022-03-10T13:13:00Z"/>
              <w:rFonts w:asciiTheme="minorHAnsi" w:hAnsiTheme="minorHAnsi" w:cstheme="minorHAnsi"/>
              <w:b/>
              <w:bCs/>
              <w:u w:val="single"/>
            </w:rPr>
          </w:rPrChange>
        </w:rPr>
        <w:pPrChange w:id="2564" w:author="Aarti Joshi" w:date="2022-09-06T12:14:00Z">
          <w:pPr/>
        </w:pPrChange>
      </w:pPr>
      <w:del w:id="2565" w:author="Villaverde, Alfredo" w:date="2022-03-10T13:13:00Z">
        <w:r w:rsidRPr="000A165C" w:rsidDel="00F44063">
          <w:rPr>
            <w:rFonts w:ascii="Verdana" w:hAnsi="Verdana" w:cstheme="minorHAnsi"/>
            <w:b/>
            <w:bCs/>
            <w:u w:val="single"/>
            <w:rPrChange w:id="2566" w:author="Aarti Joshi" w:date="2022-06-22T10:15:00Z">
              <w:rPr>
                <w:rFonts w:asciiTheme="minorHAnsi" w:hAnsiTheme="minorHAnsi" w:cstheme="minorHAnsi"/>
                <w:b/>
                <w:bCs/>
                <w:u w:val="single"/>
              </w:rPr>
            </w:rPrChange>
          </w:rPr>
          <w:delText xml:space="preserve">Order being shipped outside the United States </w:delText>
        </w:r>
        <w:bookmarkStart w:id="2567" w:name="_Toc97814079"/>
        <w:bookmarkStart w:id="2568" w:name="_Toc97814838"/>
        <w:bookmarkStart w:id="2569" w:name="_Toc97815090"/>
        <w:bookmarkStart w:id="2570" w:name="_Toc97815221"/>
        <w:bookmarkStart w:id="2571" w:name="_Toc97816085"/>
        <w:bookmarkStart w:id="2572" w:name="_Toc97816674"/>
        <w:bookmarkStart w:id="2573" w:name="_Toc103766434"/>
        <w:bookmarkStart w:id="2574" w:name="_Toc103766513"/>
        <w:bookmarkStart w:id="2575" w:name="_Toc103768532"/>
        <w:bookmarkStart w:id="2576" w:name="_Toc103768611"/>
        <w:bookmarkStart w:id="2577" w:name="_Toc103768690"/>
        <w:bookmarkStart w:id="2578" w:name="_Toc103768769"/>
        <w:bookmarkStart w:id="2579" w:name="_Toc103768863"/>
        <w:bookmarkStart w:id="2580" w:name="_Toc103769021"/>
        <w:bookmarkStart w:id="2581" w:name="_Toc103769100"/>
        <w:bookmarkStart w:id="2582" w:name="_Toc103769179"/>
        <w:bookmarkStart w:id="2583" w:name="_Toc103769258"/>
        <w:bookmarkStart w:id="2584" w:name="_Toc103769337"/>
        <w:bookmarkStart w:id="2585" w:name="_Toc103769431"/>
        <w:bookmarkStart w:id="2586" w:name="_Toc103769510"/>
        <w:bookmarkStart w:id="2587" w:name="_Toc103769589"/>
        <w:bookmarkStart w:id="2588" w:name="_Toc103769669"/>
        <w:bookmarkStart w:id="2589" w:name="_Toc103769745"/>
        <w:bookmarkStart w:id="2590" w:name="_Toc103769820"/>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del>
    </w:p>
    <w:p w14:paraId="79268F6B" w14:textId="551DF186" w:rsidR="00BB60DB" w:rsidRPr="000A165C" w:rsidDel="00F44063" w:rsidRDefault="00A879C8">
      <w:pPr>
        <w:pStyle w:val="Heading1"/>
        <w:rPr>
          <w:del w:id="2591" w:author="Villaverde, Alfredo" w:date="2022-03-10T13:13:00Z"/>
          <w:rFonts w:ascii="Verdana" w:hAnsi="Verdana" w:cstheme="minorHAnsi"/>
          <w:rPrChange w:id="2592" w:author="Aarti Joshi" w:date="2022-06-22T10:15:00Z">
            <w:rPr>
              <w:del w:id="2593" w:author="Villaverde, Alfredo" w:date="2022-03-10T13:13:00Z"/>
              <w:rFonts w:asciiTheme="minorHAnsi" w:hAnsiTheme="minorHAnsi" w:cstheme="minorHAnsi"/>
            </w:rPr>
          </w:rPrChange>
        </w:rPr>
        <w:pPrChange w:id="2594" w:author="Aarti Joshi" w:date="2022-09-06T12:14:00Z">
          <w:pPr/>
        </w:pPrChange>
      </w:pPr>
      <w:del w:id="2595" w:author="Villaverde, Alfredo" w:date="2022-03-10T13:13:00Z">
        <w:r w:rsidRPr="000A165C" w:rsidDel="00F44063">
          <w:rPr>
            <w:rFonts w:ascii="Verdana" w:hAnsi="Verdana" w:cstheme="minorHAnsi"/>
            <w:rPrChange w:id="2596" w:author="Aarti Joshi" w:date="2022-06-22T10:15:00Z">
              <w:rPr>
                <w:rFonts w:asciiTheme="minorHAnsi" w:hAnsiTheme="minorHAnsi" w:cstheme="minorHAnsi"/>
              </w:rPr>
            </w:rPrChange>
          </w:rPr>
          <w:delText xml:space="preserve">When the customer selects and address that is </w:delText>
        </w:r>
      </w:del>
      <w:ins w:id="2597" w:author="Bertorelli, Yvonne A" w:date="2021-11-02T14:27:00Z">
        <w:del w:id="2598" w:author="Villaverde, Alfredo" w:date="2022-03-10T13:13:00Z">
          <w:r w:rsidR="006E6617" w:rsidRPr="000A165C" w:rsidDel="00F44063">
            <w:rPr>
              <w:rFonts w:ascii="Verdana" w:hAnsi="Verdana" w:cstheme="minorHAnsi"/>
              <w:rPrChange w:id="2599" w:author="Aarti Joshi" w:date="2022-06-22T10:15:00Z">
                <w:rPr>
                  <w:rFonts w:asciiTheme="minorHAnsi" w:hAnsiTheme="minorHAnsi" w:cstheme="minorHAnsi"/>
                </w:rPr>
              </w:rPrChange>
            </w:rPr>
            <w:delText xml:space="preserve">Alaska, </w:delText>
          </w:r>
        </w:del>
      </w:ins>
      <w:ins w:id="2600" w:author="Bertorelli, Yvonne A" w:date="2021-11-02T14:35:00Z">
        <w:del w:id="2601" w:author="Villaverde, Alfredo" w:date="2022-03-10T13:13:00Z">
          <w:r w:rsidR="00B834CA" w:rsidRPr="000A165C" w:rsidDel="00F44063">
            <w:rPr>
              <w:rFonts w:ascii="Verdana" w:hAnsi="Verdana" w:cstheme="minorHAnsi"/>
              <w:rPrChange w:id="2602" w:author="Aarti Joshi" w:date="2022-06-22T10:15:00Z">
                <w:rPr>
                  <w:rFonts w:asciiTheme="minorHAnsi" w:hAnsiTheme="minorHAnsi" w:cstheme="minorHAnsi"/>
                </w:rPr>
              </w:rPrChange>
            </w:rPr>
            <w:delText>Hawaii,</w:delText>
          </w:r>
        </w:del>
      </w:ins>
      <w:ins w:id="2603" w:author="Bertorelli, Yvonne A" w:date="2021-11-02T14:27:00Z">
        <w:del w:id="2604" w:author="Villaverde, Alfredo" w:date="2022-03-10T13:13:00Z">
          <w:r w:rsidR="006E6617" w:rsidRPr="000A165C" w:rsidDel="00F44063">
            <w:rPr>
              <w:rFonts w:ascii="Verdana" w:hAnsi="Verdana" w:cstheme="minorHAnsi"/>
              <w:rPrChange w:id="2605" w:author="Aarti Joshi" w:date="2022-06-22T10:15:00Z">
                <w:rPr>
                  <w:rFonts w:asciiTheme="minorHAnsi" w:hAnsiTheme="minorHAnsi" w:cstheme="minorHAnsi"/>
                </w:rPr>
              </w:rPrChange>
            </w:rPr>
            <w:delText xml:space="preserve"> or </w:delText>
          </w:r>
        </w:del>
      </w:ins>
      <w:ins w:id="2606" w:author="Bertorelli, Yvonne A" w:date="2021-11-02T14:28:00Z">
        <w:del w:id="2607" w:author="Villaverde, Alfredo" w:date="2022-03-10T13:13:00Z">
          <w:r w:rsidR="006E6617" w:rsidRPr="000A165C" w:rsidDel="00F44063">
            <w:rPr>
              <w:rFonts w:ascii="Verdana" w:hAnsi="Verdana" w:cstheme="minorHAnsi"/>
              <w:rPrChange w:id="2608" w:author="Aarti Joshi" w:date="2022-06-22T10:15:00Z">
                <w:rPr>
                  <w:rFonts w:asciiTheme="minorHAnsi" w:hAnsiTheme="minorHAnsi" w:cstheme="minorHAnsi"/>
                </w:rPr>
              </w:rPrChange>
            </w:rPr>
            <w:delText>another country,</w:delText>
          </w:r>
        </w:del>
      </w:ins>
      <w:del w:id="2609" w:author="Villaverde, Alfredo" w:date="2022-03-10T13:13:00Z">
        <w:r w:rsidRPr="000A165C" w:rsidDel="00F44063">
          <w:rPr>
            <w:rFonts w:ascii="Verdana" w:hAnsi="Verdana" w:cstheme="minorHAnsi"/>
            <w:rPrChange w:id="2610" w:author="Aarti Joshi" w:date="2022-06-22T10:15:00Z">
              <w:rPr>
                <w:rFonts w:asciiTheme="minorHAnsi" w:hAnsiTheme="minorHAnsi" w:cstheme="minorHAnsi"/>
              </w:rPr>
            </w:rPrChange>
          </w:rPr>
          <w:delText xml:space="preserve">in a country other than the United States, the native checkout process will be available.  The customer will select the shipping option/s that TransnetYX make available via the shipping items setup and any rates that may apply. </w:delText>
        </w:r>
        <w:bookmarkStart w:id="2611" w:name="_Toc97814080"/>
        <w:bookmarkStart w:id="2612" w:name="_Toc97814839"/>
        <w:bookmarkStart w:id="2613" w:name="_Toc97815091"/>
        <w:bookmarkStart w:id="2614" w:name="_Toc97815222"/>
        <w:bookmarkStart w:id="2615" w:name="_Toc97816086"/>
        <w:bookmarkStart w:id="2616" w:name="_Toc97816675"/>
        <w:bookmarkStart w:id="2617" w:name="_Toc103766435"/>
        <w:bookmarkStart w:id="2618" w:name="_Toc103766514"/>
        <w:bookmarkStart w:id="2619" w:name="_Toc103768533"/>
        <w:bookmarkStart w:id="2620" w:name="_Toc103768612"/>
        <w:bookmarkStart w:id="2621" w:name="_Toc103768691"/>
        <w:bookmarkStart w:id="2622" w:name="_Toc103768770"/>
        <w:bookmarkStart w:id="2623" w:name="_Toc103768864"/>
        <w:bookmarkStart w:id="2624" w:name="_Toc103769022"/>
        <w:bookmarkStart w:id="2625" w:name="_Toc103769101"/>
        <w:bookmarkStart w:id="2626" w:name="_Toc103769180"/>
        <w:bookmarkStart w:id="2627" w:name="_Toc103769259"/>
        <w:bookmarkStart w:id="2628" w:name="_Toc103769338"/>
        <w:bookmarkStart w:id="2629" w:name="_Toc103769432"/>
        <w:bookmarkStart w:id="2630" w:name="_Toc103769511"/>
        <w:bookmarkStart w:id="2631" w:name="_Toc103769590"/>
        <w:bookmarkStart w:id="2632" w:name="_Toc103769670"/>
        <w:bookmarkStart w:id="2633" w:name="_Toc103769746"/>
        <w:bookmarkStart w:id="2634" w:name="_Toc103769821"/>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del>
    </w:p>
    <w:p w14:paraId="1DA1BD16" w14:textId="609E20DE" w:rsidR="00916C63" w:rsidRPr="000A165C" w:rsidDel="00F44063" w:rsidRDefault="00916C63">
      <w:pPr>
        <w:pStyle w:val="Heading1"/>
        <w:rPr>
          <w:del w:id="2635" w:author="Villaverde, Alfredo" w:date="2022-03-10T13:13:00Z"/>
          <w:rFonts w:ascii="Verdana" w:hAnsi="Verdana" w:cstheme="minorHAnsi"/>
          <w:b/>
          <w:bCs/>
          <w:u w:val="single"/>
          <w:rPrChange w:id="2636" w:author="Aarti Joshi" w:date="2022-06-22T10:15:00Z">
            <w:rPr>
              <w:del w:id="2637" w:author="Villaverde, Alfredo" w:date="2022-03-10T13:13:00Z"/>
              <w:rFonts w:asciiTheme="minorHAnsi" w:hAnsiTheme="minorHAnsi" w:cstheme="minorHAnsi"/>
              <w:b/>
              <w:bCs/>
              <w:u w:val="single"/>
            </w:rPr>
          </w:rPrChange>
        </w:rPr>
        <w:pPrChange w:id="2638" w:author="Aarti Joshi" w:date="2022-09-06T12:14:00Z">
          <w:pPr/>
        </w:pPrChange>
      </w:pPr>
      <w:del w:id="2639" w:author="Villaverde, Alfredo" w:date="2022-03-10T13:13:00Z">
        <w:r w:rsidRPr="000A165C" w:rsidDel="00F44063">
          <w:rPr>
            <w:rFonts w:ascii="Verdana" w:hAnsi="Verdana" w:cstheme="minorHAnsi"/>
            <w:b/>
            <w:bCs/>
            <w:u w:val="single"/>
            <w:rPrChange w:id="2640" w:author="Aarti Joshi" w:date="2022-06-22T10:15:00Z">
              <w:rPr>
                <w:rFonts w:asciiTheme="minorHAnsi" w:hAnsiTheme="minorHAnsi" w:cstheme="minorHAnsi"/>
                <w:b/>
                <w:bCs/>
                <w:u w:val="single"/>
              </w:rPr>
            </w:rPrChange>
          </w:rPr>
          <w:delText>Allowing customers to select an option to use their own account</w:delText>
        </w:r>
        <w:bookmarkStart w:id="2641" w:name="_Toc97814081"/>
        <w:bookmarkStart w:id="2642" w:name="_Toc97814840"/>
        <w:bookmarkStart w:id="2643" w:name="_Toc97815092"/>
        <w:bookmarkStart w:id="2644" w:name="_Toc97815223"/>
        <w:bookmarkStart w:id="2645" w:name="_Toc97816087"/>
        <w:bookmarkStart w:id="2646" w:name="_Toc97816676"/>
        <w:bookmarkStart w:id="2647" w:name="_Toc103766436"/>
        <w:bookmarkStart w:id="2648" w:name="_Toc103766515"/>
        <w:bookmarkStart w:id="2649" w:name="_Toc103768534"/>
        <w:bookmarkStart w:id="2650" w:name="_Toc103768613"/>
        <w:bookmarkStart w:id="2651" w:name="_Toc103768692"/>
        <w:bookmarkStart w:id="2652" w:name="_Toc103768771"/>
        <w:bookmarkStart w:id="2653" w:name="_Toc103768865"/>
        <w:bookmarkStart w:id="2654" w:name="_Toc103769023"/>
        <w:bookmarkStart w:id="2655" w:name="_Toc103769102"/>
        <w:bookmarkStart w:id="2656" w:name="_Toc103769181"/>
        <w:bookmarkStart w:id="2657" w:name="_Toc103769260"/>
        <w:bookmarkStart w:id="2658" w:name="_Toc103769339"/>
        <w:bookmarkStart w:id="2659" w:name="_Toc103769433"/>
        <w:bookmarkStart w:id="2660" w:name="_Toc103769512"/>
        <w:bookmarkStart w:id="2661" w:name="_Toc103769591"/>
        <w:bookmarkStart w:id="2662" w:name="_Toc103769671"/>
        <w:bookmarkStart w:id="2663" w:name="_Toc103769747"/>
        <w:bookmarkStart w:id="2664" w:name="_Toc103769822"/>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del>
    </w:p>
    <w:p w14:paraId="054B72A9" w14:textId="5CB1AEE4" w:rsidR="00A879C8" w:rsidRPr="000A165C" w:rsidDel="00F44063" w:rsidRDefault="00916C63">
      <w:pPr>
        <w:pStyle w:val="Heading1"/>
        <w:rPr>
          <w:del w:id="2665" w:author="Villaverde, Alfredo" w:date="2022-03-10T13:13:00Z"/>
          <w:rFonts w:ascii="Verdana" w:hAnsi="Verdana"/>
          <w:b/>
          <w:bCs/>
          <w:u w:val="single"/>
          <w:rPrChange w:id="2666" w:author="Aarti Joshi" w:date="2022-06-22T10:15:00Z">
            <w:rPr>
              <w:del w:id="2667" w:author="Villaverde, Alfredo" w:date="2022-03-10T13:13:00Z"/>
              <w:b/>
              <w:bCs/>
              <w:u w:val="single"/>
            </w:rPr>
          </w:rPrChange>
        </w:rPr>
        <w:pPrChange w:id="2668" w:author="Aarti Joshi" w:date="2022-09-06T12:14:00Z">
          <w:pPr/>
        </w:pPrChange>
      </w:pPr>
      <w:del w:id="2669" w:author="Villaverde, Alfredo" w:date="2022-03-10T13:13:00Z">
        <w:r w:rsidRPr="000A165C" w:rsidDel="00F44063">
          <w:rPr>
            <w:rFonts w:ascii="Verdana" w:hAnsi="Verdana" w:cstheme="minorHAnsi"/>
            <w:rPrChange w:id="2670" w:author="Aarti Joshi" w:date="2022-06-22T10:15:00Z">
              <w:rPr>
                <w:rFonts w:asciiTheme="minorHAnsi" w:hAnsiTheme="minorHAnsi" w:cstheme="minorHAnsi"/>
              </w:rPr>
            </w:rPrChange>
          </w:rPr>
          <w:delText xml:space="preserve">TransnetYX wants to allow their customers to choose to charge their own account when placing an order. A shipping option will be created “Bill my shipper account” which </w:delText>
        </w:r>
      </w:del>
      <w:ins w:id="2671" w:author="Bertorelli, Yvonne A" w:date="2021-11-03T16:28:00Z">
        <w:del w:id="2672" w:author="Villaverde, Alfredo" w:date="2022-03-10T13:13:00Z">
          <w:r w:rsidR="00A25A63" w:rsidRPr="000A165C" w:rsidDel="00F44063">
            <w:rPr>
              <w:rFonts w:ascii="Verdana" w:hAnsi="Verdana" w:cstheme="minorHAnsi"/>
              <w:rPrChange w:id="2673" w:author="Aarti Joshi" w:date="2022-06-22T10:15:00Z">
                <w:rPr>
                  <w:rFonts w:asciiTheme="minorHAnsi" w:hAnsiTheme="minorHAnsi" w:cstheme="minorHAnsi"/>
                </w:rPr>
              </w:rPrChange>
            </w:rPr>
            <w:delText xml:space="preserve">when selected, </w:delText>
          </w:r>
        </w:del>
      </w:ins>
      <w:del w:id="2674" w:author="Villaverde, Alfredo" w:date="2022-03-10T13:13:00Z">
        <w:r w:rsidRPr="000A165C" w:rsidDel="00F44063">
          <w:rPr>
            <w:rFonts w:ascii="Verdana" w:hAnsi="Verdana" w:cstheme="minorHAnsi"/>
            <w:rPrChange w:id="2675" w:author="Aarti Joshi" w:date="2022-06-22T10:15:00Z">
              <w:rPr>
                <w:rFonts w:asciiTheme="minorHAnsi" w:hAnsiTheme="minorHAnsi" w:cstheme="minorHAnsi"/>
              </w:rPr>
            </w:rPrChange>
          </w:rPr>
          <w:delText xml:space="preserve">will then provide them with a </w:delText>
        </w:r>
      </w:del>
      <w:ins w:id="2676" w:author="Bertorelli, Yvonne A" w:date="2021-11-03T16:28:00Z">
        <w:del w:id="2677" w:author="Villaverde, Alfredo" w:date="2022-03-10T13:13:00Z">
          <w:r w:rsidR="00A25A63" w:rsidRPr="000A165C" w:rsidDel="00F44063">
            <w:rPr>
              <w:rFonts w:ascii="Verdana" w:hAnsi="Verdana" w:cstheme="minorHAnsi"/>
              <w:rPrChange w:id="2678" w:author="Aarti Joshi" w:date="2022-06-22T10:15:00Z">
                <w:rPr>
                  <w:rFonts w:asciiTheme="minorHAnsi" w:hAnsiTheme="minorHAnsi" w:cstheme="minorHAnsi"/>
                </w:rPr>
              </w:rPrChange>
            </w:rPr>
            <w:delText xml:space="preserve">checkbox to indicate if it is Fedex or UPS and a </w:delText>
          </w:r>
        </w:del>
      </w:ins>
      <w:del w:id="2679" w:author="Villaverde, Alfredo" w:date="2022-03-10T13:13:00Z">
        <w:r w:rsidRPr="000A165C" w:rsidDel="00F44063">
          <w:rPr>
            <w:rFonts w:ascii="Verdana" w:hAnsi="Verdana" w:cstheme="minorHAnsi"/>
            <w:rPrChange w:id="2680" w:author="Aarti Joshi" w:date="2022-06-22T10:15:00Z">
              <w:rPr>
                <w:rFonts w:asciiTheme="minorHAnsi" w:hAnsiTheme="minorHAnsi" w:cstheme="minorHAnsi"/>
              </w:rPr>
            </w:rPrChange>
          </w:rPr>
          <w:delText>text field to input their account number.  When this shipping option is selected</w:delText>
        </w:r>
      </w:del>
      <w:ins w:id="2681" w:author="Bertorelli, Yvonne A" w:date="2021-11-03T16:29:00Z">
        <w:del w:id="2682" w:author="Villaverde, Alfredo" w:date="2022-03-10T13:13:00Z">
          <w:r w:rsidR="00A25A63" w:rsidRPr="000A165C" w:rsidDel="00F44063">
            <w:rPr>
              <w:rFonts w:ascii="Verdana" w:hAnsi="Verdana" w:cstheme="minorHAnsi"/>
              <w:rPrChange w:id="2683" w:author="Aarti Joshi" w:date="2022-06-22T10:15:00Z">
                <w:rPr>
                  <w:rFonts w:asciiTheme="minorHAnsi" w:hAnsiTheme="minorHAnsi" w:cstheme="minorHAnsi"/>
                </w:rPr>
              </w:rPrChange>
            </w:rPr>
            <w:delText xml:space="preserve">, the selection of one of the check boxes and </w:delText>
          </w:r>
        </w:del>
      </w:ins>
      <w:del w:id="2684" w:author="Villaverde, Alfredo" w:date="2022-03-10T13:13:00Z">
        <w:r w:rsidRPr="000A165C" w:rsidDel="00F44063">
          <w:rPr>
            <w:rFonts w:ascii="Verdana" w:hAnsi="Verdana" w:cstheme="minorHAnsi"/>
            <w:rPrChange w:id="2685" w:author="Aarti Joshi" w:date="2022-06-22T10:15:00Z">
              <w:rPr>
                <w:rFonts w:asciiTheme="minorHAnsi" w:hAnsiTheme="minorHAnsi" w:cstheme="minorHAnsi"/>
              </w:rPr>
            </w:rPrChange>
          </w:rPr>
          <w:delText xml:space="preserve"> the input of the text will be mandatory and we will not calculate any shipping charges for the order. </w:delText>
        </w:r>
        <w:bookmarkStart w:id="2686" w:name="_Toc97814082"/>
        <w:bookmarkStart w:id="2687" w:name="_Toc97814841"/>
        <w:bookmarkStart w:id="2688" w:name="_Toc97815093"/>
        <w:bookmarkStart w:id="2689" w:name="_Toc97815224"/>
        <w:bookmarkStart w:id="2690" w:name="_Toc97816088"/>
        <w:bookmarkStart w:id="2691" w:name="_Toc97816677"/>
        <w:bookmarkStart w:id="2692" w:name="_Toc103766437"/>
        <w:bookmarkStart w:id="2693" w:name="_Toc103766516"/>
        <w:bookmarkStart w:id="2694" w:name="_Toc103768535"/>
        <w:bookmarkStart w:id="2695" w:name="_Toc103768614"/>
        <w:bookmarkStart w:id="2696" w:name="_Toc103768693"/>
        <w:bookmarkStart w:id="2697" w:name="_Toc103768772"/>
        <w:bookmarkStart w:id="2698" w:name="_Toc103768866"/>
        <w:bookmarkStart w:id="2699" w:name="_Toc103769024"/>
        <w:bookmarkStart w:id="2700" w:name="_Toc103769103"/>
        <w:bookmarkStart w:id="2701" w:name="_Toc103769182"/>
        <w:bookmarkStart w:id="2702" w:name="_Toc103769261"/>
        <w:bookmarkStart w:id="2703" w:name="_Toc103769340"/>
        <w:bookmarkStart w:id="2704" w:name="_Toc103769434"/>
        <w:bookmarkStart w:id="2705" w:name="_Toc103769513"/>
        <w:bookmarkStart w:id="2706" w:name="_Toc103769592"/>
        <w:bookmarkStart w:id="2707" w:name="_Toc103769672"/>
        <w:bookmarkStart w:id="2708" w:name="_Toc103769748"/>
        <w:bookmarkStart w:id="2709" w:name="_Toc103769823"/>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del>
    </w:p>
    <w:p w14:paraId="3BE148AE" w14:textId="3C96C61F" w:rsidR="00AB117F" w:rsidRPr="000A165C" w:rsidDel="00F44063" w:rsidRDefault="00AB117F">
      <w:pPr>
        <w:pStyle w:val="Heading1"/>
        <w:rPr>
          <w:del w:id="2710" w:author="Villaverde, Alfredo" w:date="2022-03-10T13:13:00Z"/>
          <w:rFonts w:ascii="Verdana" w:hAnsi="Verdana"/>
          <w:b/>
          <w:bCs/>
          <w:u w:val="single"/>
          <w:rPrChange w:id="2711" w:author="Aarti Joshi" w:date="2022-06-22T10:15:00Z">
            <w:rPr>
              <w:del w:id="2712" w:author="Villaverde, Alfredo" w:date="2022-03-10T13:13:00Z"/>
              <w:b/>
              <w:bCs/>
              <w:u w:val="single"/>
            </w:rPr>
          </w:rPrChange>
        </w:rPr>
        <w:pPrChange w:id="2713" w:author="Aarti Joshi" w:date="2022-09-06T12:14:00Z">
          <w:pPr/>
        </w:pPrChange>
      </w:pPr>
      <w:del w:id="2714" w:author="Villaverde, Alfredo" w:date="2022-03-10T13:13:00Z">
        <w:r w:rsidRPr="000A165C" w:rsidDel="00F44063">
          <w:rPr>
            <w:rFonts w:ascii="Verdana" w:hAnsi="Verdana"/>
            <w:b/>
            <w:bCs/>
            <w:u w:val="single"/>
            <w:rPrChange w:id="2715" w:author="Aarti Joshi" w:date="2022-06-22T10:15:00Z">
              <w:rPr>
                <w:b/>
                <w:bCs/>
                <w:u w:val="single"/>
              </w:rPr>
            </w:rPrChange>
          </w:rPr>
          <w:delText xml:space="preserve">Other considerations:  </w:delText>
        </w:r>
        <w:bookmarkStart w:id="2716" w:name="_Toc97814083"/>
        <w:bookmarkStart w:id="2717" w:name="_Toc97814842"/>
        <w:bookmarkStart w:id="2718" w:name="_Toc97815094"/>
        <w:bookmarkStart w:id="2719" w:name="_Toc97815225"/>
        <w:bookmarkStart w:id="2720" w:name="_Toc97816089"/>
        <w:bookmarkStart w:id="2721" w:name="_Toc97816678"/>
        <w:bookmarkStart w:id="2722" w:name="_Toc103766438"/>
        <w:bookmarkStart w:id="2723" w:name="_Toc103766517"/>
        <w:bookmarkStart w:id="2724" w:name="_Toc103768536"/>
        <w:bookmarkStart w:id="2725" w:name="_Toc103768615"/>
        <w:bookmarkStart w:id="2726" w:name="_Toc103768694"/>
        <w:bookmarkStart w:id="2727" w:name="_Toc103768773"/>
        <w:bookmarkStart w:id="2728" w:name="_Toc103768867"/>
        <w:bookmarkStart w:id="2729" w:name="_Toc103769025"/>
        <w:bookmarkStart w:id="2730" w:name="_Toc103769104"/>
        <w:bookmarkStart w:id="2731" w:name="_Toc103769183"/>
        <w:bookmarkStart w:id="2732" w:name="_Toc103769262"/>
        <w:bookmarkStart w:id="2733" w:name="_Toc103769341"/>
        <w:bookmarkStart w:id="2734" w:name="_Toc103769435"/>
        <w:bookmarkStart w:id="2735" w:name="_Toc103769514"/>
        <w:bookmarkStart w:id="2736" w:name="_Toc103769593"/>
        <w:bookmarkStart w:id="2737" w:name="_Toc103769673"/>
        <w:bookmarkStart w:id="2738" w:name="_Toc103769749"/>
        <w:bookmarkStart w:id="2739" w:name="_Toc103769824"/>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del>
    </w:p>
    <w:p w14:paraId="319DF566" w14:textId="2562554B" w:rsidR="001661B2" w:rsidRPr="000A165C" w:rsidDel="00F44063" w:rsidRDefault="00AB117F">
      <w:pPr>
        <w:pStyle w:val="Heading1"/>
        <w:rPr>
          <w:del w:id="2740" w:author="Villaverde, Alfredo" w:date="2022-03-10T13:13:00Z"/>
          <w:rFonts w:ascii="Verdana" w:hAnsi="Verdana"/>
          <w:rPrChange w:id="2741" w:author="Aarti Joshi" w:date="2022-06-22T10:15:00Z">
            <w:rPr>
              <w:del w:id="2742" w:author="Villaverde, Alfredo" w:date="2022-03-10T13:13:00Z"/>
            </w:rPr>
          </w:rPrChange>
        </w:rPr>
        <w:pPrChange w:id="2743" w:author="Aarti Joshi" w:date="2022-09-06T12:14:00Z">
          <w:pPr>
            <w:pStyle w:val="ListParagraph"/>
            <w:numPr>
              <w:numId w:val="10"/>
            </w:numPr>
            <w:ind w:left="720" w:hanging="360"/>
          </w:pPr>
        </w:pPrChange>
      </w:pPr>
      <w:del w:id="2744" w:author="Villaverde, Alfredo" w:date="2022-03-10T13:13:00Z">
        <w:r w:rsidRPr="000A165C" w:rsidDel="00F44063">
          <w:rPr>
            <w:rFonts w:ascii="Verdana" w:hAnsi="Verdana"/>
            <w:rPrChange w:id="2745" w:author="Aarti Joshi" w:date="2022-06-22T10:15:00Z">
              <w:rPr/>
            </w:rPrChange>
          </w:rPr>
          <w:delText xml:space="preserve">Customers who add items to their cart and do not complete their order. </w:delText>
        </w:r>
        <w:bookmarkStart w:id="2746" w:name="_Toc97814084"/>
        <w:bookmarkStart w:id="2747" w:name="_Toc97814843"/>
        <w:bookmarkStart w:id="2748" w:name="_Toc97815095"/>
        <w:bookmarkStart w:id="2749" w:name="_Toc97815226"/>
        <w:bookmarkStart w:id="2750" w:name="_Toc97816090"/>
        <w:bookmarkStart w:id="2751" w:name="_Toc97816679"/>
        <w:bookmarkStart w:id="2752" w:name="_Toc103766439"/>
        <w:bookmarkStart w:id="2753" w:name="_Toc103766518"/>
        <w:bookmarkStart w:id="2754" w:name="_Toc103768537"/>
        <w:bookmarkStart w:id="2755" w:name="_Toc103768616"/>
        <w:bookmarkStart w:id="2756" w:name="_Toc103768695"/>
        <w:bookmarkStart w:id="2757" w:name="_Toc103768774"/>
        <w:bookmarkStart w:id="2758" w:name="_Toc103768868"/>
        <w:bookmarkStart w:id="2759" w:name="_Toc103769026"/>
        <w:bookmarkStart w:id="2760" w:name="_Toc103769105"/>
        <w:bookmarkStart w:id="2761" w:name="_Toc103769184"/>
        <w:bookmarkStart w:id="2762" w:name="_Toc103769263"/>
        <w:bookmarkStart w:id="2763" w:name="_Toc103769342"/>
        <w:bookmarkStart w:id="2764" w:name="_Toc103769436"/>
        <w:bookmarkStart w:id="2765" w:name="_Toc103769515"/>
        <w:bookmarkStart w:id="2766" w:name="_Toc103769594"/>
        <w:bookmarkStart w:id="2767" w:name="_Toc103769674"/>
        <w:bookmarkStart w:id="2768" w:name="_Toc103769750"/>
        <w:bookmarkStart w:id="2769" w:name="_Toc10376982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del>
    </w:p>
    <w:p w14:paraId="4C0E950B" w14:textId="5C6903F2" w:rsidR="00AB117F" w:rsidRPr="000A165C" w:rsidDel="00F44063" w:rsidRDefault="00AB117F">
      <w:pPr>
        <w:pStyle w:val="Heading1"/>
        <w:rPr>
          <w:del w:id="2770" w:author="Villaverde, Alfredo" w:date="2022-03-10T13:13:00Z"/>
          <w:rFonts w:ascii="Verdana" w:hAnsi="Verdana"/>
          <w:rPrChange w:id="2771" w:author="Aarti Joshi" w:date="2022-06-22T10:15:00Z">
            <w:rPr>
              <w:del w:id="2772" w:author="Villaverde, Alfredo" w:date="2022-03-10T13:13:00Z"/>
            </w:rPr>
          </w:rPrChange>
        </w:rPr>
        <w:pPrChange w:id="2773" w:author="Aarti Joshi" w:date="2022-09-06T12:14:00Z">
          <w:pPr>
            <w:pStyle w:val="ListParagraph"/>
            <w:numPr>
              <w:ilvl w:val="1"/>
              <w:numId w:val="10"/>
            </w:numPr>
            <w:ind w:left="1440" w:hanging="360"/>
          </w:pPr>
        </w:pPrChange>
      </w:pPr>
      <w:del w:id="2774" w:author="Villaverde, Alfredo" w:date="2022-03-10T13:13:00Z">
        <w:r w:rsidRPr="000A165C" w:rsidDel="00F44063">
          <w:rPr>
            <w:rFonts w:ascii="Verdana" w:hAnsi="Verdana"/>
            <w:rPrChange w:id="2775" w:author="Aarti Joshi" w:date="2022-06-22T10:15:00Z">
              <w:rPr/>
            </w:rPrChange>
          </w:rPr>
          <w:delText xml:space="preserve">These customers will be asked to select their shipping dates again even if they had selected them previously and even if it was within that day.  Since the time of day and the day of the week are critical to displaying the appropriate shipping days; these days will be refreshed when the customer revisits the site and proceeds to check out. </w:delText>
        </w:r>
        <w:bookmarkStart w:id="2776" w:name="_Toc97814085"/>
        <w:bookmarkStart w:id="2777" w:name="_Toc97814844"/>
        <w:bookmarkStart w:id="2778" w:name="_Toc97815096"/>
        <w:bookmarkStart w:id="2779" w:name="_Toc97815227"/>
        <w:bookmarkStart w:id="2780" w:name="_Toc97816091"/>
        <w:bookmarkStart w:id="2781" w:name="_Toc97816680"/>
        <w:bookmarkStart w:id="2782" w:name="_Toc103766440"/>
        <w:bookmarkStart w:id="2783" w:name="_Toc103766519"/>
        <w:bookmarkStart w:id="2784" w:name="_Toc103768538"/>
        <w:bookmarkStart w:id="2785" w:name="_Toc103768617"/>
        <w:bookmarkStart w:id="2786" w:name="_Toc103768696"/>
        <w:bookmarkStart w:id="2787" w:name="_Toc103768775"/>
        <w:bookmarkStart w:id="2788" w:name="_Toc103768869"/>
        <w:bookmarkStart w:id="2789" w:name="_Toc103769027"/>
        <w:bookmarkStart w:id="2790" w:name="_Toc103769106"/>
        <w:bookmarkStart w:id="2791" w:name="_Toc103769185"/>
        <w:bookmarkStart w:id="2792" w:name="_Toc103769264"/>
        <w:bookmarkStart w:id="2793" w:name="_Toc103769343"/>
        <w:bookmarkStart w:id="2794" w:name="_Toc103769437"/>
        <w:bookmarkStart w:id="2795" w:name="_Toc103769516"/>
        <w:bookmarkStart w:id="2796" w:name="_Toc103769595"/>
        <w:bookmarkStart w:id="2797" w:name="_Toc103769675"/>
        <w:bookmarkStart w:id="2798" w:name="_Toc103769751"/>
        <w:bookmarkStart w:id="2799" w:name="_Toc103769826"/>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del>
    </w:p>
    <w:p w14:paraId="2315F37C" w14:textId="5227EA2C" w:rsidR="00AB117F" w:rsidRPr="000A165C" w:rsidDel="00F44063" w:rsidRDefault="00CC239F">
      <w:pPr>
        <w:pStyle w:val="Heading1"/>
        <w:rPr>
          <w:ins w:id="2800" w:author="Bertorelli, Yvonne A" w:date="2021-11-02T14:29:00Z"/>
          <w:del w:id="2801" w:author="Villaverde, Alfredo" w:date="2022-03-10T13:13:00Z"/>
          <w:rFonts w:ascii="Verdana" w:hAnsi="Verdana"/>
          <w:rPrChange w:id="2802" w:author="Aarti Joshi" w:date="2022-06-22T10:15:00Z">
            <w:rPr>
              <w:ins w:id="2803" w:author="Bertorelli, Yvonne A" w:date="2021-11-02T14:29:00Z"/>
              <w:del w:id="2804" w:author="Villaverde, Alfredo" w:date="2022-03-10T13:13:00Z"/>
            </w:rPr>
          </w:rPrChange>
        </w:rPr>
        <w:pPrChange w:id="2805" w:author="Aarti Joshi" w:date="2022-09-06T12:14:00Z">
          <w:pPr>
            <w:pStyle w:val="ListParagraph"/>
            <w:numPr>
              <w:numId w:val="10"/>
            </w:numPr>
            <w:ind w:left="720" w:hanging="360"/>
          </w:pPr>
        </w:pPrChange>
      </w:pPr>
      <w:del w:id="2806" w:author="Villaverde, Alfredo" w:date="2022-03-10T13:13:00Z">
        <w:r w:rsidRPr="000A165C" w:rsidDel="00F44063">
          <w:rPr>
            <w:rFonts w:ascii="Verdana" w:hAnsi="Verdana"/>
            <w:rPrChange w:id="2807" w:author="Aarti Joshi" w:date="2022-06-22T10:15:00Z">
              <w:rPr/>
            </w:rPrChange>
          </w:rPr>
          <w:delText xml:space="preserve">Customer is not using Wish List or Request for Quote, so these scenarios are excluded from consideration. </w:delText>
        </w:r>
      </w:del>
      <w:bookmarkStart w:id="2808" w:name="_Toc97814086"/>
      <w:bookmarkStart w:id="2809" w:name="_Toc97814845"/>
      <w:bookmarkStart w:id="2810" w:name="_Toc97815097"/>
      <w:bookmarkStart w:id="2811" w:name="_Toc97815228"/>
      <w:bookmarkStart w:id="2812" w:name="_Toc97816092"/>
      <w:bookmarkStart w:id="2813" w:name="_Toc97816681"/>
      <w:bookmarkStart w:id="2814" w:name="_Toc103766441"/>
      <w:bookmarkStart w:id="2815" w:name="_Toc103766520"/>
      <w:bookmarkStart w:id="2816" w:name="_Toc103768539"/>
      <w:bookmarkStart w:id="2817" w:name="_Toc103768618"/>
      <w:bookmarkStart w:id="2818" w:name="_Toc103768697"/>
      <w:bookmarkStart w:id="2819" w:name="_Toc103768776"/>
      <w:bookmarkStart w:id="2820" w:name="_Toc103768870"/>
      <w:bookmarkStart w:id="2821" w:name="_Toc103769028"/>
      <w:bookmarkStart w:id="2822" w:name="_Toc103769107"/>
      <w:bookmarkStart w:id="2823" w:name="_Toc103769186"/>
      <w:bookmarkStart w:id="2824" w:name="_Toc103769265"/>
      <w:bookmarkStart w:id="2825" w:name="_Toc103769344"/>
      <w:bookmarkStart w:id="2826" w:name="_Toc103769438"/>
      <w:bookmarkStart w:id="2827" w:name="_Toc103769517"/>
      <w:bookmarkStart w:id="2828" w:name="_Toc103769596"/>
      <w:bookmarkStart w:id="2829" w:name="_Toc103769676"/>
      <w:bookmarkStart w:id="2830" w:name="_Toc103769752"/>
      <w:bookmarkStart w:id="2831" w:name="_Toc10376982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p>
    <w:p w14:paraId="25CE9F1C" w14:textId="7CAE510B" w:rsidR="006E6617" w:rsidRPr="000A165C" w:rsidDel="00F44063" w:rsidRDefault="006E6617">
      <w:pPr>
        <w:pStyle w:val="Heading1"/>
        <w:rPr>
          <w:del w:id="2832" w:author="Villaverde, Alfredo" w:date="2022-03-10T13:13:00Z"/>
          <w:rFonts w:ascii="Verdana" w:hAnsi="Verdana"/>
          <w:rPrChange w:id="2833" w:author="Aarti Joshi" w:date="2022-06-22T10:15:00Z">
            <w:rPr>
              <w:del w:id="2834" w:author="Villaverde, Alfredo" w:date="2022-03-10T13:13:00Z"/>
            </w:rPr>
          </w:rPrChange>
        </w:rPr>
        <w:pPrChange w:id="2835" w:author="Aarti Joshi" w:date="2022-09-06T12:14:00Z">
          <w:pPr>
            <w:pStyle w:val="ListParagraph"/>
            <w:numPr>
              <w:numId w:val="10"/>
            </w:numPr>
            <w:ind w:left="720" w:hanging="360"/>
          </w:pPr>
        </w:pPrChange>
      </w:pPr>
      <w:ins w:id="2836" w:author="Bertorelli, Yvonne A" w:date="2021-11-02T14:29:00Z">
        <w:del w:id="2837" w:author="Villaverde, Alfredo" w:date="2022-03-10T13:13:00Z">
          <w:r w:rsidRPr="000A165C" w:rsidDel="00F44063">
            <w:rPr>
              <w:rFonts w:ascii="Verdana" w:hAnsi="Verdana"/>
              <w:rPrChange w:id="2838" w:author="Aarti Joshi" w:date="2022-06-22T10:15:00Z">
                <w:rPr/>
              </w:rPrChange>
            </w:rPr>
            <w:delText xml:space="preserve">If Request for Quote is used via the </w:delText>
          </w:r>
        </w:del>
      </w:ins>
      <w:ins w:id="2839" w:author="Bertorelli, Yvonne A" w:date="2021-11-02T14:30:00Z">
        <w:del w:id="2840" w:author="Villaverde, Alfredo" w:date="2022-03-10T13:13:00Z">
          <w:r w:rsidRPr="000A165C" w:rsidDel="00F44063">
            <w:rPr>
              <w:rFonts w:ascii="Verdana" w:hAnsi="Verdana"/>
              <w:rPrChange w:id="2841" w:author="Aarti Joshi" w:date="2022-06-22T10:15:00Z">
                <w:rPr/>
              </w:rPrChange>
            </w:rPr>
            <w:delText>site,</w:delText>
          </w:r>
        </w:del>
      </w:ins>
      <w:ins w:id="2842" w:author="Bertorelli, Yvonne A" w:date="2021-11-02T14:29:00Z">
        <w:del w:id="2843" w:author="Villaverde, Alfredo" w:date="2022-03-10T13:13:00Z">
          <w:r w:rsidRPr="000A165C" w:rsidDel="00F44063">
            <w:rPr>
              <w:rFonts w:ascii="Verdana" w:hAnsi="Verdana"/>
              <w:rPrChange w:id="2844" w:author="Aarti Joshi" w:date="2022-06-22T10:15:00Z">
                <w:rPr/>
              </w:rPrChange>
            </w:rPr>
            <w:delText xml:space="preserve"> the Quote to Sales order process will not in</w:delText>
          </w:r>
        </w:del>
      </w:ins>
      <w:ins w:id="2845" w:author="Bertorelli, Yvonne A" w:date="2021-11-02T14:30:00Z">
        <w:del w:id="2846" w:author="Villaverde, Alfredo" w:date="2022-03-10T13:13:00Z">
          <w:r w:rsidRPr="000A165C" w:rsidDel="00F44063">
            <w:rPr>
              <w:rFonts w:ascii="Verdana" w:hAnsi="Verdana"/>
              <w:rPrChange w:id="2847" w:author="Aarti Joshi" w:date="2022-06-22T10:15:00Z">
                <w:rPr/>
              </w:rPrChange>
            </w:rPr>
            <w:delText>clude any of this customization. Quotes should be updated with the appropriate dates and shipping cost before the customer can convert to a sales order.</w:delText>
          </w:r>
        </w:del>
      </w:ins>
      <w:bookmarkStart w:id="2848" w:name="_Toc97814087"/>
      <w:bookmarkStart w:id="2849" w:name="_Toc97814846"/>
      <w:bookmarkStart w:id="2850" w:name="_Toc97815098"/>
      <w:bookmarkStart w:id="2851" w:name="_Toc97815229"/>
      <w:bookmarkStart w:id="2852" w:name="_Toc97816093"/>
      <w:bookmarkStart w:id="2853" w:name="_Toc97816682"/>
      <w:bookmarkStart w:id="2854" w:name="_Toc103766442"/>
      <w:bookmarkStart w:id="2855" w:name="_Toc103766521"/>
      <w:bookmarkStart w:id="2856" w:name="_Toc103768540"/>
      <w:bookmarkStart w:id="2857" w:name="_Toc103768619"/>
      <w:bookmarkStart w:id="2858" w:name="_Toc103768698"/>
      <w:bookmarkStart w:id="2859" w:name="_Toc103768777"/>
      <w:bookmarkStart w:id="2860" w:name="_Toc103768871"/>
      <w:bookmarkStart w:id="2861" w:name="_Toc103769029"/>
      <w:bookmarkStart w:id="2862" w:name="_Toc103769108"/>
      <w:bookmarkStart w:id="2863" w:name="_Toc103769187"/>
      <w:bookmarkStart w:id="2864" w:name="_Toc103769266"/>
      <w:bookmarkStart w:id="2865" w:name="_Toc103769345"/>
      <w:bookmarkStart w:id="2866" w:name="_Toc103769439"/>
      <w:bookmarkStart w:id="2867" w:name="_Toc103769518"/>
      <w:bookmarkStart w:id="2868" w:name="_Toc103769597"/>
      <w:bookmarkStart w:id="2869" w:name="_Toc103769677"/>
      <w:bookmarkStart w:id="2870" w:name="_Toc103769753"/>
      <w:bookmarkStart w:id="2871" w:name="_Toc103769828"/>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p>
    <w:p w14:paraId="05B8F631" w14:textId="36910647" w:rsidR="00DE6FC6" w:rsidRPr="000A165C" w:rsidDel="00F44063" w:rsidRDefault="00DE6FC6">
      <w:pPr>
        <w:pStyle w:val="Heading1"/>
        <w:rPr>
          <w:del w:id="2872" w:author="Villaverde, Alfredo" w:date="2022-03-10T13:13:00Z"/>
          <w:rFonts w:ascii="Verdana" w:hAnsi="Verdana"/>
          <w:rPrChange w:id="2873" w:author="Aarti Joshi" w:date="2022-06-22T10:15:00Z">
            <w:rPr>
              <w:del w:id="2874" w:author="Villaverde, Alfredo" w:date="2022-03-10T13:13:00Z"/>
            </w:rPr>
          </w:rPrChange>
        </w:rPr>
        <w:pPrChange w:id="2875" w:author="Aarti Joshi" w:date="2022-09-06T12:14:00Z">
          <w:pPr>
            <w:pStyle w:val="ListParagraph"/>
            <w:numPr>
              <w:numId w:val="10"/>
            </w:numPr>
            <w:ind w:left="720" w:hanging="360"/>
          </w:pPr>
        </w:pPrChange>
      </w:pPr>
      <w:del w:id="2876" w:author="Villaverde, Alfredo" w:date="2022-03-10T13:13:00Z">
        <w:r w:rsidRPr="000A165C" w:rsidDel="00F44063">
          <w:rPr>
            <w:rFonts w:ascii="Verdana" w:hAnsi="Verdana"/>
            <w:rPrChange w:id="2877" w:author="Aarti Joshi" w:date="2022-06-22T10:15:00Z">
              <w:rPr/>
            </w:rPrChange>
          </w:rPr>
          <w:delText xml:space="preserve">Need confirmation on the sales order form that will be used for eCommerce orders so the expected ship date can be set to display at the line level. </w:delText>
        </w:r>
        <w:bookmarkStart w:id="2878" w:name="_Toc97814088"/>
        <w:bookmarkStart w:id="2879" w:name="_Toc97814847"/>
        <w:bookmarkStart w:id="2880" w:name="_Toc97815099"/>
        <w:bookmarkStart w:id="2881" w:name="_Toc97815230"/>
        <w:bookmarkStart w:id="2882" w:name="_Toc97816094"/>
        <w:bookmarkStart w:id="2883" w:name="_Toc97816683"/>
        <w:bookmarkStart w:id="2884" w:name="_Toc103766443"/>
        <w:bookmarkStart w:id="2885" w:name="_Toc103766522"/>
        <w:bookmarkStart w:id="2886" w:name="_Toc103768541"/>
        <w:bookmarkStart w:id="2887" w:name="_Toc103768620"/>
        <w:bookmarkStart w:id="2888" w:name="_Toc103768699"/>
        <w:bookmarkStart w:id="2889" w:name="_Toc103768778"/>
        <w:bookmarkStart w:id="2890" w:name="_Toc103768872"/>
        <w:bookmarkStart w:id="2891" w:name="_Toc103769030"/>
        <w:bookmarkStart w:id="2892" w:name="_Toc103769109"/>
        <w:bookmarkStart w:id="2893" w:name="_Toc103769188"/>
        <w:bookmarkStart w:id="2894" w:name="_Toc103769267"/>
        <w:bookmarkStart w:id="2895" w:name="_Toc103769346"/>
        <w:bookmarkStart w:id="2896" w:name="_Toc103769440"/>
        <w:bookmarkStart w:id="2897" w:name="_Toc103769519"/>
        <w:bookmarkStart w:id="2898" w:name="_Toc103769598"/>
        <w:bookmarkStart w:id="2899" w:name="_Toc103769678"/>
        <w:bookmarkStart w:id="2900" w:name="_Toc103769754"/>
        <w:bookmarkStart w:id="2901" w:name="_Toc103769829"/>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del>
    </w:p>
    <w:p w14:paraId="50876DEE" w14:textId="0D0EC189" w:rsidR="00EB241B" w:rsidRPr="000A165C" w:rsidDel="00F44063" w:rsidRDefault="00EB241B">
      <w:pPr>
        <w:pStyle w:val="Heading1"/>
        <w:rPr>
          <w:del w:id="2902" w:author="Villaverde, Alfredo" w:date="2022-03-10T13:13:00Z"/>
          <w:rFonts w:ascii="Verdana" w:hAnsi="Verdana"/>
          <w:rPrChange w:id="2903" w:author="Aarti Joshi" w:date="2022-06-22T10:15:00Z">
            <w:rPr>
              <w:del w:id="2904" w:author="Villaverde, Alfredo" w:date="2022-03-10T13:13:00Z"/>
            </w:rPr>
          </w:rPrChange>
        </w:rPr>
        <w:pPrChange w:id="2905" w:author="Aarti Joshi" w:date="2022-09-06T12:14:00Z">
          <w:pPr>
            <w:pStyle w:val="ListParagraph"/>
            <w:numPr>
              <w:numId w:val="10"/>
            </w:numPr>
            <w:ind w:left="720" w:hanging="360"/>
          </w:pPr>
        </w:pPrChange>
      </w:pPr>
      <w:del w:id="2906" w:author="Villaverde, Alfredo" w:date="2022-03-10T13:13:00Z">
        <w:r w:rsidRPr="000A165C" w:rsidDel="00F44063">
          <w:rPr>
            <w:rFonts w:ascii="Verdana" w:hAnsi="Verdana"/>
            <w:rPrChange w:id="2907" w:author="Aarti Joshi" w:date="2022-06-22T10:15:00Z">
              <w:rPr/>
            </w:rPrChange>
          </w:rPr>
          <w:delText>Need confirmation on sales order default location as it is currently set to a location that is not for the Tissue subsidiary and as a result no sales orders can be submitted.</w:delText>
        </w:r>
        <w:bookmarkStart w:id="2908" w:name="_Toc97814089"/>
        <w:bookmarkStart w:id="2909" w:name="_Toc97814848"/>
        <w:bookmarkStart w:id="2910" w:name="_Toc97815100"/>
        <w:bookmarkStart w:id="2911" w:name="_Toc97815231"/>
        <w:bookmarkStart w:id="2912" w:name="_Toc97816095"/>
        <w:bookmarkStart w:id="2913" w:name="_Toc97816684"/>
        <w:bookmarkStart w:id="2914" w:name="_Toc103766444"/>
        <w:bookmarkStart w:id="2915" w:name="_Toc103766523"/>
        <w:bookmarkStart w:id="2916" w:name="_Toc103768542"/>
        <w:bookmarkStart w:id="2917" w:name="_Toc103768621"/>
        <w:bookmarkStart w:id="2918" w:name="_Toc103768700"/>
        <w:bookmarkStart w:id="2919" w:name="_Toc103768779"/>
        <w:bookmarkStart w:id="2920" w:name="_Toc103768873"/>
        <w:bookmarkStart w:id="2921" w:name="_Toc103769031"/>
        <w:bookmarkStart w:id="2922" w:name="_Toc103769110"/>
        <w:bookmarkStart w:id="2923" w:name="_Toc103769189"/>
        <w:bookmarkStart w:id="2924" w:name="_Toc103769268"/>
        <w:bookmarkStart w:id="2925" w:name="_Toc103769347"/>
        <w:bookmarkStart w:id="2926" w:name="_Toc103769441"/>
        <w:bookmarkStart w:id="2927" w:name="_Toc103769520"/>
        <w:bookmarkStart w:id="2928" w:name="_Toc103769599"/>
        <w:bookmarkStart w:id="2929" w:name="_Toc103769679"/>
        <w:bookmarkStart w:id="2930" w:name="_Toc103769755"/>
        <w:bookmarkStart w:id="2931" w:name="_Toc103769830"/>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del>
    </w:p>
    <w:p w14:paraId="2DDC4F2A" w14:textId="0A236EA7" w:rsidR="008C2DD2" w:rsidRPr="000A165C" w:rsidDel="00F44063" w:rsidRDefault="008C2DD2">
      <w:pPr>
        <w:pStyle w:val="Heading1"/>
        <w:rPr>
          <w:del w:id="2932" w:author="Villaverde, Alfredo" w:date="2022-03-10T13:13:00Z"/>
          <w:rFonts w:ascii="Verdana" w:hAnsi="Verdana"/>
          <w:rPrChange w:id="2933" w:author="Aarti Joshi" w:date="2022-06-22T10:15:00Z">
            <w:rPr>
              <w:del w:id="2934" w:author="Villaverde, Alfredo" w:date="2022-03-10T13:13:00Z"/>
            </w:rPr>
          </w:rPrChange>
        </w:rPr>
        <w:pPrChange w:id="2935" w:author="Aarti Joshi" w:date="2022-09-06T12:14:00Z">
          <w:pPr/>
        </w:pPrChange>
      </w:pPr>
      <w:bookmarkStart w:id="2936" w:name="_Toc97814090"/>
      <w:bookmarkStart w:id="2937" w:name="_Toc97814849"/>
      <w:bookmarkStart w:id="2938" w:name="_Toc97815101"/>
      <w:bookmarkStart w:id="2939" w:name="_Toc97815232"/>
      <w:bookmarkStart w:id="2940" w:name="_Toc97816096"/>
      <w:bookmarkStart w:id="2941" w:name="_Toc97816685"/>
      <w:bookmarkStart w:id="2942" w:name="_Toc103766445"/>
      <w:bookmarkStart w:id="2943" w:name="_Toc103766524"/>
      <w:bookmarkStart w:id="2944" w:name="_Toc103768543"/>
      <w:bookmarkStart w:id="2945" w:name="_Toc103768622"/>
      <w:bookmarkStart w:id="2946" w:name="_Toc103768701"/>
      <w:bookmarkStart w:id="2947" w:name="_Toc103768780"/>
      <w:bookmarkStart w:id="2948" w:name="_Toc103768874"/>
      <w:bookmarkStart w:id="2949" w:name="_Toc103769032"/>
      <w:bookmarkStart w:id="2950" w:name="_Toc103769111"/>
      <w:bookmarkStart w:id="2951" w:name="_Toc103769190"/>
      <w:bookmarkStart w:id="2952" w:name="_Toc103769269"/>
      <w:bookmarkStart w:id="2953" w:name="_Toc103769348"/>
      <w:bookmarkStart w:id="2954" w:name="_Toc103769442"/>
      <w:bookmarkStart w:id="2955" w:name="_Toc103769521"/>
      <w:bookmarkStart w:id="2956" w:name="_Toc103769600"/>
      <w:bookmarkStart w:id="2957" w:name="_Toc103769680"/>
      <w:bookmarkStart w:id="2958" w:name="_Toc103769756"/>
      <w:bookmarkStart w:id="2959" w:name="_Toc103769831"/>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p>
    <w:p w14:paraId="0D016697" w14:textId="5B48E0ED" w:rsidR="00FE5BEC" w:rsidRPr="000A165C" w:rsidDel="00B27452" w:rsidRDefault="00FE5BEC">
      <w:pPr>
        <w:pStyle w:val="Heading1"/>
        <w:rPr>
          <w:del w:id="2960" w:author="Sebastian Gonzalez" w:date="2022-05-18T12:24:00Z"/>
          <w:rFonts w:ascii="Verdana" w:hAnsi="Verdana"/>
          <w:rPrChange w:id="2961" w:author="Aarti Joshi" w:date="2022-06-22T10:15:00Z">
            <w:rPr>
              <w:del w:id="2962" w:author="Sebastian Gonzalez" w:date="2022-05-18T12:24:00Z"/>
            </w:rPr>
          </w:rPrChange>
        </w:rPr>
      </w:pPr>
      <w:del w:id="2963" w:author="Sebastian Gonzalez" w:date="2022-05-18T12:24:00Z">
        <w:r w:rsidRPr="000A165C" w:rsidDel="00B27452">
          <w:rPr>
            <w:rFonts w:ascii="Verdana" w:hAnsi="Verdana"/>
            <w:rPrChange w:id="2964" w:author="Aarti Joshi" w:date="2022-06-22T10:15:00Z">
              <w:rPr/>
            </w:rPrChange>
          </w:rPr>
          <w:delText>Assumptions</w:delText>
        </w:r>
      </w:del>
      <w:ins w:id="2965" w:author="Villaverde, Alfredo" w:date="2022-03-10T13:13:00Z">
        <w:del w:id="2966" w:author="Sebastian Gonzalez" w:date="2022-05-18T12:24:00Z">
          <w:r w:rsidR="00F44063" w:rsidRPr="000A165C" w:rsidDel="00B27452">
            <w:rPr>
              <w:rFonts w:ascii="Verdana" w:hAnsi="Verdana"/>
              <w:rPrChange w:id="2967" w:author="Aarti Joshi" w:date="2022-06-22T10:15:00Z">
                <w:rPr/>
              </w:rPrChange>
            </w:rPr>
            <w:delText xml:space="preserve">Acceptance </w:delText>
          </w:r>
        </w:del>
      </w:ins>
      <w:ins w:id="2968" w:author="Villaverde, Alfredo" w:date="2022-03-10T13:14:00Z">
        <w:del w:id="2969" w:author="Sebastian Gonzalez" w:date="2022-05-18T12:24:00Z">
          <w:r w:rsidR="00F44063" w:rsidRPr="000A165C" w:rsidDel="00B27452">
            <w:rPr>
              <w:rFonts w:ascii="Verdana" w:hAnsi="Verdana"/>
              <w:rPrChange w:id="2970" w:author="Aarti Joshi" w:date="2022-06-22T10:15:00Z">
                <w:rPr/>
              </w:rPrChange>
            </w:rPr>
            <w:delText>criteria</w:delText>
          </w:r>
        </w:del>
      </w:ins>
      <w:bookmarkStart w:id="2971" w:name="_Toc103769832"/>
      <w:bookmarkEnd w:id="2971"/>
    </w:p>
    <w:p w14:paraId="3FAB67FA" w14:textId="2FD9D42B" w:rsidR="009F0439" w:rsidRPr="000A165C" w:rsidDel="00B27452" w:rsidRDefault="0038123D">
      <w:pPr>
        <w:pStyle w:val="Heading1"/>
        <w:rPr>
          <w:del w:id="2972" w:author="Sebastian Gonzalez" w:date="2022-05-18T12:24:00Z"/>
          <w:rFonts w:ascii="Verdana" w:hAnsi="Verdana"/>
          <w:rPrChange w:id="2973" w:author="Aarti Joshi" w:date="2022-06-22T10:15:00Z">
            <w:rPr>
              <w:del w:id="2974" w:author="Sebastian Gonzalez" w:date="2022-05-18T12:24:00Z"/>
            </w:rPr>
          </w:rPrChange>
        </w:rPr>
      </w:pPr>
      <w:del w:id="2975" w:author="Sebastian Gonzalez" w:date="2022-05-18T12:24:00Z">
        <w:r w:rsidRPr="000A165C" w:rsidDel="00B27452">
          <w:rPr>
            <w:rFonts w:ascii="Verdana" w:hAnsi="Verdana"/>
            <w:rPrChange w:id="2976" w:author="Aarti Joshi" w:date="2022-06-22T10:15:00Z">
              <w:rPr/>
            </w:rPrChange>
          </w:rPr>
          <w:delText>TransnetYX will be responsible for ensure all items are appropriately loaded with the correct shipping days.</w:delText>
        </w:r>
        <w:bookmarkStart w:id="2977" w:name="_Toc97815103"/>
        <w:bookmarkStart w:id="2978" w:name="_Toc97815234"/>
        <w:bookmarkStart w:id="2979" w:name="_Toc97816098"/>
        <w:bookmarkStart w:id="2980" w:name="_Toc97816687"/>
        <w:bookmarkStart w:id="2981" w:name="_Toc103766447"/>
        <w:bookmarkStart w:id="2982" w:name="_Toc103766526"/>
        <w:bookmarkStart w:id="2983" w:name="_Toc103768545"/>
        <w:bookmarkStart w:id="2984" w:name="_Toc103768624"/>
        <w:bookmarkStart w:id="2985" w:name="_Toc103768703"/>
        <w:bookmarkStart w:id="2986" w:name="_Toc103768782"/>
        <w:bookmarkStart w:id="2987" w:name="_Toc103768876"/>
        <w:bookmarkStart w:id="2988" w:name="_Toc103769034"/>
        <w:bookmarkStart w:id="2989" w:name="_Toc103769113"/>
        <w:bookmarkStart w:id="2990" w:name="_Toc103769192"/>
        <w:bookmarkStart w:id="2991" w:name="_Toc103769271"/>
        <w:bookmarkStart w:id="2992" w:name="_Toc103769350"/>
        <w:bookmarkStart w:id="2993" w:name="_Toc103769444"/>
        <w:bookmarkStart w:id="2994" w:name="_Toc103769523"/>
        <w:bookmarkStart w:id="2995" w:name="_Toc103769602"/>
        <w:bookmarkStart w:id="2996" w:name="_Toc103769682"/>
        <w:bookmarkStart w:id="2997" w:name="_Toc103769758"/>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del>
    </w:p>
    <w:p w14:paraId="46B49D6D" w14:textId="66617E1F" w:rsidR="00B27452" w:rsidRPr="000A165C" w:rsidDel="00530F75" w:rsidRDefault="00B27452">
      <w:pPr>
        <w:pStyle w:val="Heading1"/>
        <w:rPr>
          <w:ins w:id="2998" w:author="Sebastian Gonzalez" w:date="2022-05-18T12:24:00Z"/>
          <w:del w:id="2999" w:author="Aarti Joshi" w:date="2022-06-22T11:10:00Z"/>
          <w:rFonts w:ascii="Verdana" w:hAnsi="Verdana"/>
          <w:rPrChange w:id="3000" w:author="Aarti Joshi" w:date="2022-06-22T10:15:00Z">
            <w:rPr>
              <w:ins w:id="3001" w:author="Sebastian Gonzalez" w:date="2022-05-18T12:24:00Z"/>
              <w:del w:id="3002" w:author="Aarti Joshi" w:date="2022-06-22T11:10:00Z"/>
            </w:rPr>
          </w:rPrChange>
        </w:rPr>
        <w:pPrChange w:id="3003" w:author="Aarti Joshi" w:date="2022-09-06T12:14:00Z">
          <w:pPr>
            <w:pStyle w:val="ListParagraph"/>
            <w:numPr>
              <w:numId w:val="7"/>
            </w:numPr>
            <w:ind w:left="720" w:hanging="360"/>
          </w:pPr>
        </w:pPrChange>
      </w:pPr>
    </w:p>
    <w:p w14:paraId="03587FED" w14:textId="71E51794" w:rsidR="007D7B03" w:rsidRPr="000A165C" w:rsidRDefault="007D7B03">
      <w:pPr>
        <w:pStyle w:val="Heading1"/>
        <w:rPr>
          <w:ins w:id="3004" w:author="Sebastian Gonzalez" w:date="2022-05-18T12:26:00Z"/>
          <w:rFonts w:ascii="Verdana" w:hAnsi="Verdana"/>
          <w:rPrChange w:id="3005" w:author="Aarti Joshi" w:date="2022-06-22T10:15:00Z">
            <w:rPr>
              <w:ins w:id="3006" w:author="Sebastian Gonzalez" w:date="2022-05-18T12:26:00Z"/>
              <w:rFonts w:eastAsia="Times New Roman" w:cs="Arial"/>
              <w:color w:val="F96A1B" w:themeColor="accent2"/>
              <w:kern w:val="28"/>
              <w:sz w:val="36"/>
              <w:szCs w:val="36"/>
              <w:lang w:val="en-US"/>
            </w:rPr>
          </w:rPrChange>
        </w:rPr>
        <w:pPrChange w:id="3007" w:author="Aarti Joshi" w:date="2022-09-06T12:14:00Z">
          <w:pPr/>
        </w:pPrChange>
      </w:pPr>
      <w:ins w:id="3008" w:author="Sebastian Gonzalez" w:date="2022-05-18T12:26:00Z">
        <w:del w:id="3009" w:author="Aarti Joshi" w:date="2022-09-06T12:14:00Z">
          <w:r w:rsidRPr="000A165C" w:rsidDel="00930F2B">
            <w:rPr>
              <w:rFonts w:ascii="Verdana" w:hAnsi="Verdana"/>
              <w:rPrChange w:id="3010" w:author="Aarti Joshi" w:date="2022-06-22T10:15:00Z">
                <w:rPr/>
              </w:rPrChange>
            </w:rPr>
            <w:br w:type="page"/>
          </w:r>
        </w:del>
      </w:ins>
    </w:p>
    <w:p w14:paraId="395CE930" w14:textId="1BFA258D" w:rsidR="007D7B03" w:rsidRDefault="007D7B03" w:rsidP="00B27452">
      <w:pPr>
        <w:pStyle w:val="Heading1"/>
        <w:rPr>
          <w:ins w:id="3011" w:author="Aarti Joshi" w:date="2022-10-13T17:37:00Z"/>
          <w:rFonts w:ascii="Verdana" w:hAnsi="Verdana"/>
        </w:rPr>
      </w:pPr>
      <w:bookmarkStart w:id="3012" w:name="_Toc103769944"/>
      <w:ins w:id="3013" w:author="Sebastian Gonzalez" w:date="2022-05-18T12:26:00Z">
        <w:r w:rsidRPr="000A165C">
          <w:rPr>
            <w:rFonts w:ascii="Verdana" w:hAnsi="Verdana"/>
            <w:rPrChange w:id="3014" w:author="Aarti Joshi" w:date="2022-06-22T10:15:00Z">
              <w:rPr/>
            </w:rPrChange>
          </w:rPr>
          <w:t>Acceptance criteria</w:t>
        </w:r>
      </w:ins>
      <w:bookmarkEnd w:id="3012"/>
    </w:p>
    <w:p w14:paraId="23E5CBEC" w14:textId="3A45A69D" w:rsidR="00B255B7" w:rsidRPr="009F0F22" w:rsidRDefault="00B255B7" w:rsidP="00B255B7">
      <w:pPr>
        <w:pStyle w:val="ListParagraph"/>
        <w:numPr>
          <w:ilvl w:val="0"/>
          <w:numId w:val="36"/>
        </w:numPr>
        <w:rPr>
          <w:ins w:id="3015" w:author="Aarti Joshi" w:date="2022-10-13T17:38:00Z"/>
          <w:rFonts w:ascii="Verdana" w:hAnsi="Verdana"/>
          <w:lang w:val="en-US"/>
          <w:rPrChange w:id="3016" w:author="Aarti Joshi" w:date="2022-10-13T17:48:00Z">
            <w:rPr>
              <w:ins w:id="3017" w:author="Aarti Joshi" w:date="2022-10-13T17:38:00Z"/>
              <w:lang w:val="en-US"/>
            </w:rPr>
          </w:rPrChange>
        </w:rPr>
      </w:pPr>
      <w:ins w:id="3018" w:author="Aarti Joshi" w:date="2022-10-13T17:37:00Z">
        <w:r w:rsidRPr="009F0F22">
          <w:rPr>
            <w:rFonts w:ascii="Verdana" w:hAnsi="Verdana"/>
            <w:lang w:val="en-US"/>
            <w:rPrChange w:id="3019" w:author="Aarti Joshi" w:date="2022-10-13T17:48:00Z">
              <w:rPr>
                <w:lang w:val="en-US"/>
              </w:rPr>
            </w:rPrChange>
          </w:rPr>
          <w:t xml:space="preserve">It should display the Orca Delivery method when </w:t>
        </w:r>
      </w:ins>
      <w:ins w:id="3020" w:author="Aarti Joshi" w:date="2022-10-13T17:38:00Z">
        <w:r w:rsidRPr="009F0F22">
          <w:rPr>
            <w:rFonts w:ascii="Verdana" w:hAnsi="Verdana"/>
            <w:lang w:val="en-US"/>
            <w:rPrChange w:id="3021" w:author="Aarti Joshi" w:date="2022-10-13T17:48:00Z">
              <w:rPr>
                <w:lang w:val="en-US"/>
              </w:rPr>
            </w:rPrChange>
          </w:rPr>
          <w:t>zip code is existed in record.</w:t>
        </w:r>
      </w:ins>
    </w:p>
    <w:p w14:paraId="2C5B3B1E" w14:textId="3A4E7E55" w:rsidR="00B255B7" w:rsidRPr="009F0F22" w:rsidRDefault="00B255B7" w:rsidP="00B255B7">
      <w:pPr>
        <w:pStyle w:val="ListParagraph"/>
        <w:numPr>
          <w:ilvl w:val="0"/>
          <w:numId w:val="36"/>
        </w:numPr>
        <w:rPr>
          <w:ins w:id="3022" w:author="Aarti Joshi" w:date="2022-10-13T17:38:00Z"/>
          <w:rFonts w:ascii="Verdana" w:hAnsi="Verdana"/>
          <w:lang w:val="en-US"/>
          <w:rPrChange w:id="3023" w:author="Aarti Joshi" w:date="2022-10-13T17:48:00Z">
            <w:rPr>
              <w:ins w:id="3024" w:author="Aarti Joshi" w:date="2022-10-13T17:38:00Z"/>
              <w:lang w:val="en-US"/>
            </w:rPr>
          </w:rPrChange>
        </w:rPr>
      </w:pPr>
      <w:ins w:id="3025" w:author="Aarti Joshi" w:date="2022-10-13T17:38:00Z">
        <w:r w:rsidRPr="009F0F22">
          <w:rPr>
            <w:rFonts w:ascii="Verdana" w:hAnsi="Verdana"/>
            <w:lang w:val="en-US"/>
            <w:rPrChange w:id="3026" w:author="Aarti Joshi" w:date="2022-10-13T17:48:00Z">
              <w:rPr>
                <w:lang w:val="en-US"/>
              </w:rPr>
            </w:rPrChange>
          </w:rPr>
          <w:t xml:space="preserve">It should not display the Orca Delivery method when zip code is not </w:t>
        </w:r>
      </w:ins>
      <w:ins w:id="3027" w:author="Aarti Joshi" w:date="2022-10-13T17:39:00Z">
        <w:r w:rsidRPr="009F0F22">
          <w:rPr>
            <w:rFonts w:ascii="Verdana" w:hAnsi="Verdana"/>
            <w:lang w:val="en-US"/>
            <w:rPrChange w:id="3028" w:author="Aarti Joshi" w:date="2022-10-13T17:48:00Z">
              <w:rPr>
                <w:lang w:val="en-US"/>
              </w:rPr>
            </w:rPrChange>
          </w:rPr>
          <w:t>existed</w:t>
        </w:r>
      </w:ins>
      <w:ins w:id="3029" w:author="Aarti Joshi" w:date="2022-10-13T17:38:00Z">
        <w:r w:rsidRPr="009F0F22">
          <w:rPr>
            <w:rFonts w:ascii="Verdana" w:hAnsi="Verdana"/>
            <w:lang w:val="en-US"/>
            <w:rPrChange w:id="3030" w:author="Aarti Joshi" w:date="2022-10-13T17:48:00Z">
              <w:rPr>
                <w:lang w:val="en-US"/>
              </w:rPr>
            </w:rPrChange>
          </w:rPr>
          <w:t xml:space="preserve"> in record and show warning message.</w:t>
        </w:r>
      </w:ins>
    </w:p>
    <w:p w14:paraId="5DEB19C5" w14:textId="6B679FD3" w:rsidR="00B255B7" w:rsidRPr="009F0F22" w:rsidRDefault="00B255B7" w:rsidP="00E105B7">
      <w:pPr>
        <w:pStyle w:val="ListParagraph"/>
        <w:numPr>
          <w:ilvl w:val="0"/>
          <w:numId w:val="36"/>
        </w:numPr>
        <w:rPr>
          <w:ins w:id="3031" w:author="Aarti Joshi" w:date="2022-10-13T17:39:00Z"/>
          <w:rFonts w:ascii="Verdana" w:hAnsi="Verdana"/>
          <w:lang w:val="en-US"/>
          <w:rPrChange w:id="3032" w:author="Aarti Joshi" w:date="2022-10-13T17:48:00Z">
            <w:rPr>
              <w:ins w:id="3033" w:author="Aarti Joshi" w:date="2022-10-13T17:39:00Z"/>
              <w:lang w:val="en-US"/>
            </w:rPr>
          </w:rPrChange>
        </w:rPr>
      </w:pPr>
      <w:ins w:id="3034" w:author="Aarti Joshi" w:date="2022-10-13T17:39:00Z">
        <w:r w:rsidRPr="009F0F22">
          <w:rPr>
            <w:rFonts w:ascii="Verdana" w:hAnsi="Verdana"/>
            <w:lang w:val="en-US"/>
            <w:rPrChange w:id="3035" w:author="Aarti Joshi" w:date="2022-10-13T17:48:00Z">
              <w:rPr>
                <w:lang w:val="en-US"/>
              </w:rPr>
            </w:rPrChange>
          </w:rPr>
          <w:t>Correct s</w:t>
        </w:r>
      </w:ins>
      <w:ins w:id="3036" w:author="Aarti Joshi" w:date="2022-10-13T17:38:00Z">
        <w:r w:rsidRPr="009F0F22">
          <w:rPr>
            <w:rFonts w:ascii="Verdana" w:hAnsi="Verdana"/>
            <w:lang w:val="en-US"/>
            <w:rPrChange w:id="3037" w:author="Aarti Joshi" w:date="2022-10-13T17:48:00Z">
              <w:rPr>
                <w:lang w:val="en-US"/>
              </w:rPr>
            </w:rPrChange>
          </w:rPr>
          <w:t>hipping cost from custom record will be applied in checkout based on Zip code ente</w:t>
        </w:r>
      </w:ins>
      <w:ins w:id="3038" w:author="Aarti Joshi" w:date="2022-10-13T17:39:00Z">
        <w:r w:rsidRPr="009F0F22">
          <w:rPr>
            <w:rFonts w:ascii="Verdana" w:hAnsi="Verdana"/>
            <w:lang w:val="en-US"/>
            <w:rPrChange w:id="3039" w:author="Aarti Joshi" w:date="2022-10-13T17:48:00Z">
              <w:rPr>
                <w:lang w:val="en-US"/>
              </w:rPr>
            </w:rPrChange>
          </w:rPr>
          <w:t>red in shipping address.</w:t>
        </w:r>
      </w:ins>
    </w:p>
    <w:p w14:paraId="016B5B1E" w14:textId="112F9A40" w:rsidR="00B255B7" w:rsidRPr="009F0F22" w:rsidRDefault="00B255B7" w:rsidP="00E105B7">
      <w:pPr>
        <w:pStyle w:val="ListParagraph"/>
        <w:numPr>
          <w:ilvl w:val="0"/>
          <w:numId w:val="36"/>
        </w:numPr>
        <w:rPr>
          <w:ins w:id="3040" w:author="Aarti Joshi" w:date="2022-10-13T17:39:00Z"/>
          <w:rFonts w:ascii="Verdana" w:hAnsi="Verdana"/>
          <w:lang w:val="en-US"/>
          <w:rPrChange w:id="3041" w:author="Aarti Joshi" w:date="2022-10-13T17:48:00Z">
            <w:rPr>
              <w:ins w:id="3042" w:author="Aarti Joshi" w:date="2022-10-13T17:39:00Z"/>
              <w:lang w:val="en-US"/>
            </w:rPr>
          </w:rPrChange>
        </w:rPr>
      </w:pPr>
      <w:ins w:id="3043" w:author="Aarti Joshi" w:date="2022-10-13T17:39:00Z">
        <w:r w:rsidRPr="009F0F22">
          <w:rPr>
            <w:rFonts w:ascii="Verdana" w:hAnsi="Verdana"/>
            <w:lang w:val="en-US"/>
            <w:rPrChange w:id="3044" w:author="Aarti Joshi" w:date="2022-10-13T17:48:00Z">
              <w:rPr>
                <w:lang w:val="en-US"/>
              </w:rPr>
            </w:rPrChange>
          </w:rPr>
          <w:t>Customer should be able to select other delivery method if Orca delivery method is not available for entered zip code.</w:t>
        </w:r>
      </w:ins>
    </w:p>
    <w:p w14:paraId="6A3D445E" w14:textId="630B665D" w:rsidR="00B255B7" w:rsidRPr="009F0F22" w:rsidRDefault="009F0F22" w:rsidP="00E105B7">
      <w:pPr>
        <w:pStyle w:val="ListParagraph"/>
        <w:numPr>
          <w:ilvl w:val="0"/>
          <w:numId w:val="36"/>
        </w:numPr>
        <w:rPr>
          <w:ins w:id="3045" w:author="Aarti Joshi" w:date="2022-10-13T17:46:00Z"/>
          <w:rFonts w:ascii="Verdana" w:hAnsi="Verdana"/>
          <w:lang w:val="en-US"/>
          <w:rPrChange w:id="3046" w:author="Aarti Joshi" w:date="2022-10-13T17:48:00Z">
            <w:rPr>
              <w:ins w:id="3047" w:author="Aarti Joshi" w:date="2022-10-13T17:46:00Z"/>
              <w:lang w:val="en-US"/>
            </w:rPr>
          </w:rPrChange>
        </w:rPr>
      </w:pPr>
      <w:ins w:id="3048" w:author="Aarti Joshi" w:date="2022-10-13T17:46:00Z">
        <w:r w:rsidRPr="009F0F22">
          <w:rPr>
            <w:rFonts w:ascii="Verdana" w:hAnsi="Verdana"/>
            <w:lang w:val="en-US"/>
            <w:rPrChange w:id="3049" w:author="Aarti Joshi" w:date="2022-10-13T17:48:00Z">
              <w:rPr>
                <w:lang w:val="en-US"/>
              </w:rPr>
            </w:rPrChange>
          </w:rPr>
          <w:t>New Warranty claim section should be displayed.</w:t>
        </w:r>
      </w:ins>
    </w:p>
    <w:p w14:paraId="4762EF3A" w14:textId="0DEE28E9" w:rsidR="009F0F22" w:rsidRPr="009F0F22" w:rsidRDefault="009F0F22" w:rsidP="00E105B7">
      <w:pPr>
        <w:pStyle w:val="ListParagraph"/>
        <w:numPr>
          <w:ilvl w:val="0"/>
          <w:numId w:val="36"/>
        </w:numPr>
        <w:rPr>
          <w:ins w:id="3050" w:author="Aarti Joshi" w:date="2022-10-13T17:46:00Z"/>
          <w:rFonts w:ascii="Verdana" w:hAnsi="Verdana"/>
          <w:lang w:val="en-US"/>
          <w:rPrChange w:id="3051" w:author="Aarti Joshi" w:date="2022-10-13T17:48:00Z">
            <w:rPr>
              <w:ins w:id="3052" w:author="Aarti Joshi" w:date="2022-10-13T17:46:00Z"/>
              <w:lang w:val="en-US"/>
            </w:rPr>
          </w:rPrChange>
        </w:rPr>
      </w:pPr>
      <w:ins w:id="3053" w:author="Aarti Joshi" w:date="2022-10-13T17:46:00Z">
        <w:r w:rsidRPr="009F0F22">
          <w:rPr>
            <w:rFonts w:ascii="Verdana" w:hAnsi="Verdana"/>
            <w:lang w:val="en-US"/>
            <w:rPrChange w:id="3054" w:author="Aarti Joshi" w:date="2022-10-13T17:48:00Z">
              <w:rPr>
                <w:lang w:val="en-US"/>
              </w:rPr>
            </w:rPrChange>
          </w:rPr>
          <w:t>All the required field should be displayed in Warranty claim section.</w:t>
        </w:r>
      </w:ins>
    </w:p>
    <w:p w14:paraId="04A4375C" w14:textId="3FB6FE81" w:rsidR="009F0F22" w:rsidRPr="009F0F22" w:rsidRDefault="009F0F22" w:rsidP="00E105B7">
      <w:pPr>
        <w:pStyle w:val="ListParagraph"/>
        <w:numPr>
          <w:ilvl w:val="0"/>
          <w:numId w:val="36"/>
        </w:numPr>
        <w:rPr>
          <w:ins w:id="3055" w:author="Aarti Joshi" w:date="2022-10-13T17:47:00Z"/>
          <w:rFonts w:ascii="Verdana" w:hAnsi="Verdana"/>
          <w:lang w:val="en-US"/>
          <w:rPrChange w:id="3056" w:author="Aarti Joshi" w:date="2022-10-13T17:48:00Z">
            <w:rPr>
              <w:ins w:id="3057" w:author="Aarti Joshi" w:date="2022-10-13T17:47:00Z"/>
              <w:lang w:val="en-US"/>
            </w:rPr>
          </w:rPrChange>
        </w:rPr>
      </w:pPr>
      <w:ins w:id="3058" w:author="Aarti Joshi" w:date="2022-10-13T17:46:00Z">
        <w:r w:rsidRPr="009F0F22">
          <w:rPr>
            <w:rFonts w:ascii="Verdana" w:hAnsi="Verdana"/>
            <w:lang w:val="en-US"/>
            <w:rPrChange w:id="3059" w:author="Aarti Joshi" w:date="2022-10-13T17:48:00Z">
              <w:rPr>
                <w:lang w:val="en-US"/>
              </w:rPr>
            </w:rPrChange>
          </w:rPr>
          <w:t>Customer should be a</w:t>
        </w:r>
      </w:ins>
      <w:ins w:id="3060" w:author="Aarti Joshi" w:date="2022-10-13T17:47:00Z">
        <w:r w:rsidRPr="009F0F22">
          <w:rPr>
            <w:rFonts w:ascii="Verdana" w:hAnsi="Verdana"/>
            <w:lang w:val="en-US"/>
            <w:rPrChange w:id="3061" w:author="Aarti Joshi" w:date="2022-10-13T17:48:00Z">
              <w:rPr>
                <w:lang w:val="en-US"/>
              </w:rPr>
            </w:rPrChange>
          </w:rPr>
          <w:t>ble to enter all the required field and submit the claims.</w:t>
        </w:r>
      </w:ins>
    </w:p>
    <w:p w14:paraId="6A4E7AB2" w14:textId="51201D15" w:rsidR="009F0F22" w:rsidRPr="009F0F22" w:rsidRDefault="009F0F22">
      <w:pPr>
        <w:pStyle w:val="ListParagraph"/>
        <w:numPr>
          <w:ilvl w:val="0"/>
          <w:numId w:val="36"/>
        </w:numPr>
        <w:rPr>
          <w:ins w:id="3062" w:author="Sebastian Gonzalez" w:date="2022-05-18T12:26:00Z"/>
          <w:rFonts w:ascii="Verdana" w:hAnsi="Verdana"/>
          <w:rPrChange w:id="3063" w:author="Aarti Joshi" w:date="2022-10-13T17:48:00Z">
            <w:rPr>
              <w:ins w:id="3064" w:author="Sebastian Gonzalez" w:date="2022-05-18T12:26:00Z"/>
            </w:rPr>
          </w:rPrChange>
        </w:rPr>
        <w:pPrChange w:id="3065" w:author="Aarti Joshi" w:date="2022-10-13T17:38:00Z">
          <w:pPr>
            <w:pStyle w:val="Heading1"/>
          </w:pPr>
        </w:pPrChange>
      </w:pPr>
      <w:ins w:id="3066" w:author="Aarti Joshi" w:date="2022-10-13T17:47:00Z">
        <w:r w:rsidRPr="009F0F22">
          <w:rPr>
            <w:rFonts w:ascii="Verdana" w:hAnsi="Verdana"/>
            <w:lang w:val="en-US"/>
            <w:rPrChange w:id="3067" w:author="Aarti Joshi" w:date="2022-10-13T17:48:00Z">
              <w:rPr/>
            </w:rPrChange>
          </w:rPr>
          <w:t>Warranty claims record information should get sa</w:t>
        </w:r>
      </w:ins>
      <w:ins w:id="3068" w:author="Aarti Joshi" w:date="2022-10-13T17:48:00Z">
        <w:r w:rsidRPr="009F0F22">
          <w:rPr>
            <w:rFonts w:ascii="Verdana" w:hAnsi="Verdana"/>
            <w:lang w:val="en-US"/>
            <w:rPrChange w:id="3069" w:author="Aarti Joshi" w:date="2022-10-13T17:48:00Z">
              <w:rPr/>
            </w:rPrChange>
          </w:rPr>
          <w:t>ved in Customer record in NetSuite.</w:t>
        </w:r>
      </w:ins>
    </w:p>
    <w:p w14:paraId="785DEE78" w14:textId="347605E1" w:rsidR="007D7B03" w:rsidRPr="000A165C" w:rsidDel="00AE0499" w:rsidRDefault="007D7B03" w:rsidP="007D7B03">
      <w:pPr>
        <w:rPr>
          <w:ins w:id="3070" w:author="Sebastian Gonzalez" w:date="2022-05-18T12:36:00Z"/>
          <w:del w:id="3071" w:author="Aarti Joshi" w:date="2022-09-06T12:10:00Z"/>
          <w:rFonts w:ascii="Verdana" w:hAnsi="Verdana"/>
          <w:b/>
          <w:bCs/>
          <w:color w:val="0070C0"/>
          <w:lang w:val="en-US"/>
          <w:rPrChange w:id="3072" w:author="Aarti Joshi" w:date="2022-06-22T10:15:00Z">
            <w:rPr>
              <w:ins w:id="3073" w:author="Sebastian Gonzalez" w:date="2022-05-18T12:36:00Z"/>
              <w:del w:id="3074" w:author="Aarti Joshi" w:date="2022-09-06T12:10:00Z"/>
              <w:b/>
              <w:bCs/>
              <w:color w:val="0070C0"/>
              <w:lang w:val="en-US"/>
            </w:rPr>
          </w:rPrChange>
        </w:rPr>
      </w:pPr>
      <w:ins w:id="3075" w:author="Sebastian Gonzalez" w:date="2022-05-18T12:26:00Z">
        <w:del w:id="3076" w:author="Aarti Joshi" w:date="2022-09-06T12:10:00Z">
          <w:r w:rsidRPr="000A165C" w:rsidDel="00AE0499">
            <w:rPr>
              <w:rFonts w:ascii="Verdana" w:hAnsi="Verdana"/>
              <w:b/>
              <w:bCs/>
              <w:color w:val="0070C0"/>
              <w:lang w:val="en-US"/>
              <w:rPrChange w:id="3077" w:author="Aarti Joshi" w:date="2022-06-22T10:15:00Z">
                <w:rPr>
                  <w:b/>
                  <w:bCs/>
                  <w:color w:val="0070C0"/>
                  <w:lang w:val="en-US"/>
                </w:rPr>
              </w:rPrChange>
            </w:rPr>
            <w:delText>GUIDELINE FOR THIS SECTION (DELETE TEXT BELOW ONCE THIS SECTION IS COMPLETED)</w:delText>
          </w:r>
        </w:del>
      </w:ins>
    </w:p>
    <w:p w14:paraId="4821995B" w14:textId="34F00649" w:rsidR="008E78C5" w:rsidRPr="000A165C" w:rsidDel="00AE0499" w:rsidRDefault="008E78C5" w:rsidP="007D7B03">
      <w:pPr>
        <w:rPr>
          <w:ins w:id="3078" w:author="Sebastian Gonzalez" w:date="2022-05-18T12:26:00Z"/>
          <w:del w:id="3079" w:author="Aarti Joshi" w:date="2022-09-06T12:10:00Z"/>
          <w:rFonts w:ascii="Verdana" w:hAnsi="Verdana"/>
          <w:lang w:val="en-US"/>
          <w:rPrChange w:id="3080" w:author="Aarti Joshi" w:date="2022-06-22T10:15:00Z">
            <w:rPr>
              <w:ins w:id="3081" w:author="Sebastian Gonzalez" w:date="2022-05-18T12:26:00Z"/>
              <w:del w:id="3082" w:author="Aarti Joshi" w:date="2022-09-06T12:10:00Z"/>
              <w:b/>
              <w:bCs/>
              <w:color w:val="0070C0"/>
              <w:lang w:val="en-US"/>
            </w:rPr>
          </w:rPrChange>
        </w:rPr>
      </w:pPr>
      <w:ins w:id="3083" w:author="Sebastian Gonzalez" w:date="2022-05-18T12:36:00Z">
        <w:del w:id="3084" w:author="Aarti Joshi" w:date="2022-09-06T12:10:00Z">
          <w:r w:rsidRPr="000A165C" w:rsidDel="00AE0499">
            <w:rPr>
              <w:rFonts w:ascii="Verdana" w:hAnsi="Verdana"/>
              <w:lang w:val="en-US"/>
              <w:rPrChange w:id="3085" w:author="Aarti Joshi" w:date="2022-06-22T10:15:00Z">
                <w:rPr>
                  <w:lang w:val="en-US"/>
                </w:rPr>
              </w:rPrChange>
            </w:rPr>
            <w:delText>The below test cases should be executed to determine that the specified requirements have been fulfilled.</w:delText>
          </w:r>
        </w:del>
      </w:ins>
    </w:p>
    <w:p w14:paraId="780834C0" w14:textId="3B362A30" w:rsidR="007D7B03" w:rsidRPr="000A165C" w:rsidDel="00AE0499" w:rsidRDefault="007D7B03" w:rsidP="007D7B03">
      <w:pPr>
        <w:rPr>
          <w:ins w:id="3086" w:author="Sebastian Gonzalez" w:date="2022-05-18T12:26:00Z"/>
          <w:del w:id="3087" w:author="Aarti Joshi" w:date="2022-09-06T12:10:00Z"/>
          <w:rFonts w:ascii="Verdana" w:hAnsi="Verdana"/>
          <w:b/>
          <w:bCs/>
          <w:i/>
          <w:iCs/>
          <w:lang w:val="en-US"/>
          <w:rPrChange w:id="3088" w:author="Aarti Joshi" w:date="2022-06-22T10:15:00Z">
            <w:rPr>
              <w:ins w:id="3089" w:author="Sebastian Gonzalez" w:date="2022-05-18T12:26:00Z"/>
              <w:del w:id="3090" w:author="Aarti Joshi" w:date="2022-09-06T12:10:00Z"/>
              <w:b/>
              <w:bCs/>
              <w:color w:val="0070C0"/>
              <w:lang w:val="en-US"/>
            </w:rPr>
          </w:rPrChange>
        </w:rPr>
      </w:pPr>
      <w:ins w:id="3091" w:author="Sebastian Gonzalez" w:date="2022-05-18T12:26:00Z">
        <w:del w:id="3092" w:author="Aarti Joshi" w:date="2022-09-06T12:10:00Z">
          <w:r w:rsidRPr="000A165C" w:rsidDel="00AE0499">
            <w:rPr>
              <w:rFonts w:ascii="Verdana" w:hAnsi="Verdana"/>
              <w:b/>
              <w:bCs/>
              <w:i/>
              <w:iCs/>
              <w:lang w:val="en-US"/>
              <w:rPrChange w:id="3093" w:author="Aarti Joshi" w:date="2022-06-22T10:15:00Z">
                <w:rPr>
                  <w:b/>
                  <w:bCs/>
                  <w:i/>
                  <w:iCs/>
                  <w:lang w:val="en-US"/>
                </w:rPr>
              </w:rPrChange>
            </w:rPr>
            <w:delText>[This section is mandatory. There is no need to cover all the existing acceptance criteria as that would be close to the QA area, but the main path and border cases must be included. The most important piece of this section is to analyze the border cases or unexpected scenarios to figure out how the solution should behave.]</w:delText>
          </w:r>
        </w:del>
      </w:ins>
    </w:p>
    <w:p w14:paraId="6DDCAE12" w14:textId="3A961975" w:rsidR="007D7B03" w:rsidRPr="000A165C" w:rsidDel="00AE0499" w:rsidRDefault="007D7B03" w:rsidP="007D7B03">
      <w:pPr>
        <w:rPr>
          <w:ins w:id="3094" w:author="Sebastian Gonzalez" w:date="2022-05-18T12:26:00Z"/>
          <w:del w:id="3095" w:author="Aarti Joshi" w:date="2022-09-06T12:10:00Z"/>
          <w:rFonts w:ascii="Verdana" w:hAnsi="Verdana" w:cs="Arial"/>
          <w:i/>
          <w:iCs/>
          <w:sz w:val="21"/>
          <w:szCs w:val="21"/>
          <w:shd w:val="clear" w:color="auto" w:fill="FFFFFF"/>
          <w:rPrChange w:id="3096" w:author="Aarti Joshi" w:date="2022-06-22T10:15:00Z">
            <w:rPr>
              <w:ins w:id="3097" w:author="Sebastian Gonzalez" w:date="2022-05-18T12:26:00Z"/>
              <w:del w:id="3098" w:author="Aarti Joshi" w:date="2022-09-06T12:10:00Z"/>
              <w:rFonts w:cs="Arial"/>
              <w:i/>
              <w:iCs/>
              <w:sz w:val="21"/>
              <w:szCs w:val="21"/>
              <w:shd w:val="clear" w:color="auto" w:fill="FFFFFF"/>
            </w:rPr>
          </w:rPrChange>
        </w:rPr>
      </w:pPr>
      <w:ins w:id="3099" w:author="Sebastian Gonzalez" w:date="2022-05-18T12:26:00Z">
        <w:del w:id="3100" w:author="Aarti Joshi" w:date="2022-09-06T12:10:00Z">
          <w:r w:rsidRPr="000A165C" w:rsidDel="00AE0499">
            <w:rPr>
              <w:rFonts w:ascii="Verdana" w:hAnsi="Verdana" w:cs="Arial"/>
              <w:i/>
              <w:iCs/>
              <w:sz w:val="21"/>
              <w:szCs w:val="21"/>
              <w:shd w:val="clear" w:color="auto" w:fill="FFFFFF"/>
              <w:rPrChange w:id="3101" w:author="Aarti Joshi" w:date="2022-06-22T10:15:00Z">
                <w:rPr>
                  <w:rFonts w:cs="Arial"/>
                  <w:i/>
                  <w:iCs/>
                  <w:sz w:val="21"/>
                  <w:szCs w:val="21"/>
                  <w:shd w:val="clear" w:color="auto" w:fill="FFFFFF"/>
                </w:rPr>
              </w:rPrChange>
            </w:rPr>
            <w:delText>List the different ways each user story created in the business needs section should be tested to satisfy the requirement.</w:delText>
          </w:r>
        </w:del>
      </w:ins>
    </w:p>
    <w:p w14:paraId="460EE059" w14:textId="6FAD94C0" w:rsidR="007D7B03" w:rsidRPr="000A165C" w:rsidDel="00AE0499" w:rsidRDefault="007D7B03" w:rsidP="007D7B03">
      <w:pPr>
        <w:rPr>
          <w:ins w:id="3102" w:author="Sebastian Gonzalez" w:date="2022-05-18T12:26:00Z"/>
          <w:del w:id="3103" w:author="Aarti Joshi" w:date="2022-09-06T12:10:00Z"/>
          <w:rFonts w:ascii="Verdana" w:hAnsi="Verdana" w:cs="Arial"/>
          <w:i/>
          <w:iCs/>
          <w:sz w:val="21"/>
          <w:szCs w:val="21"/>
          <w:shd w:val="clear" w:color="auto" w:fill="FFFFFF"/>
          <w:rPrChange w:id="3104" w:author="Aarti Joshi" w:date="2022-06-22T10:15:00Z">
            <w:rPr>
              <w:ins w:id="3105" w:author="Sebastian Gonzalez" w:date="2022-05-18T12:26:00Z"/>
              <w:del w:id="3106" w:author="Aarti Joshi" w:date="2022-09-06T12:10:00Z"/>
              <w:rFonts w:cs="Arial"/>
              <w:i/>
              <w:iCs/>
              <w:sz w:val="21"/>
              <w:szCs w:val="21"/>
              <w:shd w:val="clear" w:color="auto" w:fill="FFFFFF"/>
            </w:rPr>
          </w:rPrChange>
        </w:rPr>
      </w:pPr>
      <w:ins w:id="3107" w:author="Sebastian Gonzalez" w:date="2022-05-18T12:26:00Z">
        <w:del w:id="3108" w:author="Aarti Joshi" w:date="2022-09-06T12:10:00Z">
          <w:r w:rsidRPr="000A165C" w:rsidDel="00AE0499">
            <w:rPr>
              <w:rFonts w:ascii="Verdana" w:hAnsi="Verdana" w:cs="Arial"/>
              <w:i/>
              <w:iCs/>
              <w:sz w:val="21"/>
              <w:szCs w:val="21"/>
              <w:shd w:val="clear" w:color="auto" w:fill="FFFFFF"/>
              <w:rPrChange w:id="3109" w:author="Aarti Joshi" w:date="2022-06-22T10:15:00Z">
                <w:rPr>
                  <w:rFonts w:cs="Arial"/>
                  <w:i/>
                  <w:iCs/>
                  <w:sz w:val="21"/>
                  <w:szCs w:val="21"/>
                  <w:shd w:val="clear" w:color="auto" w:fill="FFFFFF"/>
                </w:rPr>
              </w:rPrChange>
            </w:rPr>
            <w:delText>For example:</w:delText>
          </w:r>
        </w:del>
      </w:ins>
    </w:p>
    <w:p w14:paraId="43C1A141" w14:textId="3E5E36DE" w:rsidR="007D7B03" w:rsidRPr="000A165C" w:rsidDel="00AE0499" w:rsidRDefault="007D7B03" w:rsidP="007D7B03">
      <w:pPr>
        <w:pStyle w:val="ListParagraph"/>
        <w:numPr>
          <w:ilvl w:val="0"/>
          <w:numId w:val="12"/>
        </w:numPr>
        <w:rPr>
          <w:ins w:id="3110" w:author="Sebastian Gonzalez" w:date="2022-05-18T12:26:00Z"/>
          <w:del w:id="3111" w:author="Aarti Joshi" w:date="2022-09-06T12:10:00Z"/>
          <w:rFonts w:ascii="Verdana" w:hAnsi="Verdana" w:cs="Arial"/>
          <w:i/>
          <w:iCs/>
          <w:sz w:val="21"/>
          <w:szCs w:val="21"/>
          <w:shd w:val="clear" w:color="auto" w:fill="FFFFFF"/>
          <w:rPrChange w:id="3112" w:author="Aarti Joshi" w:date="2022-06-22T10:15:00Z">
            <w:rPr>
              <w:ins w:id="3113" w:author="Sebastian Gonzalez" w:date="2022-05-18T12:26:00Z"/>
              <w:del w:id="3114" w:author="Aarti Joshi" w:date="2022-09-06T12:10:00Z"/>
              <w:rFonts w:cs="Arial"/>
              <w:i/>
              <w:iCs/>
              <w:sz w:val="21"/>
              <w:szCs w:val="21"/>
              <w:shd w:val="clear" w:color="auto" w:fill="FFFFFF"/>
            </w:rPr>
          </w:rPrChange>
        </w:rPr>
      </w:pPr>
      <w:ins w:id="3115" w:author="Sebastian Gonzalez" w:date="2022-05-18T12:26:00Z">
        <w:del w:id="3116" w:author="Aarti Joshi" w:date="2022-09-06T12:10:00Z">
          <w:r w:rsidRPr="000A165C" w:rsidDel="00AE0499">
            <w:rPr>
              <w:rFonts w:ascii="Verdana" w:hAnsi="Verdana" w:cs="Arial"/>
              <w:i/>
              <w:iCs/>
              <w:sz w:val="21"/>
              <w:szCs w:val="21"/>
              <w:shd w:val="clear" w:color="auto" w:fill="FFFFFF"/>
              <w:rPrChange w:id="3117" w:author="Aarti Joshi" w:date="2022-06-22T10:15:00Z">
                <w:rPr>
                  <w:rFonts w:cs="Arial"/>
                  <w:i/>
                  <w:iCs/>
                  <w:sz w:val="21"/>
                  <w:szCs w:val="21"/>
                  <w:shd w:val="clear" w:color="auto" w:fill="FFFFFF"/>
                </w:rPr>
              </w:rPrChange>
            </w:rPr>
            <w:delText>When navigating to the product details page in Desktop, Mobile and Tablet, the SKU# needs to be visible next to the product name and have the same font style, size and color as the product name.</w:delText>
          </w:r>
        </w:del>
      </w:ins>
    </w:p>
    <w:p w14:paraId="1CD57553" w14:textId="27BA7081" w:rsidR="00722948" w:rsidRPr="000A165C" w:rsidDel="00366C7A" w:rsidRDefault="007D7B03">
      <w:pPr>
        <w:pStyle w:val="Heading1"/>
        <w:rPr>
          <w:del w:id="3118" w:author="Aarti Joshi" w:date="2022-06-22T11:16:00Z"/>
          <w:rFonts w:ascii="Verdana" w:hAnsi="Verdana"/>
          <w:rPrChange w:id="3119" w:author="Aarti Joshi" w:date="2022-06-22T10:15:00Z">
            <w:rPr>
              <w:del w:id="3120" w:author="Aarti Joshi" w:date="2022-06-22T11:16:00Z"/>
            </w:rPr>
          </w:rPrChange>
        </w:rPr>
      </w:pPr>
      <w:ins w:id="3121" w:author="Sebastian Gonzalez" w:date="2022-05-18T12:26:00Z">
        <w:del w:id="3122" w:author="Aarti Joshi" w:date="2022-06-22T11:16:00Z">
          <w:r w:rsidRPr="000A165C" w:rsidDel="00366C7A">
            <w:rPr>
              <w:rFonts w:ascii="Verdana" w:hAnsi="Verdana"/>
              <w:b/>
              <w:bCs/>
              <w:color w:val="0070C0"/>
              <w:rPrChange w:id="3123" w:author="Aarti Joshi" w:date="2022-06-22T10:15:00Z">
                <w:rPr>
                  <w:b/>
                  <w:bCs/>
                  <w:color w:val="0070C0"/>
                </w:rPr>
              </w:rPrChange>
            </w:rPr>
            <w:delText>(DELETE TEXT ABOVE ONCE THIS SECTION IS COMPLETED)</w:delText>
          </w:r>
        </w:del>
      </w:ins>
      <w:del w:id="3124" w:author="Aarti Joshi" w:date="2022-06-22T11:16:00Z">
        <w:r w:rsidR="0038123D" w:rsidRPr="000A165C" w:rsidDel="00366C7A">
          <w:rPr>
            <w:rFonts w:ascii="Verdana" w:hAnsi="Verdana"/>
            <w:rPrChange w:id="3125" w:author="Aarti Joshi" w:date="2022-06-22T10:15:00Z">
              <w:rPr/>
            </w:rPrChange>
          </w:rPr>
          <w:delText>TransnetYX understands that any item that is available to ship upon harvest should have the shipping days blank.</w:delText>
        </w:r>
        <w:bookmarkStart w:id="3126" w:name="_Toc97815104"/>
        <w:bookmarkStart w:id="3127" w:name="_Toc97815235"/>
        <w:bookmarkStart w:id="3128" w:name="_Toc97816099"/>
        <w:bookmarkStart w:id="3129" w:name="_Toc97816688"/>
        <w:bookmarkStart w:id="3130" w:name="_Toc103766448"/>
        <w:bookmarkStart w:id="3131" w:name="_Toc103766527"/>
        <w:bookmarkStart w:id="3132" w:name="_Toc103768546"/>
        <w:bookmarkStart w:id="3133" w:name="_Toc103768625"/>
        <w:bookmarkStart w:id="3134" w:name="_Toc103768704"/>
        <w:bookmarkStart w:id="3135" w:name="_Toc103768783"/>
        <w:bookmarkStart w:id="3136" w:name="_Toc103768877"/>
        <w:bookmarkStart w:id="3137" w:name="_Toc103769035"/>
        <w:bookmarkStart w:id="3138" w:name="_Toc103769114"/>
        <w:bookmarkStart w:id="3139" w:name="_Toc103769193"/>
        <w:bookmarkStart w:id="3140" w:name="_Toc103769272"/>
        <w:bookmarkStart w:id="3141" w:name="_Toc103769351"/>
        <w:bookmarkStart w:id="3142" w:name="_Toc103769445"/>
        <w:bookmarkStart w:id="3143" w:name="_Toc103769524"/>
        <w:bookmarkStart w:id="3144" w:name="_Toc103769603"/>
        <w:bookmarkStart w:id="3145" w:name="_Toc103769683"/>
        <w:bookmarkStart w:id="3146" w:name="_Toc103769759"/>
        <w:bookmarkStart w:id="3147" w:name="_Toc103769834"/>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del>
    </w:p>
    <w:p w14:paraId="30BA87A8" w14:textId="65CE42F1" w:rsidR="0038123D" w:rsidRPr="000A165C" w:rsidDel="00366C7A" w:rsidRDefault="0038123D">
      <w:pPr>
        <w:pStyle w:val="Heading1"/>
        <w:rPr>
          <w:del w:id="3148" w:author="Aarti Joshi" w:date="2022-06-22T11:16:00Z"/>
          <w:rFonts w:ascii="Verdana" w:hAnsi="Verdana"/>
          <w:rPrChange w:id="3149" w:author="Aarti Joshi" w:date="2022-06-22T10:15:00Z">
            <w:rPr>
              <w:del w:id="3150" w:author="Aarti Joshi" w:date="2022-06-22T11:16:00Z"/>
            </w:rPr>
          </w:rPrChange>
        </w:rPr>
        <w:pPrChange w:id="3151" w:author="Sebastian Gonzalez" w:date="2022-05-18T12:12:00Z">
          <w:pPr>
            <w:pStyle w:val="ListParagraph"/>
            <w:numPr>
              <w:numId w:val="7"/>
            </w:numPr>
            <w:ind w:left="720" w:hanging="360"/>
          </w:pPr>
        </w:pPrChange>
      </w:pPr>
      <w:del w:id="3152" w:author="Aarti Joshi" w:date="2022-06-22T11:16:00Z">
        <w:r w:rsidRPr="000A165C" w:rsidDel="00366C7A">
          <w:rPr>
            <w:rFonts w:ascii="Verdana" w:hAnsi="Verdana"/>
            <w:rPrChange w:id="3153" w:author="Aarti Joshi" w:date="2022-06-22T10:15:00Z">
              <w:rPr/>
            </w:rPrChange>
          </w:rPr>
          <w:delText>TransnetYX will be responsible for populating the calendar in the configuration record for any days they are closed for business excluding Saturday and Sunday.</w:delText>
        </w:r>
        <w:bookmarkStart w:id="3154" w:name="_Toc97815105"/>
        <w:bookmarkStart w:id="3155" w:name="_Toc97815236"/>
        <w:bookmarkStart w:id="3156" w:name="_Toc97816100"/>
        <w:bookmarkStart w:id="3157" w:name="_Toc97816689"/>
        <w:bookmarkStart w:id="3158" w:name="_Toc103766449"/>
        <w:bookmarkStart w:id="3159" w:name="_Toc103766528"/>
        <w:bookmarkStart w:id="3160" w:name="_Toc103768547"/>
        <w:bookmarkStart w:id="3161" w:name="_Toc103768626"/>
        <w:bookmarkStart w:id="3162" w:name="_Toc103768705"/>
        <w:bookmarkStart w:id="3163" w:name="_Toc103768784"/>
        <w:bookmarkStart w:id="3164" w:name="_Toc103768878"/>
        <w:bookmarkStart w:id="3165" w:name="_Toc103769036"/>
        <w:bookmarkStart w:id="3166" w:name="_Toc103769115"/>
        <w:bookmarkStart w:id="3167" w:name="_Toc103769194"/>
        <w:bookmarkStart w:id="3168" w:name="_Toc103769273"/>
        <w:bookmarkStart w:id="3169" w:name="_Toc103769352"/>
        <w:bookmarkStart w:id="3170" w:name="_Toc103769446"/>
        <w:bookmarkStart w:id="3171" w:name="_Toc103769525"/>
        <w:bookmarkStart w:id="3172" w:name="_Toc103769604"/>
        <w:bookmarkStart w:id="3173" w:name="_Toc103769684"/>
        <w:bookmarkStart w:id="3174" w:name="_Toc103769760"/>
        <w:bookmarkStart w:id="3175" w:name="_Toc103769835"/>
        <w:bookmarkStart w:id="3176" w:name="_Toc103769849"/>
        <w:bookmarkStart w:id="3177" w:name="_Toc10376986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del>
    </w:p>
    <w:p w14:paraId="2C389817" w14:textId="380F8EE7" w:rsidR="0038123D" w:rsidRPr="000A165C" w:rsidDel="00366C7A" w:rsidRDefault="0038123D">
      <w:pPr>
        <w:pStyle w:val="Heading1"/>
        <w:rPr>
          <w:ins w:id="3178" w:author="Bertorelli, Yvonne A" w:date="2021-11-02T14:31:00Z"/>
          <w:del w:id="3179" w:author="Aarti Joshi" w:date="2022-06-22T11:16:00Z"/>
          <w:rFonts w:ascii="Verdana" w:eastAsiaTheme="minorHAnsi" w:hAnsi="Verdana"/>
          <w:rPrChange w:id="3180" w:author="Aarti Joshi" w:date="2022-06-22T10:15:00Z">
            <w:rPr>
              <w:ins w:id="3181" w:author="Bertorelli, Yvonne A" w:date="2021-11-02T14:31:00Z"/>
              <w:del w:id="3182" w:author="Aarti Joshi" w:date="2022-06-22T11:16:00Z"/>
              <w:rFonts w:eastAsia="Times New Roman"/>
              <w:color w:val="0070C0"/>
            </w:rPr>
          </w:rPrChange>
        </w:rPr>
        <w:pPrChange w:id="3183" w:author="Sebastian Gonzalez" w:date="2022-05-18T12:12:00Z">
          <w:pPr>
            <w:pStyle w:val="ListParagraph"/>
            <w:numPr>
              <w:numId w:val="7"/>
            </w:numPr>
            <w:ind w:left="720" w:hanging="360"/>
          </w:pPr>
        </w:pPrChange>
      </w:pPr>
      <w:del w:id="3184" w:author="Aarti Joshi" w:date="2022-06-22T11:16:00Z">
        <w:r w:rsidRPr="000A165C" w:rsidDel="00366C7A">
          <w:rPr>
            <w:rFonts w:ascii="Verdana" w:hAnsi="Verdana"/>
            <w:rPrChange w:id="3185" w:author="Aarti Joshi" w:date="2022-06-22T10:15:00Z">
              <w:rPr/>
            </w:rPrChange>
          </w:rPr>
          <w:delText>All the days off/lead time calculations will be based on the NS server time zone which is PDT.</w:delText>
        </w:r>
      </w:del>
      <w:bookmarkStart w:id="3186" w:name="_Toc97815106"/>
      <w:bookmarkStart w:id="3187" w:name="_Toc97815237"/>
      <w:bookmarkStart w:id="3188" w:name="_Toc97816101"/>
      <w:bookmarkStart w:id="3189" w:name="_Toc97816690"/>
      <w:bookmarkStart w:id="3190" w:name="_Toc103766450"/>
      <w:bookmarkStart w:id="3191" w:name="_Toc103766529"/>
      <w:bookmarkStart w:id="3192" w:name="_Toc103768548"/>
      <w:bookmarkStart w:id="3193" w:name="_Toc103768627"/>
      <w:bookmarkStart w:id="3194" w:name="_Toc103768706"/>
      <w:bookmarkStart w:id="3195" w:name="_Toc103768785"/>
      <w:bookmarkStart w:id="3196" w:name="_Toc103768879"/>
      <w:bookmarkStart w:id="3197" w:name="_Toc103769037"/>
      <w:bookmarkStart w:id="3198" w:name="_Toc103769116"/>
      <w:bookmarkStart w:id="3199" w:name="_Toc103769195"/>
      <w:bookmarkStart w:id="3200" w:name="_Toc103769274"/>
      <w:bookmarkStart w:id="3201" w:name="_Toc103769353"/>
      <w:bookmarkStart w:id="3202" w:name="_Toc103769447"/>
      <w:bookmarkStart w:id="3203" w:name="_Toc103769526"/>
      <w:bookmarkStart w:id="3204" w:name="_Toc103769605"/>
      <w:bookmarkStart w:id="3205" w:name="_Toc103769685"/>
      <w:bookmarkStart w:id="3206" w:name="_Toc103769761"/>
      <w:bookmarkStart w:id="3207" w:name="_Toc103769836"/>
      <w:bookmarkStart w:id="3208" w:name="_Toc103769850"/>
      <w:bookmarkStart w:id="3209" w:name="_Toc103769864"/>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p>
    <w:p w14:paraId="19925B68" w14:textId="6E017E2A" w:rsidR="006E6617" w:rsidRPr="000A165C" w:rsidDel="00366C7A" w:rsidRDefault="006E6617">
      <w:pPr>
        <w:pStyle w:val="Heading1"/>
        <w:rPr>
          <w:del w:id="3210" w:author="Aarti Joshi" w:date="2022-06-22T11:16:00Z"/>
          <w:rFonts w:ascii="Verdana" w:hAnsi="Verdana"/>
          <w:rPrChange w:id="3211" w:author="Aarti Joshi" w:date="2022-06-22T10:15:00Z">
            <w:rPr>
              <w:del w:id="3212" w:author="Aarti Joshi" w:date="2022-06-22T11:16:00Z"/>
            </w:rPr>
          </w:rPrChange>
        </w:rPr>
        <w:pPrChange w:id="3213" w:author="Sebastian Gonzalez" w:date="2022-05-18T12:12:00Z">
          <w:pPr>
            <w:pStyle w:val="ListParagraph"/>
            <w:numPr>
              <w:numId w:val="7"/>
            </w:numPr>
            <w:ind w:left="720" w:hanging="360"/>
          </w:pPr>
        </w:pPrChange>
      </w:pPr>
      <w:ins w:id="3214" w:author="Bertorelli, Yvonne A" w:date="2021-11-02T14:31:00Z">
        <w:del w:id="3215" w:author="Aarti Joshi" w:date="2022-06-22T11:16:00Z">
          <w:r w:rsidRPr="000A165C" w:rsidDel="00366C7A">
            <w:rPr>
              <w:rFonts w:ascii="Verdana" w:hAnsi="Verdana"/>
              <w:rPrChange w:id="3216" w:author="Aarti Joshi" w:date="2022-06-22T10:15:00Z">
                <w:rPr/>
              </w:rPrChange>
            </w:rPr>
            <w:delText>Non shipping dates will be Friday, Saturday and Sunday.</w:delText>
          </w:r>
        </w:del>
      </w:ins>
      <w:bookmarkStart w:id="3217" w:name="_Toc97815107"/>
      <w:bookmarkStart w:id="3218" w:name="_Toc97815238"/>
      <w:bookmarkStart w:id="3219" w:name="_Toc97816102"/>
      <w:bookmarkStart w:id="3220" w:name="_Toc97816691"/>
      <w:bookmarkStart w:id="3221" w:name="_Toc103766451"/>
      <w:bookmarkStart w:id="3222" w:name="_Toc103766530"/>
      <w:bookmarkStart w:id="3223" w:name="_Toc103768549"/>
      <w:bookmarkStart w:id="3224" w:name="_Toc103768628"/>
      <w:bookmarkStart w:id="3225" w:name="_Toc103768707"/>
      <w:bookmarkStart w:id="3226" w:name="_Toc103768786"/>
      <w:bookmarkStart w:id="3227" w:name="_Toc103768880"/>
      <w:bookmarkStart w:id="3228" w:name="_Toc103769038"/>
      <w:bookmarkStart w:id="3229" w:name="_Toc103769117"/>
      <w:bookmarkStart w:id="3230" w:name="_Toc103769196"/>
      <w:bookmarkStart w:id="3231" w:name="_Toc103769275"/>
      <w:bookmarkStart w:id="3232" w:name="_Toc103769354"/>
      <w:bookmarkStart w:id="3233" w:name="_Toc103769448"/>
      <w:bookmarkStart w:id="3234" w:name="_Toc103769527"/>
      <w:bookmarkStart w:id="3235" w:name="_Toc103769606"/>
      <w:bookmarkStart w:id="3236" w:name="_Toc103769686"/>
      <w:bookmarkStart w:id="3237" w:name="_Toc103769762"/>
      <w:bookmarkStart w:id="3238" w:name="_Toc103769837"/>
      <w:bookmarkStart w:id="3239" w:name="_Toc103769851"/>
      <w:bookmarkStart w:id="3240" w:name="_Toc103769865"/>
      <w:bookmarkStart w:id="3241" w:name="_Toc103769877"/>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p>
    <w:p w14:paraId="0DE4B5B7" w14:textId="4A51FDAE" w:rsidR="00FE5BEC" w:rsidRPr="000A165C" w:rsidDel="00366C7A" w:rsidRDefault="00FE5BEC">
      <w:pPr>
        <w:pStyle w:val="Heading1"/>
        <w:rPr>
          <w:ins w:id="3242" w:author="Villaverde, Alfredo" w:date="2022-03-10T14:31:00Z"/>
          <w:del w:id="3243" w:author="Aarti Joshi" w:date="2022-06-22T11:16:00Z"/>
          <w:rFonts w:ascii="Verdana" w:hAnsi="Verdana"/>
          <w:rPrChange w:id="3244" w:author="Aarti Joshi" w:date="2022-06-22T10:15:00Z">
            <w:rPr>
              <w:ins w:id="3245" w:author="Villaverde, Alfredo" w:date="2022-03-10T14:31:00Z"/>
              <w:del w:id="3246" w:author="Aarti Joshi" w:date="2022-06-22T11:16:00Z"/>
            </w:rPr>
          </w:rPrChange>
        </w:rPr>
        <w:pPrChange w:id="3247" w:author="Sebastian Gonzalez" w:date="2022-05-18T12:12:00Z">
          <w:pPr>
            <w:pStyle w:val="Heading1"/>
            <w:numPr>
              <w:numId w:val="0"/>
            </w:numPr>
            <w:ind w:left="0" w:firstLine="0"/>
          </w:pPr>
        </w:pPrChange>
      </w:pPr>
    </w:p>
    <w:p w14:paraId="1D23F1FE" w14:textId="1154B6FA" w:rsidR="0071121C" w:rsidRPr="000A165C" w:rsidDel="00366C7A" w:rsidRDefault="008C7C9A" w:rsidP="0071121C">
      <w:pPr>
        <w:rPr>
          <w:ins w:id="3248" w:author="Villaverde, Alfredo" w:date="2022-03-10T15:01:00Z"/>
          <w:del w:id="3249" w:author="Aarti Joshi" w:date="2022-06-22T11:16:00Z"/>
          <w:rFonts w:ascii="Verdana" w:hAnsi="Verdana"/>
          <w:lang w:val="en-US"/>
          <w:rPrChange w:id="3250" w:author="Aarti Joshi" w:date="2022-06-22T10:15:00Z">
            <w:rPr>
              <w:ins w:id="3251" w:author="Villaverde, Alfredo" w:date="2022-03-10T15:01:00Z"/>
              <w:del w:id="3252" w:author="Aarti Joshi" w:date="2022-06-22T11:16:00Z"/>
              <w:lang w:val="en-US"/>
            </w:rPr>
          </w:rPrChange>
        </w:rPr>
      </w:pPr>
      <w:ins w:id="3253" w:author="Villaverde, Alfredo" w:date="2022-03-10T15:08:00Z">
        <w:del w:id="3254" w:author="Aarti Joshi" w:date="2022-06-22T11:16:00Z">
          <w:r w:rsidRPr="000A165C" w:rsidDel="00366C7A">
            <w:rPr>
              <w:rFonts w:ascii="Verdana" w:hAnsi="Verdana"/>
              <w:lang w:val="en-US"/>
              <w:rPrChange w:id="3255" w:author="Aarti Joshi" w:date="2022-06-22T10:15:00Z">
                <w:rPr>
                  <w:lang w:val="en-US"/>
                </w:rPr>
              </w:rPrChange>
            </w:rPr>
            <w:delText xml:space="preserve">The below test cases should be executed to determine that the </w:delText>
          </w:r>
        </w:del>
      </w:ins>
      <w:ins w:id="3256" w:author="Villaverde, Alfredo" w:date="2022-03-10T15:01:00Z">
        <w:del w:id="3257" w:author="Aarti Joshi" w:date="2022-06-22T11:16:00Z">
          <w:r w:rsidRPr="000A165C" w:rsidDel="00366C7A">
            <w:rPr>
              <w:rFonts w:ascii="Verdana" w:hAnsi="Verdana"/>
              <w:lang w:val="en-US"/>
              <w:rPrChange w:id="3258" w:author="Aarti Joshi" w:date="2022-06-22T10:15:00Z">
                <w:rPr>
                  <w:lang w:val="en-US"/>
                </w:rPr>
              </w:rPrChange>
            </w:rPr>
            <w:delText xml:space="preserve">specified requirements </w:delText>
          </w:r>
        </w:del>
      </w:ins>
      <w:ins w:id="3259" w:author="Villaverde, Alfredo" w:date="2022-03-10T15:08:00Z">
        <w:del w:id="3260" w:author="Aarti Joshi" w:date="2022-06-22T11:16:00Z">
          <w:r w:rsidRPr="000A165C" w:rsidDel="00366C7A">
            <w:rPr>
              <w:rFonts w:ascii="Verdana" w:hAnsi="Verdana"/>
              <w:lang w:val="en-US"/>
              <w:rPrChange w:id="3261" w:author="Aarti Joshi" w:date="2022-06-22T10:15:00Z">
                <w:rPr>
                  <w:lang w:val="en-US"/>
                </w:rPr>
              </w:rPrChange>
            </w:rPr>
            <w:delText>have been</w:delText>
          </w:r>
        </w:del>
      </w:ins>
      <w:ins w:id="3262" w:author="Villaverde, Alfredo" w:date="2022-03-10T15:01:00Z">
        <w:del w:id="3263" w:author="Aarti Joshi" w:date="2022-06-22T11:16:00Z">
          <w:r w:rsidRPr="000A165C" w:rsidDel="00366C7A">
            <w:rPr>
              <w:rFonts w:ascii="Verdana" w:hAnsi="Verdana"/>
              <w:lang w:val="en-US"/>
              <w:rPrChange w:id="3264" w:author="Aarti Joshi" w:date="2022-06-22T10:15:00Z">
                <w:rPr>
                  <w:lang w:val="en-US"/>
                </w:rPr>
              </w:rPrChange>
            </w:rPr>
            <w:delText xml:space="preserve"> fulfilled</w:delText>
          </w:r>
        </w:del>
      </w:ins>
      <w:ins w:id="3265" w:author="Villaverde, Alfredo" w:date="2022-03-10T15:08:00Z">
        <w:del w:id="3266" w:author="Aarti Joshi" w:date="2022-06-22T11:16:00Z">
          <w:r w:rsidRPr="000A165C" w:rsidDel="00366C7A">
            <w:rPr>
              <w:rFonts w:ascii="Verdana" w:hAnsi="Verdana"/>
              <w:lang w:val="en-US"/>
              <w:rPrChange w:id="3267" w:author="Aarti Joshi" w:date="2022-06-22T10:15:00Z">
                <w:rPr>
                  <w:lang w:val="en-US"/>
                </w:rPr>
              </w:rPrChange>
            </w:rPr>
            <w:delText>.</w:delText>
          </w:r>
        </w:del>
      </w:ins>
    </w:p>
    <w:p w14:paraId="3ECC998F" w14:textId="5FF26BD2" w:rsidR="009D54F5" w:rsidRPr="000A165C" w:rsidDel="00366C7A" w:rsidRDefault="008C7C9A" w:rsidP="008C7C9A">
      <w:pPr>
        <w:rPr>
          <w:ins w:id="3268" w:author="Villaverde, Alfredo" w:date="2022-03-10T15:01:00Z"/>
          <w:del w:id="3269" w:author="Aarti Joshi" w:date="2022-06-22T11:16:00Z"/>
          <w:rFonts w:ascii="Verdana" w:hAnsi="Verdana"/>
          <w:b/>
          <w:bCs/>
          <w:color w:val="0070C0"/>
          <w:lang w:val="en-US"/>
          <w:rPrChange w:id="3270" w:author="Aarti Joshi" w:date="2022-06-22T10:15:00Z">
            <w:rPr>
              <w:ins w:id="3271" w:author="Villaverde, Alfredo" w:date="2022-03-10T15:01:00Z"/>
              <w:del w:id="3272" w:author="Aarti Joshi" w:date="2022-06-22T11:16:00Z"/>
              <w:b/>
              <w:bCs/>
              <w:color w:val="0070C0"/>
              <w:lang w:val="en-US"/>
            </w:rPr>
          </w:rPrChange>
        </w:rPr>
      </w:pPr>
      <w:ins w:id="3273" w:author="Villaverde, Alfredo" w:date="2022-03-10T15:01:00Z">
        <w:del w:id="3274" w:author="Aarti Joshi" w:date="2022-06-22T11:16:00Z">
          <w:r w:rsidRPr="000A165C" w:rsidDel="00366C7A">
            <w:rPr>
              <w:rFonts w:ascii="Verdana" w:hAnsi="Verdana"/>
              <w:b/>
              <w:bCs/>
              <w:color w:val="0070C0"/>
              <w:lang w:val="en-US"/>
              <w:rPrChange w:id="3275" w:author="Aarti Joshi" w:date="2022-06-22T10:15:00Z">
                <w:rPr>
                  <w:b/>
                  <w:bCs/>
                  <w:color w:val="0070C0"/>
                  <w:lang w:val="en-US"/>
                </w:rPr>
              </w:rPrChange>
            </w:rPr>
            <w:delText>GUIDELINE FOR THIS SECTION (DELETE TEXT BELOW ONCE THIS SECTION IS COMPLETED)</w:delText>
          </w:r>
        </w:del>
      </w:ins>
    </w:p>
    <w:p w14:paraId="67EF4779" w14:textId="1E42040A" w:rsidR="008C7C9A" w:rsidRPr="000A165C" w:rsidDel="00366C7A" w:rsidRDefault="008C7C9A" w:rsidP="008C7C9A">
      <w:pPr>
        <w:rPr>
          <w:ins w:id="3276" w:author="Villaverde, Alfredo" w:date="2022-03-10T15:01:00Z"/>
          <w:del w:id="3277" w:author="Aarti Joshi" w:date="2022-06-22T11:16:00Z"/>
          <w:rFonts w:ascii="Verdana" w:hAnsi="Verdana" w:cs="Arial"/>
          <w:i/>
          <w:iCs/>
          <w:sz w:val="21"/>
          <w:szCs w:val="21"/>
          <w:shd w:val="clear" w:color="auto" w:fill="FFFFFF"/>
          <w:rPrChange w:id="3278" w:author="Aarti Joshi" w:date="2022-06-22T10:15:00Z">
            <w:rPr>
              <w:ins w:id="3279" w:author="Villaverde, Alfredo" w:date="2022-03-10T15:01:00Z"/>
              <w:del w:id="3280" w:author="Aarti Joshi" w:date="2022-06-22T11:16:00Z"/>
              <w:rFonts w:cs="Arial"/>
              <w:sz w:val="21"/>
              <w:szCs w:val="21"/>
              <w:shd w:val="clear" w:color="auto" w:fill="FFFFFF"/>
            </w:rPr>
          </w:rPrChange>
        </w:rPr>
      </w:pPr>
      <w:ins w:id="3281" w:author="Villaverde, Alfredo" w:date="2022-03-10T15:01:00Z">
        <w:del w:id="3282" w:author="Aarti Joshi" w:date="2022-06-22T11:16:00Z">
          <w:r w:rsidRPr="000A165C" w:rsidDel="00366C7A">
            <w:rPr>
              <w:rFonts w:ascii="Verdana" w:hAnsi="Verdana" w:cs="Arial"/>
              <w:i/>
              <w:iCs/>
              <w:sz w:val="21"/>
              <w:szCs w:val="21"/>
              <w:shd w:val="clear" w:color="auto" w:fill="FFFFFF"/>
              <w:rPrChange w:id="3283" w:author="Aarti Joshi" w:date="2022-06-22T10:15:00Z">
                <w:rPr>
                  <w:rFonts w:cs="Arial"/>
                  <w:sz w:val="21"/>
                  <w:szCs w:val="21"/>
                  <w:shd w:val="clear" w:color="auto" w:fill="FFFFFF"/>
                </w:rPr>
              </w:rPrChange>
            </w:rPr>
            <w:delText xml:space="preserve">List the </w:delText>
          </w:r>
        </w:del>
      </w:ins>
      <w:ins w:id="3284" w:author="Villaverde, Alfredo" w:date="2022-03-10T15:02:00Z">
        <w:del w:id="3285" w:author="Aarti Joshi" w:date="2022-06-22T11:16:00Z">
          <w:r w:rsidRPr="000A165C" w:rsidDel="00366C7A">
            <w:rPr>
              <w:rFonts w:ascii="Verdana" w:hAnsi="Verdana" w:cs="Arial"/>
              <w:i/>
              <w:iCs/>
              <w:sz w:val="21"/>
              <w:szCs w:val="21"/>
              <w:shd w:val="clear" w:color="auto" w:fill="FFFFFF"/>
              <w:rPrChange w:id="3286" w:author="Aarti Joshi" w:date="2022-06-22T10:15:00Z">
                <w:rPr>
                  <w:rFonts w:cs="Arial"/>
                  <w:sz w:val="21"/>
                  <w:szCs w:val="21"/>
                  <w:shd w:val="clear" w:color="auto" w:fill="FFFFFF"/>
                </w:rPr>
              </w:rPrChange>
            </w:rPr>
            <w:delText xml:space="preserve">different </w:delText>
          </w:r>
        </w:del>
      </w:ins>
      <w:ins w:id="3287" w:author="Villaverde, Alfredo" w:date="2022-03-10T15:09:00Z">
        <w:del w:id="3288" w:author="Aarti Joshi" w:date="2022-06-22T11:16:00Z">
          <w:r w:rsidRPr="000A165C" w:rsidDel="00366C7A">
            <w:rPr>
              <w:rFonts w:ascii="Verdana" w:hAnsi="Verdana" w:cs="Arial"/>
              <w:i/>
              <w:iCs/>
              <w:sz w:val="21"/>
              <w:szCs w:val="21"/>
              <w:shd w:val="clear" w:color="auto" w:fill="FFFFFF"/>
              <w:rPrChange w:id="3289" w:author="Aarti Joshi" w:date="2022-06-22T10:15:00Z">
                <w:rPr>
                  <w:rFonts w:cs="Arial"/>
                  <w:sz w:val="21"/>
                  <w:szCs w:val="21"/>
                  <w:shd w:val="clear" w:color="auto" w:fill="FFFFFF"/>
                </w:rPr>
              </w:rPrChange>
            </w:rPr>
            <w:delText xml:space="preserve">ways each user story created in the business needs section should be tested to </w:delText>
          </w:r>
        </w:del>
      </w:ins>
      <w:ins w:id="3290" w:author="Villaverde, Alfredo" w:date="2022-03-10T15:02:00Z">
        <w:del w:id="3291" w:author="Aarti Joshi" w:date="2022-06-22T11:16:00Z">
          <w:r w:rsidRPr="000A165C" w:rsidDel="00366C7A">
            <w:rPr>
              <w:rFonts w:ascii="Verdana" w:hAnsi="Verdana" w:cs="Arial"/>
              <w:i/>
              <w:iCs/>
              <w:sz w:val="21"/>
              <w:szCs w:val="21"/>
              <w:shd w:val="clear" w:color="auto" w:fill="FFFFFF"/>
              <w:rPrChange w:id="3292" w:author="Aarti Joshi" w:date="2022-06-22T10:15:00Z">
                <w:rPr>
                  <w:rFonts w:cs="Arial"/>
                  <w:sz w:val="21"/>
                  <w:szCs w:val="21"/>
                  <w:shd w:val="clear" w:color="auto" w:fill="FFFFFF"/>
                </w:rPr>
              </w:rPrChange>
            </w:rPr>
            <w:delText>satisfy the requirement.</w:delText>
          </w:r>
        </w:del>
      </w:ins>
    </w:p>
    <w:p w14:paraId="6195D867" w14:textId="09BF1EDE" w:rsidR="008C7C9A" w:rsidRPr="000A165C" w:rsidDel="00366C7A" w:rsidRDefault="008C7C9A" w:rsidP="008C7C9A">
      <w:pPr>
        <w:rPr>
          <w:ins w:id="3293" w:author="Villaverde, Alfredo" w:date="2022-03-10T15:01:00Z"/>
          <w:del w:id="3294" w:author="Aarti Joshi" w:date="2022-06-22T11:16:00Z"/>
          <w:rFonts w:ascii="Verdana" w:hAnsi="Verdana" w:cs="Arial"/>
          <w:i/>
          <w:iCs/>
          <w:sz w:val="21"/>
          <w:szCs w:val="21"/>
          <w:shd w:val="clear" w:color="auto" w:fill="FFFFFF"/>
          <w:rPrChange w:id="3295" w:author="Aarti Joshi" w:date="2022-06-22T10:15:00Z">
            <w:rPr>
              <w:ins w:id="3296" w:author="Villaverde, Alfredo" w:date="2022-03-10T15:01:00Z"/>
              <w:del w:id="3297" w:author="Aarti Joshi" w:date="2022-06-22T11:16:00Z"/>
              <w:rFonts w:cs="Arial"/>
              <w:sz w:val="21"/>
              <w:szCs w:val="21"/>
              <w:shd w:val="clear" w:color="auto" w:fill="FFFFFF"/>
            </w:rPr>
          </w:rPrChange>
        </w:rPr>
      </w:pPr>
      <w:ins w:id="3298" w:author="Villaverde, Alfredo" w:date="2022-03-10T15:01:00Z">
        <w:del w:id="3299" w:author="Aarti Joshi" w:date="2022-06-22T11:16:00Z">
          <w:r w:rsidRPr="000A165C" w:rsidDel="00366C7A">
            <w:rPr>
              <w:rFonts w:ascii="Verdana" w:hAnsi="Verdana" w:cs="Arial"/>
              <w:i/>
              <w:iCs/>
              <w:sz w:val="21"/>
              <w:szCs w:val="21"/>
              <w:shd w:val="clear" w:color="auto" w:fill="FFFFFF"/>
              <w:rPrChange w:id="3300" w:author="Aarti Joshi" w:date="2022-06-22T10:15:00Z">
                <w:rPr>
                  <w:rFonts w:cs="Arial"/>
                  <w:sz w:val="21"/>
                  <w:szCs w:val="21"/>
                  <w:shd w:val="clear" w:color="auto" w:fill="FFFFFF"/>
                </w:rPr>
              </w:rPrChange>
            </w:rPr>
            <w:delText>For example:</w:delText>
          </w:r>
        </w:del>
      </w:ins>
    </w:p>
    <w:p w14:paraId="329B1D3C" w14:textId="0FAA2483" w:rsidR="008C7C9A" w:rsidRPr="000A165C" w:rsidDel="00366C7A" w:rsidRDefault="008C7C9A">
      <w:pPr>
        <w:pStyle w:val="ListParagraph"/>
        <w:numPr>
          <w:ilvl w:val="0"/>
          <w:numId w:val="12"/>
        </w:numPr>
        <w:rPr>
          <w:ins w:id="3301" w:author="Villaverde, Alfredo" w:date="2022-03-10T15:01:00Z"/>
          <w:del w:id="3302" w:author="Aarti Joshi" w:date="2022-06-22T11:16:00Z"/>
          <w:rFonts w:ascii="Verdana" w:hAnsi="Verdana" w:cs="Arial"/>
          <w:i/>
          <w:iCs/>
          <w:sz w:val="21"/>
          <w:szCs w:val="21"/>
          <w:shd w:val="clear" w:color="auto" w:fill="FFFFFF"/>
          <w:rPrChange w:id="3303" w:author="Aarti Joshi" w:date="2022-06-22T10:15:00Z">
            <w:rPr>
              <w:ins w:id="3304" w:author="Villaverde, Alfredo" w:date="2022-03-10T15:01:00Z"/>
              <w:del w:id="3305" w:author="Aarti Joshi" w:date="2022-06-22T11:16:00Z"/>
              <w:rFonts w:cs="Arial"/>
              <w:color w:val="0070C0"/>
              <w:sz w:val="21"/>
              <w:szCs w:val="21"/>
              <w:shd w:val="clear" w:color="auto" w:fill="FFFFFF"/>
            </w:rPr>
          </w:rPrChange>
        </w:rPr>
      </w:pPr>
      <w:ins w:id="3306" w:author="Villaverde, Alfredo" w:date="2022-03-10T15:04:00Z">
        <w:del w:id="3307" w:author="Aarti Joshi" w:date="2022-06-22T11:16:00Z">
          <w:r w:rsidRPr="000A165C" w:rsidDel="00366C7A">
            <w:rPr>
              <w:rFonts w:ascii="Verdana" w:hAnsi="Verdana" w:cs="Arial"/>
              <w:i/>
              <w:iCs/>
              <w:sz w:val="21"/>
              <w:szCs w:val="21"/>
              <w:shd w:val="clear" w:color="auto" w:fill="FFFFFF"/>
              <w:rPrChange w:id="3308" w:author="Aarti Joshi" w:date="2022-06-22T10:15:00Z">
                <w:rPr>
                  <w:rFonts w:cs="Arial"/>
                  <w:sz w:val="21"/>
                  <w:szCs w:val="21"/>
                  <w:shd w:val="clear" w:color="auto" w:fill="FFFFFF"/>
                </w:rPr>
              </w:rPrChange>
            </w:rPr>
            <w:delText xml:space="preserve">When navigating to the product details page in Desktop, Mobile and Tablet, the SKU# needs to be </w:delText>
          </w:r>
        </w:del>
      </w:ins>
      <w:ins w:id="3309" w:author="Villaverde, Alfredo" w:date="2022-03-10T15:05:00Z">
        <w:del w:id="3310" w:author="Aarti Joshi" w:date="2022-06-22T11:16:00Z">
          <w:r w:rsidRPr="000A165C" w:rsidDel="00366C7A">
            <w:rPr>
              <w:rFonts w:ascii="Verdana" w:hAnsi="Verdana" w:cs="Arial"/>
              <w:i/>
              <w:iCs/>
              <w:sz w:val="21"/>
              <w:szCs w:val="21"/>
              <w:shd w:val="clear" w:color="auto" w:fill="FFFFFF"/>
              <w:rPrChange w:id="3311" w:author="Aarti Joshi" w:date="2022-06-22T10:15:00Z">
                <w:rPr>
                  <w:rFonts w:cs="Arial"/>
                  <w:sz w:val="21"/>
                  <w:szCs w:val="21"/>
                  <w:shd w:val="clear" w:color="auto" w:fill="FFFFFF"/>
                </w:rPr>
              </w:rPrChange>
            </w:rPr>
            <w:delText xml:space="preserve">visible next to the </w:delText>
          </w:r>
        </w:del>
      </w:ins>
      <w:ins w:id="3312" w:author="Villaverde, Alfredo" w:date="2022-03-10T15:01:00Z">
        <w:del w:id="3313" w:author="Aarti Joshi" w:date="2022-06-22T11:16:00Z">
          <w:r w:rsidRPr="000A165C" w:rsidDel="00366C7A">
            <w:rPr>
              <w:rFonts w:ascii="Verdana" w:hAnsi="Verdana" w:cs="Arial"/>
              <w:i/>
              <w:iCs/>
              <w:sz w:val="21"/>
              <w:szCs w:val="21"/>
              <w:shd w:val="clear" w:color="auto" w:fill="FFFFFF"/>
              <w:rPrChange w:id="3314" w:author="Aarti Joshi" w:date="2022-06-22T10:15:00Z">
                <w:rPr>
                  <w:rFonts w:cs="Arial"/>
                  <w:sz w:val="21"/>
                  <w:szCs w:val="21"/>
                  <w:shd w:val="clear" w:color="auto" w:fill="FFFFFF"/>
                </w:rPr>
              </w:rPrChange>
            </w:rPr>
            <w:delText>product name</w:delText>
          </w:r>
        </w:del>
      </w:ins>
      <w:ins w:id="3315" w:author="Villaverde, Alfredo" w:date="2022-03-10T15:11:00Z">
        <w:del w:id="3316" w:author="Aarti Joshi" w:date="2022-06-22T11:16:00Z">
          <w:r w:rsidR="00706D9F" w:rsidRPr="000A165C" w:rsidDel="00366C7A">
            <w:rPr>
              <w:rFonts w:ascii="Verdana" w:hAnsi="Verdana" w:cs="Arial"/>
              <w:i/>
              <w:iCs/>
              <w:sz w:val="21"/>
              <w:szCs w:val="21"/>
              <w:shd w:val="clear" w:color="auto" w:fill="FFFFFF"/>
              <w:rPrChange w:id="3317" w:author="Aarti Joshi" w:date="2022-06-22T10:15:00Z">
                <w:rPr>
                  <w:rFonts w:cs="Arial"/>
                  <w:sz w:val="21"/>
                  <w:szCs w:val="21"/>
                  <w:shd w:val="clear" w:color="auto" w:fill="FFFFFF"/>
                </w:rPr>
              </w:rPrChange>
            </w:rPr>
            <w:delText xml:space="preserve"> and have </w:delText>
          </w:r>
        </w:del>
      </w:ins>
      <w:ins w:id="3318" w:author="Villaverde, Alfredo" w:date="2022-03-10T15:10:00Z">
        <w:del w:id="3319" w:author="Aarti Joshi" w:date="2022-06-22T11:16:00Z">
          <w:r w:rsidR="00706D9F" w:rsidRPr="000A165C" w:rsidDel="00366C7A">
            <w:rPr>
              <w:rFonts w:ascii="Verdana" w:hAnsi="Verdana" w:cs="Arial"/>
              <w:i/>
              <w:iCs/>
              <w:sz w:val="21"/>
              <w:szCs w:val="21"/>
              <w:shd w:val="clear" w:color="auto" w:fill="FFFFFF"/>
              <w:rPrChange w:id="3320" w:author="Aarti Joshi" w:date="2022-06-22T10:15:00Z">
                <w:rPr>
                  <w:rFonts w:cs="Arial"/>
                  <w:sz w:val="21"/>
                  <w:szCs w:val="21"/>
                  <w:shd w:val="clear" w:color="auto" w:fill="FFFFFF"/>
                </w:rPr>
              </w:rPrChange>
            </w:rPr>
            <w:delText>the same font style, size and color as the product name</w:delText>
          </w:r>
        </w:del>
      </w:ins>
      <w:ins w:id="3321" w:author="Villaverde, Alfredo" w:date="2022-03-10T15:14:00Z">
        <w:del w:id="3322" w:author="Aarti Joshi" w:date="2022-06-22T11:16:00Z">
          <w:r w:rsidR="00042D78" w:rsidRPr="000A165C" w:rsidDel="00366C7A">
            <w:rPr>
              <w:rFonts w:ascii="Verdana" w:hAnsi="Verdana" w:cs="Arial"/>
              <w:i/>
              <w:iCs/>
              <w:sz w:val="21"/>
              <w:szCs w:val="21"/>
              <w:shd w:val="clear" w:color="auto" w:fill="FFFFFF"/>
              <w:rPrChange w:id="3323" w:author="Aarti Joshi" w:date="2022-06-22T10:15:00Z">
                <w:rPr>
                  <w:rFonts w:cs="Arial"/>
                  <w:i/>
                  <w:iCs/>
                  <w:sz w:val="21"/>
                  <w:szCs w:val="21"/>
                  <w:shd w:val="clear" w:color="auto" w:fill="FFFFFF"/>
                </w:rPr>
              </w:rPrChange>
            </w:rPr>
            <w:delText>.</w:delText>
          </w:r>
        </w:del>
      </w:ins>
    </w:p>
    <w:p w14:paraId="1BEF2272" w14:textId="08AD564F" w:rsidR="008C7C9A" w:rsidRPr="000A165C" w:rsidDel="00366C7A" w:rsidRDefault="008C7C9A" w:rsidP="008C7C9A">
      <w:pPr>
        <w:rPr>
          <w:ins w:id="3324" w:author="Villaverde, Alfredo" w:date="2022-03-10T14:31:00Z"/>
          <w:del w:id="3325" w:author="Aarti Joshi" w:date="2022-06-22T11:16:00Z"/>
          <w:rFonts w:ascii="Verdana" w:hAnsi="Verdana"/>
          <w:lang w:val="en-US"/>
          <w:rPrChange w:id="3326" w:author="Aarti Joshi" w:date="2022-06-22T10:15:00Z">
            <w:rPr>
              <w:ins w:id="3327" w:author="Villaverde, Alfredo" w:date="2022-03-10T14:31:00Z"/>
              <w:del w:id="3328" w:author="Aarti Joshi" w:date="2022-06-22T11:16:00Z"/>
              <w:lang w:val="en-US"/>
            </w:rPr>
          </w:rPrChange>
        </w:rPr>
      </w:pPr>
      <w:ins w:id="3329" w:author="Villaverde, Alfredo" w:date="2022-03-10T15:01:00Z">
        <w:del w:id="3330" w:author="Aarti Joshi" w:date="2022-06-22T11:16:00Z">
          <w:r w:rsidRPr="000A165C" w:rsidDel="00366C7A">
            <w:rPr>
              <w:rFonts w:ascii="Verdana" w:hAnsi="Verdana"/>
              <w:b/>
              <w:bCs/>
              <w:color w:val="0070C0"/>
              <w:lang w:val="en-US"/>
              <w:rPrChange w:id="3331" w:author="Aarti Joshi" w:date="2022-06-22T10:15:00Z">
                <w:rPr>
                  <w:b/>
                  <w:bCs/>
                  <w:color w:val="0070C0"/>
                  <w:lang w:val="en-US"/>
                </w:rPr>
              </w:rPrChange>
            </w:rPr>
            <w:delText>(DELETE TEXT ABOVE ONCE THIS SECTION IS COMPLETED)</w:delText>
          </w:r>
        </w:del>
      </w:ins>
    </w:p>
    <w:p w14:paraId="42DEF750" w14:textId="7CD4B79D" w:rsidR="0071121C" w:rsidRPr="000A165C" w:rsidDel="00366C7A" w:rsidRDefault="0071121C">
      <w:pPr>
        <w:rPr>
          <w:del w:id="3332" w:author="Aarti Joshi" w:date="2022-06-22T11:16:00Z"/>
          <w:rFonts w:ascii="Verdana" w:hAnsi="Verdana"/>
          <w:lang w:val="en-US"/>
          <w:rPrChange w:id="3333" w:author="Aarti Joshi" w:date="2022-06-22T10:15:00Z">
            <w:rPr>
              <w:del w:id="3334" w:author="Aarti Joshi" w:date="2022-06-22T11:16:00Z"/>
            </w:rPr>
          </w:rPrChange>
        </w:rPr>
      </w:pPr>
    </w:p>
    <w:p w14:paraId="38B2A422" w14:textId="42F0EF8A" w:rsidR="001B16C8" w:rsidRPr="000A165C" w:rsidDel="00366C7A" w:rsidRDefault="000E2E90">
      <w:pPr>
        <w:rPr>
          <w:del w:id="3335" w:author="Aarti Joshi" w:date="2022-06-22T11:16:00Z"/>
          <w:rFonts w:ascii="Verdana" w:hAnsi="Verdana"/>
          <w:rPrChange w:id="3336" w:author="Aarti Joshi" w:date="2022-06-22T10:15:00Z">
            <w:rPr>
              <w:del w:id="3337" w:author="Aarti Joshi" w:date="2022-06-22T11:16:00Z"/>
            </w:rPr>
          </w:rPrChange>
        </w:rPr>
        <w:pPrChange w:id="3338" w:author="Villaverde, Alfredo" w:date="2022-03-10T15:21:00Z">
          <w:pPr>
            <w:pStyle w:val="Heading1"/>
          </w:pPr>
        </w:pPrChange>
      </w:pPr>
      <w:del w:id="3339" w:author="Aarti Joshi" w:date="2022-06-22T11:16:00Z">
        <w:r w:rsidRPr="000A165C" w:rsidDel="00366C7A">
          <w:rPr>
            <w:rFonts w:ascii="Verdana" w:hAnsi="Verdana"/>
            <w:rPrChange w:id="3340" w:author="Aarti Joshi" w:date="2022-06-22T10:15:00Z">
              <w:rPr/>
            </w:rPrChange>
          </w:rPr>
          <w:delText xml:space="preserve">Sample Test cases </w:delText>
        </w:r>
      </w:del>
    </w:p>
    <w:p w14:paraId="67158FB1" w14:textId="605719DF" w:rsidR="00F3647C" w:rsidRPr="000A165C" w:rsidDel="00366C7A" w:rsidRDefault="009D49A5">
      <w:pPr>
        <w:rPr>
          <w:del w:id="3341" w:author="Aarti Joshi" w:date="2022-06-22T11:16:00Z"/>
          <w:rFonts w:ascii="Verdana" w:hAnsi="Verdana"/>
          <w:rPrChange w:id="3342" w:author="Aarti Joshi" w:date="2022-06-22T10:15:00Z">
            <w:rPr>
              <w:del w:id="3343" w:author="Aarti Joshi" w:date="2022-06-22T11:16:00Z"/>
            </w:rPr>
          </w:rPrChange>
        </w:rPr>
        <w:pPrChange w:id="3344" w:author="Villaverde, Alfredo" w:date="2022-03-10T14:32:00Z">
          <w:pPr>
            <w:pStyle w:val="Heading2"/>
          </w:pPr>
        </w:pPrChange>
      </w:pPr>
      <w:del w:id="3345" w:author="Aarti Joshi" w:date="2022-06-22T11:16:00Z">
        <w:r w:rsidRPr="000A165C" w:rsidDel="00366C7A">
          <w:rPr>
            <w:rFonts w:ascii="Verdana" w:hAnsi="Verdana"/>
            <w:rPrChange w:id="3346" w:author="Aarti Joshi" w:date="2022-06-22T10:15:00Z">
              <w:rPr/>
            </w:rPrChange>
          </w:rPr>
          <w:delText>T</w:delText>
        </w:r>
        <w:r w:rsidR="00F3647C" w:rsidRPr="000A165C" w:rsidDel="00366C7A">
          <w:rPr>
            <w:rFonts w:ascii="Verdana" w:hAnsi="Verdana"/>
            <w:rPrChange w:id="3347" w:author="Aarti Joshi" w:date="2022-06-22T10:15:00Z">
              <w:rPr/>
            </w:rPrChange>
          </w:rPr>
          <w:delText>ests</w:delText>
        </w:r>
      </w:del>
    </w:p>
    <w:p w14:paraId="66204FF1" w14:textId="77777777" w:rsidR="006D5B44" w:rsidRPr="000A165C" w:rsidDel="0003202B" w:rsidRDefault="006D5B44">
      <w:pPr>
        <w:pStyle w:val="Heading1"/>
        <w:rPr>
          <w:del w:id="3348" w:author="Villaverde, Alfredo" w:date="2022-03-10T14:13:00Z"/>
          <w:rFonts w:ascii="Verdana" w:hAnsi="Verdana"/>
          <w:rPrChange w:id="3349" w:author="Aarti Joshi" w:date="2022-06-22T10:15:00Z">
            <w:rPr>
              <w:del w:id="3350" w:author="Villaverde, Alfredo" w:date="2022-03-10T14:13:00Z"/>
            </w:rPr>
          </w:rPrChange>
        </w:rPr>
        <w:pPrChange w:id="3351" w:author="Villaverde, Alfredo" w:date="2022-03-10T14:25:00Z">
          <w:pPr/>
        </w:pPrChange>
      </w:pPr>
      <w:bookmarkStart w:id="3352" w:name="_Toc97814853"/>
      <w:bookmarkStart w:id="3353" w:name="_Toc97815111"/>
      <w:bookmarkStart w:id="3354" w:name="_Toc97815242"/>
      <w:bookmarkStart w:id="3355" w:name="_Toc97816104"/>
      <w:bookmarkStart w:id="3356" w:name="_Toc97816695"/>
      <w:bookmarkStart w:id="3357" w:name="_Toc103766453"/>
      <w:bookmarkStart w:id="3358" w:name="_Toc103766532"/>
      <w:bookmarkStart w:id="3359" w:name="_Toc103768551"/>
      <w:bookmarkStart w:id="3360" w:name="_Toc103768630"/>
      <w:bookmarkStart w:id="3361" w:name="_Toc103768709"/>
      <w:bookmarkStart w:id="3362" w:name="_Toc103768788"/>
      <w:bookmarkStart w:id="3363" w:name="_Toc103768882"/>
      <w:bookmarkStart w:id="3364" w:name="_Toc103769040"/>
      <w:bookmarkStart w:id="3365" w:name="_Toc103769119"/>
      <w:bookmarkStart w:id="3366" w:name="_Toc103769198"/>
      <w:bookmarkStart w:id="3367" w:name="_Toc103769277"/>
      <w:bookmarkStart w:id="3368" w:name="_Toc103769356"/>
      <w:bookmarkStart w:id="3369" w:name="_Toc103769450"/>
      <w:bookmarkStart w:id="3370" w:name="_Toc103769529"/>
      <w:bookmarkStart w:id="3371" w:name="_Toc103769608"/>
      <w:bookmarkStart w:id="3372" w:name="_Toc103769688"/>
      <w:bookmarkStart w:id="3373" w:name="_Toc103769764"/>
      <w:bookmarkStart w:id="3374" w:name="_Toc103769839"/>
      <w:bookmarkStart w:id="3375" w:name="_Toc103769853"/>
      <w:bookmarkStart w:id="3376" w:name="_Toc103769867"/>
      <w:bookmarkStart w:id="3377" w:name="_Toc103769879"/>
      <w:bookmarkStart w:id="3378" w:name="_Toc103769890"/>
      <w:bookmarkStart w:id="3379" w:name="_Toc103769901"/>
      <w:bookmarkStart w:id="3380" w:name="_Toc103769912"/>
      <w:bookmarkStart w:id="3381" w:name="_Toc103769923"/>
      <w:bookmarkStart w:id="3382" w:name="_Toc103769935"/>
      <w:bookmarkStart w:id="3383" w:name="_Toc103769945"/>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p>
    <w:p w14:paraId="2DBF0D7D" w14:textId="77777777" w:rsidR="006D5B44" w:rsidRPr="000A165C" w:rsidDel="0003202B" w:rsidRDefault="006D5B44">
      <w:pPr>
        <w:pStyle w:val="Heading1"/>
        <w:rPr>
          <w:del w:id="3384" w:author="Villaverde, Alfredo" w:date="2022-03-10T14:13:00Z"/>
          <w:rFonts w:ascii="Verdana" w:hAnsi="Verdana"/>
          <w:color w:val="FF0000"/>
          <w:highlight w:val="yellow"/>
          <w:rPrChange w:id="3385" w:author="Aarti Joshi" w:date="2022-06-22T10:15:00Z">
            <w:rPr>
              <w:del w:id="3386" w:author="Villaverde, Alfredo" w:date="2022-03-10T14:13:00Z"/>
              <w:color w:val="FF0000"/>
              <w:highlight w:val="yellow"/>
            </w:rPr>
          </w:rPrChange>
        </w:rPr>
        <w:pPrChange w:id="3387" w:author="Villaverde, Alfredo" w:date="2022-03-10T14:25:00Z">
          <w:pPr>
            <w:spacing w:after="0" w:line="240" w:lineRule="auto"/>
            <w:jc w:val="both"/>
          </w:pPr>
        </w:pPrChange>
      </w:pPr>
      <w:bookmarkStart w:id="3388" w:name="_Toc97814854"/>
      <w:bookmarkStart w:id="3389" w:name="_Toc97815112"/>
      <w:bookmarkStart w:id="3390" w:name="_Toc97815243"/>
      <w:bookmarkStart w:id="3391" w:name="_Toc97816105"/>
      <w:bookmarkStart w:id="3392" w:name="_Toc97816696"/>
      <w:bookmarkStart w:id="3393" w:name="_Toc103766454"/>
      <w:bookmarkStart w:id="3394" w:name="_Toc103766533"/>
      <w:bookmarkStart w:id="3395" w:name="_Toc103768552"/>
      <w:bookmarkStart w:id="3396" w:name="_Toc103768631"/>
      <w:bookmarkStart w:id="3397" w:name="_Toc103768710"/>
      <w:bookmarkStart w:id="3398" w:name="_Toc103768789"/>
      <w:bookmarkStart w:id="3399" w:name="_Toc103768883"/>
      <w:bookmarkStart w:id="3400" w:name="_Toc103769041"/>
      <w:bookmarkStart w:id="3401" w:name="_Toc103769120"/>
      <w:bookmarkStart w:id="3402" w:name="_Toc103769199"/>
      <w:bookmarkStart w:id="3403" w:name="_Toc103769278"/>
      <w:bookmarkStart w:id="3404" w:name="_Toc103769357"/>
      <w:bookmarkStart w:id="3405" w:name="_Toc103769451"/>
      <w:bookmarkStart w:id="3406" w:name="_Toc103769530"/>
      <w:bookmarkStart w:id="3407" w:name="_Toc103769609"/>
      <w:bookmarkStart w:id="3408" w:name="_Toc103769689"/>
      <w:bookmarkStart w:id="3409" w:name="_Toc103769765"/>
      <w:bookmarkStart w:id="3410" w:name="_Toc103769840"/>
      <w:bookmarkStart w:id="3411" w:name="_Toc103769854"/>
      <w:bookmarkStart w:id="3412" w:name="_Toc103769868"/>
      <w:bookmarkStart w:id="3413" w:name="_Toc103769880"/>
      <w:bookmarkStart w:id="3414" w:name="_Toc103769891"/>
      <w:bookmarkStart w:id="3415" w:name="_Toc103769902"/>
      <w:bookmarkStart w:id="3416" w:name="_Toc103769913"/>
      <w:bookmarkStart w:id="3417" w:name="_Toc103769924"/>
      <w:bookmarkStart w:id="3418" w:name="_Toc103769936"/>
      <w:bookmarkStart w:id="3419" w:name="_Toc103769946"/>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p>
    <w:p w14:paraId="6B62F1B3" w14:textId="1E537B0D" w:rsidR="006D5B44" w:rsidRPr="000A165C" w:rsidDel="008351BC" w:rsidRDefault="006D5B44">
      <w:pPr>
        <w:pStyle w:val="Heading1"/>
        <w:rPr>
          <w:del w:id="3420" w:author="Villaverde, Alfredo" w:date="2022-03-10T14:25:00Z"/>
          <w:rFonts w:ascii="Verdana" w:hAnsi="Verdana"/>
          <w:color w:val="FF0000"/>
          <w:highlight w:val="yellow"/>
          <w:rPrChange w:id="3421" w:author="Aarti Joshi" w:date="2022-06-22T10:15:00Z">
            <w:rPr>
              <w:del w:id="3422" w:author="Villaverde, Alfredo" w:date="2022-03-10T14:25:00Z"/>
              <w:color w:val="FF0000"/>
              <w:highlight w:val="yellow"/>
            </w:rPr>
          </w:rPrChange>
        </w:rPr>
        <w:pPrChange w:id="3423" w:author="Villaverde, Alfredo" w:date="2022-03-10T14:25:00Z">
          <w:pPr/>
        </w:pPrChange>
      </w:pPr>
      <w:del w:id="3424" w:author="Villaverde, Alfredo" w:date="2022-03-10T14:25:00Z">
        <w:r w:rsidRPr="000A165C" w:rsidDel="008351BC">
          <w:rPr>
            <w:rFonts w:ascii="Verdana" w:hAnsi="Verdana"/>
            <w:color w:val="FF0000"/>
            <w:highlight w:val="yellow"/>
            <w:rPrChange w:id="3425" w:author="Aarti Joshi" w:date="2022-06-22T10:15:00Z">
              <w:rPr>
                <w:color w:val="FF0000"/>
                <w:highlight w:val="yellow"/>
              </w:rPr>
            </w:rPrChange>
          </w:rPr>
          <w:br w:type="page"/>
        </w:r>
      </w:del>
    </w:p>
    <w:p w14:paraId="53B33069" w14:textId="5BC6CF08" w:rsidR="00F44063" w:rsidRPr="000A165C" w:rsidRDefault="00613C22" w:rsidP="00890814">
      <w:pPr>
        <w:pStyle w:val="Heading1"/>
        <w:rPr>
          <w:ins w:id="3426" w:author="Villaverde, Alfredo" w:date="2022-03-10T14:32:00Z"/>
          <w:rFonts w:ascii="Verdana" w:hAnsi="Verdana"/>
          <w:rPrChange w:id="3427" w:author="Aarti Joshi" w:date="2022-06-22T10:15:00Z">
            <w:rPr>
              <w:ins w:id="3428" w:author="Villaverde, Alfredo" w:date="2022-03-10T14:32:00Z"/>
            </w:rPr>
          </w:rPrChange>
        </w:rPr>
      </w:pPr>
      <w:del w:id="3429" w:author="Villaverde, Alfredo" w:date="2022-03-10T13:14:00Z">
        <w:r w:rsidRPr="000A165C" w:rsidDel="00F44063">
          <w:rPr>
            <w:rFonts w:ascii="Verdana" w:hAnsi="Verdana"/>
            <w:rPrChange w:id="3430" w:author="Aarti Joshi" w:date="2022-06-22T10:15:00Z">
              <w:rPr/>
            </w:rPrChange>
          </w:rPr>
          <w:delText>Acceptance</w:delText>
        </w:r>
      </w:del>
      <w:bookmarkStart w:id="3431" w:name="_Toc103769947"/>
      <w:ins w:id="3432" w:author="Villaverde, Alfredo" w:date="2022-03-10T13:14:00Z">
        <w:r w:rsidR="00F44063" w:rsidRPr="000A165C">
          <w:rPr>
            <w:rFonts w:ascii="Verdana" w:hAnsi="Verdana"/>
            <w:rPrChange w:id="3433" w:author="Aarti Joshi" w:date="2022-06-22T10:15:00Z">
              <w:rPr/>
            </w:rPrChange>
          </w:rPr>
          <w:t>Solution proposal</w:t>
        </w:r>
      </w:ins>
      <w:bookmarkEnd w:id="3431"/>
    </w:p>
    <w:p w14:paraId="1C786E62" w14:textId="61A667F0" w:rsidR="00517DC5" w:rsidRPr="000A165C" w:rsidDel="00366C7A" w:rsidRDefault="00517DC5" w:rsidP="00517DC5">
      <w:pPr>
        <w:rPr>
          <w:ins w:id="3434" w:author="Sebastian Gonzalez" w:date="2022-05-18T12:36:00Z"/>
          <w:del w:id="3435" w:author="Aarti Joshi" w:date="2022-06-22T11:15:00Z"/>
          <w:rFonts w:ascii="Verdana" w:hAnsi="Verdana"/>
          <w:b/>
          <w:bCs/>
          <w:color w:val="0070C0"/>
          <w:lang w:val="en-US"/>
          <w:rPrChange w:id="3436" w:author="Aarti Joshi" w:date="2022-06-22T10:15:00Z">
            <w:rPr>
              <w:ins w:id="3437" w:author="Sebastian Gonzalez" w:date="2022-05-18T12:36:00Z"/>
              <w:del w:id="3438" w:author="Aarti Joshi" w:date="2022-06-22T11:15:00Z"/>
              <w:b/>
              <w:bCs/>
              <w:color w:val="0070C0"/>
              <w:lang w:val="en-US"/>
            </w:rPr>
          </w:rPrChange>
        </w:rPr>
      </w:pPr>
      <w:ins w:id="3439" w:author="Sebastian Gonzalez" w:date="2022-05-18T11:42:00Z">
        <w:del w:id="3440" w:author="Aarti Joshi" w:date="2022-06-22T11:15:00Z">
          <w:r w:rsidRPr="000A165C" w:rsidDel="00366C7A">
            <w:rPr>
              <w:rFonts w:ascii="Verdana" w:hAnsi="Verdana"/>
              <w:b/>
              <w:bCs/>
              <w:color w:val="0070C0"/>
              <w:lang w:val="en-US"/>
              <w:rPrChange w:id="3441" w:author="Aarti Joshi" w:date="2022-06-22T10:15:00Z">
                <w:rPr>
                  <w:b/>
                  <w:bCs/>
                  <w:color w:val="0070C0"/>
                  <w:lang w:val="en-US"/>
                </w:rPr>
              </w:rPrChange>
            </w:rPr>
            <w:delText>GUIDELINE FOR THIS SECTION (DELETE TEXT BELOW ONCE THIS SECTION IS COMPLETED)</w:delText>
          </w:r>
        </w:del>
      </w:ins>
    </w:p>
    <w:p w14:paraId="6C04F422" w14:textId="1E58927A" w:rsidR="008E78C5" w:rsidRPr="000A165C" w:rsidDel="00366C7A" w:rsidRDefault="008E78C5" w:rsidP="00517DC5">
      <w:pPr>
        <w:rPr>
          <w:ins w:id="3442" w:author="Sebastian Gonzalez" w:date="2022-05-18T12:02:00Z"/>
          <w:del w:id="3443" w:author="Aarti Joshi" w:date="2022-06-22T11:15:00Z"/>
          <w:rFonts w:ascii="Verdana" w:hAnsi="Verdana"/>
          <w:lang w:val="en-US"/>
          <w:rPrChange w:id="3444" w:author="Aarti Joshi" w:date="2022-06-22T10:15:00Z">
            <w:rPr>
              <w:ins w:id="3445" w:author="Sebastian Gonzalez" w:date="2022-05-18T12:02:00Z"/>
              <w:del w:id="3446" w:author="Aarti Joshi" w:date="2022-06-22T11:15:00Z"/>
              <w:b/>
              <w:bCs/>
              <w:color w:val="0070C0"/>
              <w:lang w:val="en-US"/>
            </w:rPr>
          </w:rPrChange>
        </w:rPr>
      </w:pPr>
      <w:ins w:id="3447" w:author="Sebastian Gonzalez" w:date="2022-05-18T12:36:00Z">
        <w:del w:id="3448" w:author="Aarti Joshi" w:date="2022-06-22T11:15:00Z">
          <w:r w:rsidRPr="000A165C" w:rsidDel="00366C7A">
            <w:rPr>
              <w:rFonts w:ascii="Verdana" w:hAnsi="Verdana"/>
              <w:lang w:val="en-US"/>
              <w:rPrChange w:id="3449" w:author="Aarti Joshi" w:date="2022-06-22T10:15:00Z">
                <w:rPr>
                  <w:lang w:val="en-US"/>
                </w:rPr>
              </w:rPrChange>
            </w:rPr>
            <w:delText xml:space="preserve">This section should contain a high-level solution proposal from a functional side, it doesn’t need to have deeper technical details. </w:delText>
          </w:r>
        </w:del>
      </w:ins>
    </w:p>
    <w:p w14:paraId="676705F8" w14:textId="695A4FB0" w:rsidR="009D54F5" w:rsidRPr="000A165C" w:rsidDel="00366C7A" w:rsidRDefault="009D54F5" w:rsidP="00517DC5">
      <w:pPr>
        <w:rPr>
          <w:ins w:id="3450" w:author="Sebastian Gonzalez" w:date="2022-05-18T11:42:00Z"/>
          <w:del w:id="3451" w:author="Aarti Joshi" w:date="2022-06-22T11:15:00Z"/>
          <w:rFonts w:ascii="Verdana" w:hAnsi="Verdana"/>
          <w:b/>
          <w:bCs/>
          <w:i/>
          <w:iCs/>
          <w:lang w:val="en-US"/>
          <w:rPrChange w:id="3452" w:author="Aarti Joshi" w:date="2022-06-22T10:15:00Z">
            <w:rPr>
              <w:ins w:id="3453" w:author="Sebastian Gonzalez" w:date="2022-05-18T11:42:00Z"/>
              <w:del w:id="3454" w:author="Aarti Joshi" w:date="2022-06-22T11:15:00Z"/>
              <w:b/>
              <w:bCs/>
              <w:color w:val="0070C0"/>
              <w:lang w:val="en-US"/>
            </w:rPr>
          </w:rPrChange>
        </w:rPr>
      </w:pPr>
      <w:ins w:id="3455" w:author="Sebastian Gonzalez" w:date="2022-05-18T12:02:00Z">
        <w:del w:id="3456" w:author="Aarti Joshi" w:date="2022-06-22T11:15:00Z">
          <w:r w:rsidRPr="000A165C" w:rsidDel="00366C7A">
            <w:rPr>
              <w:rFonts w:ascii="Verdana" w:hAnsi="Verdana"/>
              <w:b/>
              <w:bCs/>
              <w:i/>
              <w:iCs/>
              <w:lang w:val="en-US"/>
              <w:rPrChange w:id="3457" w:author="Aarti Joshi" w:date="2022-06-22T10:15:00Z">
                <w:rPr>
                  <w:b/>
                  <w:bCs/>
                  <w:i/>
                  <w:iCs/>
                  <w:lang w:val="en-US"/>
                </w:rPr>
              </w:rPrChange>
            </w:rPr>
            <w:delText>[This section is mandatory.</w:delText>
          </w:r>
        </w:del>
      </w:ins>
      <w:ins w:id="3458" w:author="Sebastian Gonzalez" w:date="2022-05-18T12:03:00Z">
        <w:del w:id="3459" w:author="Aarti Joshi" w:date="2022-06-22T11:15:00Z">
          <w:r w:rsidRPr="000A165C" w:rsidDel="00366C7A">
            <w:rPr>
              <w:rFonts w:ascii="Verdana" w:hAnsi="Verdana"/>
              <w:b/>
              <w:bCs/>
              <w:i/>
              <w:iCs/>
              <w:lang w:val="en-US"/>
              <w:rPrChange w:id="3460" w:author="Aarti Joshi" w:date="2022-06-22T10:15:00Z">
                <w:rPr>
                  <w:b/>
                  <w:bCs/>
                  <w:i/>
                  <w:iCs/>
                  <w:lang w:val="en-US"/>
                </w:rPr>
              </w:rPrChange>
            </w:rPr>
            <w:delText xml:space="preserve"> The goal of this s</w:delText>
          </w:r>
        </w:del>
      </w:ins>
      <w:ins w:id="3461" w:author="Sebastian Gonzalez" w:date="2022-05-18T12:04:00Z">
        <w:del w:id="3462" w:author="Aarti Joshi" w:date="2022-06-22T11:15:00Z">
          <w:r w:rsidRPr="000A165C" w:rsidDel="00366C7A">
            <w:rPr>
              <w:rFonts w:ascii="Verdana" w:hAnsi="Verdana"/>
              <w:b/>
              <w:bCs/>
              <w:i/>
              <w:iCs/>
              <w:lang w:val="en-US"/>
              <w:rPrChange w:id="3463" w:author="Aarti Joshi" w:date="2022-06-22T10:15:00Z">
                <w:rPr>
                  <w:b/>
                  <w:bCs/>
                  <w:i/>
                  <w:iCs/>
                  <w:lang w:val="en-US"/>
                </w:rPr>
              </w:rPrChange>
            </w:rPr>
            <w:delText>ection is to allow readers to visualize how the solution will look like, not at code level but what new or modified things have to be added to the system to achieve the needs of the requirement.</w:delText>
          </w:r>
        </w:del>
      </w:ins>
      <w:ins w:id="3464" w:author="Sebastian Gonzalez" w:date="2022-05-18T12:03:00Z">
        <w:del w:id="3465" w:author="Aarti Joshi" w:date="2022-06-22T11:15:00Z">
          <w:r w:rsidRPr="000A165C" w:rsidDel="00366C7A">
            <w:rPr>
              <w:rFonts w:ascii="Verdana" w:hAnsi="Verdana"/>
              <w:b/>
              <w:bCs/>
              <w:i/>
              <w:iCs/>
              <w:lang w:val="en-US"/>
              <w:rPrChange w:id="3466" w:author="Aarti Joshi" w:date="2022-06-22T10:15:00Z">
                <w:rPr>
                  <w:b/>
                  <w:bCs/>
                  <w:i/>
                  <w:iCs/>
                  <w:lang w:val="en-US"/>
                </w:rPr>
              </w:rPrChange>
            </w:rPr>
            <w:delText>]</w:delText>
          </w:r>
        </w:del>
      </w:ins>
    </w:p>
    <w:p w14:paraId="532F6717" w14:textId="24EF685B" w:rsidR="00517DC5" w:rsidRPr="000A165C" w:rsidDel="00366C7A" w:rsidRDefault="00517DC5" w:rsidP="00517DC5">
      <w:pPr>
        <w:rPr>
          <w:ins w:id="3467" w:author="Sebastian Gonzalez" w:date="2022-05-18T11:42:00Z"/>
          <w:del w:id="3468" w:author="Aarti Joshi" w:date="2022-06-22T11:15:00Z"/>
          <w:rFonts w:ascii="Verdana" w:hAnsi="Verdana" w:cs="Arial"/>
          <w:i/>
          <w:iCs/>
          <w:sz w:val="21"/>
          <w:szCs w:val="21"/>
          <w:shd w:val="clear" w:color="auto" w:fill="FFFFFF"/>
          <w:rPrChange w:id="3469" w:author="Aarti Joshi" w:date="2022-06-22T10:15:00Z">
            <w:rPr>
              <w:ins w:id="3470" w:author="Sebastian Gonzalez" w:date="2022-05-18T11:42:00Z"/>
              <w:del w:id="3471" w:author="Aarti Joshi" w:date="2022-06-22T11:15:00Z"/>
              <w:rFonts w:cs="Arial"/>
              <w:i/>
              <w:iCs/>
              <w:sz w:val="21"/>
              <w:szCs w:val="21"/>
              <w:shd w:val="clear" w:color="auto" w:fill="FFFFFF"/>
            </w:rPr>
          </w:rPrChange>
        </w:rPr>
      </w:pPr>
      <w:ins w:id="3472" w:author="Sebastian Gonzalez" w:date="2022-05-18T11:43:00Z">
        <w:del w:id="3473" w:author="Aarti Joshi" w:date="2022-06-22T11:15:00Z">
          <w:r w:rsidRPr="000A165C" w:rsidDel="00366C7A">
            <w:rPr>
              <w:rFonts w:ascii="Verdana" w:hAnsi="Verdana" w:cs="Arial"/>
              <w:i/>
              <w:iCs/>
              <w:sz w:val="21"/>
              <w:szCs w:val="21"/>
              <w:shd w:val="clear" w:color="auto" w:fill="FFFFFF"/>
              <w:rPrChange w:id="3474" w:author="Aarti Joshi" w:date="2022-06-22T10:15:00Z">
                <w:rPr>
                  <w:rFonts w:cs="Arial"/>
                  <w:i/>
                  <w:iCs/>
                  <w:sz w:val="21"/>
                  <w:szCs w:val="21"/>
                  <w:shd w:val="clear" w:color="auto" w:fill="FFFFFF"/>
                </w:rPr>
              </w:rPrChange>
            </w:rPr>
            <w:delText>Describe all the components that will be created or interact with the system to achieve the customer needs.</w:delText>
          </w:r>
        </w:del>
      </w:ins>
    </w:p>
    <w:p w14:paraId="5C92ADC1" w14:textId="38CC0AAD" w:rsidR="00517DC5" w:rsidRPr="000A165C" w:rsidDel="00366C7A" w:rsidRDefault="00517DC5" w:rsidP="00517DC5">
      <w:pPr>
        <w:rPr>
          <w:ins w:id="3475" w:author="Sebastian Gonzalez" w:date="2022-05-18T11:42:00Z"/>
          <w:del w:id="3476" w:author="Aarti Joshi" w:date="2022-06-22T11:15:00Z"/>
          <w:rFonts w:ascii="Verdana" w:hAnsi="Verdana" w:cs="Arial"/>
          <w:i/>
          <w:iCs/>
          <w:sz w:val="21"/>
          <w:szCs w:val="21"/>
          <w:shd w:val="clear" w:color="auto" w:fill="FFFFFF"/>
          <w:rPrChange w:id="3477" w:author="Aarti Joshi" w:date="2022-06-22T10:15:00Z">
            <w:rPr>
              <w:ins w:id="3478" w:author="Sebastian Gonzalez" w:date="2022-05-18T11:42:00Z"/>
              <w:del w:id="3479" w:author="Aarti Joshi" w:date="2022-06-22T11:15:00Z"/>
              <w:rFonts w:cs="Arial"/>
              <w:i/>
              <w:iCs/>
              <w:sz w:val="21"/>
              <w:szCs w:val="21"/>
              <w:shd w:val="clear" w:color="auto" w:fill="FFFFFF"/>
            </w:rPr>
          </w:rPrChange>
        </w:rPr>
      </w:pPr>
      <w:ins w:id="3480" w:author="Sebastian Gonzalez" w:date="2022-05-18T11:42:00Z">
        <w:del w:id="3481" w:author="Aarti Joshi" w:date="2022-06-22T11:15:00Z">
          <w:r w:rsidRPr="000A165C" w:rsidDel="00366C7A">
            <w:rPr>
              <w:rFonts w:ascii="Verdana" w:hAnsi="Verdana" w:cs="Arial"/>
              <w:i/>
              <w:iCs/>
              <w:sz w:val="21"/>
              <w:szCs w:val="21"/>
              <w:shd w:val="clear" w:color="auto" w:fill="FFFFFF"/>
              <w:rPrChange w:id="3482" w:author="Aarti Joshi" w:date="2022-06-22T10:15:00Z">
                <w:rPr>
                  <w:rFonts w:cs="Arial"/>
                  <w:i/>
                  <w:iCs/>
                  <w:sz w:val="21"/>
                  <w:szCs w:val="21"/>
                  <w:shd w:val="clear" w:color="auto" w:fill="FFFFFF"/>
                </w:rPr>
              </w:rPrChange>
            </w:rPr>
            <w:delText>For example:</w:delText>
          </w:r>
        </w:del>
      </w:ins>
    </w:p>
    <w:p w14:paraId="029D10DC" w14:textId="6AB27283" w:rsidR="009E79F3" w:rsidRPr="000A165C" w:rsidDel="00366C7A" w:rsidRDefault="009E79F3" w:rsidP="009E79F3">
      <w:pPr>
        <w:pStyle w:val="ListParagraph"/>
        <w:numPr>
          <w:ilvl w:val="0"/>
          <w:numId w:val="12"/>
        </w:numPr>
        <w:rPr>
          <w:ins w:id="3483" w:author="Sebastian Gonzalez" w:date="2022-05-18T11:45:00Z"/>
          <w:del w:id="3484" w:author="Aarti Joshi" w:date="2022-06-22T11:15:00Z"/>
          <w:rFonts w:ascii="Verdana" w:hAnsi="Verdana" w:cs="Arial"/>
          <w:i/>
          <w:iCs/>
          <w:sz w:val="21"/>
          <w:szCs w:val="21"/>
          <w:shd w:val="clear" w:color="auto" w:fill="FFFFFF"/>
          <w:rPrChange w:id="3485" w:author="Aarti Joshi" w:date="2022-06-22T10:15:00Z">
            <w:rPr>
              <w:ins w:id="3486" w:author="Sebastian Gonzalez" w:date="2022-05-18T11:45:00Z"/>
              <w:del w:id="3487" w:author="Aarti Joshi" w:date="2022-06-22T11:15:00Z"/>
              <w:rFonts w:cs="Arial"/>
              <w:i/>
              <w:iCs/>
              <w:sz w:val="21"/>
              <w:szCs w:val="21"/>
              <w:shd w:val="clear" w:color="auto" w:fill="FFFFFF"/>
            </w:rPr>
          </w:rPrChange>
        </w:rPr>
      </w:pPr>
      <w:ins w:id="3488" w:author="Sebastian Gonzalez" w:date="2022-05-18T11:43:00Z">
        <w:del w:id="3489" w:author="Aarti Joshi" w:date="2022-06-22T11:15:00Z">
          <w:r w:rsidRPr="000A165C" w:rsidDel="00366C7A">
            <w:rPr>
              <w:rFonts w:ascii="Verdana" w:hAnsi="Verdana" w:cs="Arial"/>
              <w:i/>
              <w:iCs/>
              <w:sz w:val="21"/>
              <w:szCs w:val="21"/>
              <w:shd w:val="clear" w:color="auto" w:fill="FFFFFF"/>
              <w:rPrChange w:id="3490" w:author="Aarti Joshi" w:date="2022-06-22T10:15:00Z">
                <w:rPr>
                  <w:rFonts w:cs="Arial"/>
                  <w:i/>
                  <w:iCs/>
                  <w:sz w:val="21"/>
                  <w:szCs w:val="21"/>
                  <w:shd w:val="clear" w:color="auto" w:fill="FFFFFF"/>
                </w:rPr>
              </w:rPrChange>
            </w:rPr>
            <w:delText>A new extension will be create</w:delText>
          </w:r>
        </w:del>
      </w:ins>
      <w:ins w:id="3491" w:author="Sebastian Gonzalez" w:date="2022-05-18T11:44:00Z">
        <w:del w:id="3492" w:author="Aarti Joshi" w:date="2022-06-22T11:15:00Z">
          <w:r w:rsidRPr="000A165C" w:rsidDel="00366C7A">
            <w:rPr>
              <w:rFonts w:ascii="Verdana" w:hAnsi="Verdana" w:cs="Arial"/>
              <w:i/>
              <w:iCs/>
              <w:sz w:val="21"/>
              <w:szCs w:val="21"/>
              <w:shd w:val="clear" w:color="auto" w:fill="FFFFFF"/>
              <w:rPrChange w:id="3493" w:author="Aarti Joshi" w:date="2022-06-22T10:15:00Z">
                <w:rPr>
                  <w:rFonts w:cs="Arial"/>
                  <w:i/>
                  <w:iCs/>
                  <w:sz w:val="21"/>
                  <w:szCs w:val="21"/>
                  <w:shd w:val="clear" w:color="auto" w:fill="FFFFFF"/>
                </w:rPr>
              </w:rPrChange>
            </w:rPr>
            <w:delText xml:space="preserve">d, this extension will add a new my account menu that will allow the user to navigate through the records that they want to manage, the </w:delText>
          </w:r>
        </w:del>
      </w:ins>
      <w:ins w:id="3494" w:author="Sebastian Gonzalez" w:date="2022-05-18T11:45:00Z">
        <w:del w:id="3495" w:author="Aarti Joshi" w:date="2022-06-22T11:15:00Z">
          <w:r w:rsidRPr="000A165C" w:rsidDel="00366C7A">
            <w:rPr>
              <w:rFonts w:ascii="Verdana" w:hAnsi="Verdana" w:cs="Arial"/>
              <w:i/>
              <w:iCs/>
              <w:sz w:val="21"/>
              <w:szCs w:val="21"/>
              <w:shd w:val="clear" w:color="auto" w:fill="FFFFFF"/>
              <w:rPrChange w:id="3496" w:author="Aarti Joshi" w:date="2022-06-22T10:15:00Z">
                <w:rPr>
                  <w:rFonts w:cs="Arial"/>
                  <w:i/>
                  <w:iCs/>
                  <w:sz w:val="21"/>
                  <w:szCs w:val="21"/>
                  <w:shd w:val="clear" w:color="auto" w:fill="FFFFFF"/>
                </w:rPr>
              </w:rPrChange>
            </w:rPr>
            <w:delText>new menu will be called “Manage Contacts”.</w:delText>
          </w:r>
        </w:del>
      </w:ins>
    </w:p>
    <w:p w14:paraId="7669CCF6" w14:textId="089399D9" w:rsidR="009E79F3" w:rsidRPr="000A165C" w:rsidDel="00366C7A" w:rsidRDefault="009E79F3" w:rsidP="009E79F3">
      <w:pPr>
        <w:pStyle w:val="ListParagraph"/>
        <w:numPr>
          <w:ilvl w:val="0"/>
          <w:numId w:val="12"/>
        </w:numPr>
        <w:rPr>
          <w:ins w:id="3497" w:author="Sebastian Gonzalez" w:date="2022-05-18T11:47:00Z"/>
          <w:del w:id="3498" w:author="Aarti Joshi" w:date="2022-06-22T11:15:00Z"/>
          <w:rFonts w:ascii="Verdana" w:hAnsi="Verdana" w:cs="Arial"/>
          <w:i/>
          <w:iCs/>
          <w:sz w:val="21"/>
          <w:szCs w:val="21"/>
          <w:shd w:val="clear" w:color="auto" w:fill="FFFFFF"/>
          <w:rPrChange w:id="3499" w:author="Aarti Joshi" w:date="2022-06-22T10:15:00Z">
            <w:rPr>
              <w:ins w:id="3500" w:author="Sebastian Gonzalez" w:date="2022-05-18T11:47:00Z"/>
              <w:del w:id="3501" w:author="Aarti Joshi" w:date="2022-06-22T11:15:00Z"/>
              <w:rFonts w:cs="Arial"/>
              <w:i/>
              <w:iCs/>
              <w:sz w:val="21"/>
              <w:szCs w:val="21"/>
              <w:shd w:val="clear" w:color="auto" w:fill="FFFFFF"/>
            </w:rPr>
          </w:rPrChange>
        </w:rPr>
      </w:pPr>
      <w:ins w:id="3502" w:author="Sebastian Gonzalez" w:date="2022-05-18T11:45:00Z">
        <w:del w:id="3503" w:author="Aarti Joshi" w:date="2022-06-22T11:15:00Z">
          <w:r w:rsidRPr="000A165C" w:rsidDel="00366C7A">
            <w:rPr>
              <w:rFonts w:ascii="Verdana" w:hAnsi="Verdana" w:cs="Arial"/>
              <w:i/>
              <w:iCs/>
              <w:sz w:val="21"/>
              <w:szCs w:val="21"/>
              <w:shd w:val="clear" w:color="auto" w:fill="FFFFFF"/>
              <w:rPrChange w:id="3504" w:author="Aarti Joshi" w:date="2022-06-22T10:15:00Z">
                <w:rPr>
                  <w:rFonts w:cs="Arial"/>
                  <w:i/>
                  <w:iCs/>
                  <w:sz w:val="21"/>
                  <w:szCs w:val="21"/>
                  <w:shd w:val="clear" w:color="auto" w:fill="FFFFFF"/>
                </w:rPr>
              </w:rPrChange>
            </w:rPr>
            <w:delText>Once clicked the new menu will take the user to a new page in my account where all the existing contacts for th</w:delText>
          </w:r>
        </w:del>
      </w:ins>
      <w:ins w:id="3505" w:author="Sebastian Gonzalez" w:date="2022-05-18T11:47:00Z">
        <w:del w:id="3506" w:author="Aarti Joshi" w:date="2022-06-22T11:15:00Z">
          <w:r w:rsidRPr="000A165C" w:rsidDel="00366C7A">
            <w:rPr>
              <w:rFonts w:ascii="Verdana" w:hAnsi="Verdana" w:cs="Arial"/>
              <w:i/>
              <w:iCs/>
              <w:sz w:val="21"/>
              <w:szCs w:val="21"/>
              <w:shd w:val="clear" w:color="auto" w:fill="FFFFFF"/>
              <w:rPrChange w:id="3507" w:author="Aarti Joshi" w:date="2022-06-22T10:15:00Z">
                <w:rPr>
                  <w:rFonts w:cs="Arial"/>
                  <w:i/>
                  <w:iCs/>
                  <w:sz w:val="21"/>
                  <w:szCs w:val="21"/>
                  <w:shd w:val="clear" w:color="auto" w:fill="FFFFFF"/>
                </w:rPr>
              </w:rPrChange>
            </w:rPr>
            <w:delText>e current logged in user are listed.</w:delText>
          </w:r>
        </w:del>
      </w:ins>
    </w:p>
    <w:p w14:paraId="14FA27A6" w14:textId="0E8E0044" w:rsidR="009E79F3" w:rsidRPr="000A165C" w:rsidDel="00366C7A" w:rsidRDefault="009E79F3" w:rsidP="009E79F3">
      <w:pPr>
        <w:pStyle w:val="ListParagraph"/>
        <w:numPr>
          <w:ilvl w:val="0"/>
          <w:numId w:val="12"/>
        </w:numPr>
        <w:rPr>
          <w:ins w:id="3508" w:author="Sebastian Gonzalez" w:date="2022-05-18T11:47:00Z"/>
          <w:del w:id="3509" w:author="Aarti Joshi" w:date="2022-06-22T11:15:00Z"/>
          <w:rFonts w:ascii="Verdana" w:hAnsi="Verdana" w:cs="Arial"/>
          <w:i/>
          <w:iCs/>
          <w:sz w:val="21"/>
          <w:szCs w:val="21"/>
          <w:shd w:val="clear" w:color="auto" w:fill="FFFFFF"/>
          <w:rPrChange w:id="3510" w:author="Aarti Joshi" w:date="2022-06-22T10:15:00Z">
            <w:rPr>
              <w:ins w:id="3511" w:author="Sebastian Gonzalez" w:date="2022-05-18T11:47:00Z"/>
              <w:del w:id="3512" w:author="Aarti Joshi" w:date="2022-06-22T11:15:00Z"/>
              <w:rFonts w:cs="Arial"/>
              <w:i/>
              <w:iCs/>
              <w:sz w:val="21"/>
              <w:szCs w:val="21"/>
              <w:shd w:val="clear" w:color="auto" w:fill="FFFFFF"/>
            </w:rPr>
          </w:rPrChange>
        </w:rPr>
      </w:pPr>
      <w:ins w:id="3513" w:author="Sebastian Gonzalez" w:date="2022-05-18T11:47:00Z">
        <w:del w:id="3514" w:author="Aarti Joshi" w:date="2022-06-22T11:15:00Z">
          <w:r w:rsidRPr="000A165C" w:rsidDel="00366C7A">
            <w:rPr>
              <w:rFonts w:ascii="Verdana" w:hAnsi="Verdana" w:cs="Arial"/>
              <w:i/>
              <w:iCs/>
              <w:sz w:val="21"/>
              <w:szCs w:val="21"/>
              <w:shd w:val="clear" w:color="auto" w:fill="FFFFFF"/>
              <w:rPrChange w:id="3515" w:author="Aarti Joshi" w:date="2022-06-22T10:15:00Z">
                <w:rPr>
                  <w:rFonts w:cs="Arial"/>
                  <w:i/>
                  <w:iCs/>
                  <w:sz w:val="21"/>
                  <w:szCs w:val="21"/>
                  <w:shd w:val="clear" w:color="auto" w:fill="FFFFFF"/>
                </w:rPr>
              </w:rPrChange>
            </w:rPr>
            <w:delText>This list will have pagination but no filtering.</w:delText>
          </w:r>
        </w:del>
      </w:ins>
    </w:p>
    <w:p w14:paraId="7D33A22F" w14:textId="0F1F13A9" w:rsidR="009E79F3" w:rsidRPr="000A165C" w:rsidDel="00366C7A" w:rsidRDefault="009E79F3" w:rsidP="009E79F3">
      <w:pPr>
        <w:pStyle w:val="ListParagraph"/>
        <w:numPr>
          <w:ilvl w:val="0"/>
          <w:numId w:val="12"/>
        </w:numPr>
        <w:rPr>
          <w:ins w:id="3516" w:author="Sebastian Gonzalez" w:date="2022-05-18T11:48:00Z"/>
          <w:del w:id="3517" w:author="Aarti Joshi" w:date="2022-06-22T11:15:00Z"/>
          <w:rFonts w:ascii="Verdana" w:hAnsi="Verdana" w:cs="Arial"/>
          <w:i/>
          <w:iCs/>
          <w:sz w:val="21"/>
          <w:szCs w:val="21"/>
          <w:shd w:val="clear" w:color="auto" w:fill="FFFFFF"/>
          <w:rPrChange w:id="3518" w:author="Aarti Joshi" w:date="2022-06-22T10:15:00Z">
            <w:rPr>
              <w:ins w:id="3519" w:author="Sebastian Gonzalez" w:date="2022-05-18T11:48:00Z"/>
              <w:del w:id="3520" w:author="Aarti Joshi" w:date="2022-06-22T11:15:00Z"/>
              <w:rFonts w:cs="Arial"/>
              <w:i/>
              <w:iCs/>
              <w:sz w:val="21"/>
              <w:szCs w:val="21"/>
              <w:shd w:val="clear" w:color="auto" w:fill="FFFFFF"/>
            </w:rPr>
          </w:rPrChange>
        </w:rPr>
      </w:pPr>
      <w:ins w:id="3521" w:author="Sebastian Gonzalez" w:date="2022-05-18T11:47:00Z">
        <w:del w:id="3522" w:author="Aarti Joshi" w:date="2022-06-22T11:15:00Z">
          <w:r w:rsidRPr="000A165C" w:rsidDel="00366C7A">
            <w:rPr>
              <w:rFonts w:ascii="Verdana" w:hAnsi="Verdana" w:cs="Arial"/>
              <w:i/>
              <w:iCs/>
              <w:sz w:val="21"/>
              <w:szCs w:val="21"/>
              <w:shd w:val="clear" w:color="auto" w:fill="FFFFFF"/>
              <w:rPrChange w:id="3523" w:author="Aarti Joshi" w:date="2022-06-22T10:15:00Z">
                <w:rPr>
                  <w:rFonts w:cs="Arial"/>
                  <w:i/>
                  <w:iCs/>
                  <w:sz w:val="21"/>
                  <w:szCs w:val="21"/>
                  <w:shd w:val="clear" w:color="auto" w:fill="FFFFFF"/>
                </w:rPr>
              </w:rPrChange>
            </w:rPr>
            <w:delText>For each entrance of the list there will be two buttons</w:delText>
          </w:r>
        </w:del>
      </w:ins>
      <w:ins w:id="3524" w:author="Sebastian Gonzalez" w:date="2022-05-18T11:48:00Z">
        <w:del w:id="3525" w:author="Aarti Joshi" w:date="2022-06-22T11:15:00Z">
          <w:r w:rsidRPr="000A165C" w:rsidDel="00366C7A">
            <w:rPr>
              <w:rFonts w:ascii="Verdana" w:hAnsi="Verdana" w:cs="Arial"/>
              <w:i/>
              <w:iCs/>
              <w:sz w:val="21"/>
              <w:szCs w:val="21"/>
              <w:shd w:val="clear" w:color="auto" w:fill="FFFFFF"/>
              <w:rPrChange w:id="3526" w:author="Aarti Joshi" w:date="2022-06-22T10:15:00Z">
                <w:rPr>
                  <w:rFonts w:cs="Arial"/>
                  <w:i/>
                  <w:iCs/>
                  <w:sz w:val="21"/>
                  <w:szCs w:val="21"/>
                  <w:shd w:val="clear" w:color="auto" w:fill="FFFFFF"/>
                </w:rPr>
              </w:rPrChange>
            </w:rPr>
            <w:delText>, “Edit” and “Remove”.</w:delText>
          </w:r>
        </w:del>
      </w:ins>
    </w:p>
    <w:p w14:paraId="1129B95E" w14:textId="5444575A" w:rsidR="009E79F3" w:rsidRPr="000A165C" w:rsidDel="00366C7A" w:rsidRDefault="009E79F3" w:rsidP="009E79F3">
      <w:pPr>
        <w:pStyle w:val="ListParagraph"/>
        <w:numPr>
          <w:ilvl w:val="0"/>
          <w:numId w:val="12"/>
        </w:numPr>
        <w:rPr>
          <w:ins w:id="3527" w:author="Sebastian Gonzalez" w:date="2022-05-18T11:49:00Z"/>
          <w:del w:id="3528" w:author="Aarti Joshi" w:date="2022-06-22T11:15:00Z"/>
          <w:rFonts w:ascii="Verdana" w:hAnsi="Verdana" w:cs="Arial"/>
          <w:i/>
          <w:iCs/>
          <w:sz w:val="21"/>
          <w:szCs w:val="21"/>
          <w:shd w:val="clear" w:color="auto" w:fill="FFFFFF"/>
          <w:rPrChange w:id="3529" w:author="Aarti Joshi" w:date="2022-06-22T10:15:00Z">
            <w:rPr>
              <w:ins w:id="3530" w:author="Sebastian Gonzalez" w:date="2022-05-18T11:49:00Z"/>
              <w:del w:id="3531" w:author="Aarti Joshi" w:date="2022-06-22T11:15:00Z"/>
              <w:rFonts w:cs="Arial"/>
              <w:i/>
              <w:iCs/>
              <w:sz w:val="21"/>
              <w:szCs w:val="21"/>
              <w:shd w:val="clear" w:color="auto" w:fill="FFFFFF"/>
            </w:rPr>
          </w:rPrChange>
        </w:rPr>
      </w:pPr>
      <w:ins w:id="3532" w:author="Sebastian Gonzalez" w:date="2022-05-18T11:48:00Z">
        <w:del w:id="3533" w:author="Aarti Joshi" w:date="2022-06-22T11:15:00Z">
          <w:r w:rsidRPr="000A165C" w:rsidDel="00366C7A">
            <w:rPr>
              <w:rFonts w:ascii="Verdana" w:hAnsi="Verdana" w:cs="Arial"/>
              <w:i/>
              <w:iCs/>
              <w:sz w:val="21"/>
              <w:szCs w:val="21"/>
              <w:shd w:val="clear" w:color="auto" w:fill="FFFFFF"/>
              <w:rPrChange w:id="3534" w:author="Aarti Joshi" w:date="2022-06-22T10:15:00Z">
                <w:rPr>
                  <w:rFonts w:cs="Arial"/>
                  <w:i/>
                  <w:iCs/>
                  <w:sz w:val="21"/>
                  <w:szCs w:val="21"/>
                  <w:shd w:val="clear" w:color="auto" w:fill="FFFFFF"/>
                </w:rPr>
              </w:rPrChange>
            </w:rPr>
            <w:delText xml:space="preserve">The Edit button will take the user to a new details page that will show the contact information through an editable form, the user will then be able to edit the information and save </w:delText>
          </w:r>
        </w:del>
      </w:ins>
      <w:ins w:id="3535" w:author="Sebastian Gonzalez" w:date="2022-05-18T11:49:00Z">
        <w:del w:id="3536" w:author="Aarti Joshi" w:date="2022-06-22T11:15:00Z">
          <w:r w:rsidRPr="000A165C" w:rsidDel="00366C7A">
            <w:rPr>
              <w:rFonts w:ascii="Verdana" w:hAnsi="Verdana" w:cs="Arial"/>
              <w:i/>
              <w:iCs/>
              <w:sz w:val="21"/>
              <w:szCs w:val="21"/>
              <w:shd w:val="clear" w:color="auto" w:fill="FFFFFF"/>
              <w:rPrChange w:id="3537" w:author="Aarti Joshi" w:date="2022-06-22T10:15:00Z">
                <w:rPr>
                  <w:rFonts w:cs="Arial"/>
                  <w:i/>
                  <w:iCs/>
                  <w:sz w:val="21"/>
                  <w:szCs w:val="21"/>
                  <w:shd w:val="clear" w:color="auto" w:fill="FFFFFF"/>
                </w:rPr>
              </w:rPrChange>
            </w:rPr>
            <w:delText>it. After saving it</w:delText>
          </w:r>
          <w:r w:rsidR="00A149F1" w:rsidRPr="000A165C" w:rsidDel="00366C7A">
            <w:rPr>
              <w:rFonts w:ascii="Verdana" w:hAnsi="Verdana" w:cs="Arial"/>
              <w:i/>
              <w:iCs/>
              <w:sz w:val="21"/>
              <w:szCs w:val="21"/>
              <w:shd w:val="clear" w:color="auto" w:fill="FFFFFF"/>
              <w:rPrChange w:id="3538" w:author="Aarti Joshi" w:date="2022-06-22T10:15:00Z">
                <w:rPr>
                  <w:rFonts w:cs="Arial"/>
                  <w:i/>
                  <w:iCs/>
                  <w:sz w:val="21"/>
                  <w:szCs w:val="21"/>
                  <w:shd w:val="clear" w:color="auto" w:fill="FFFFFF"/>
                </w:rPr>
              </w:rPrChange>
            </w:rPr>
            <w:delText xml:space="preserve"> will take the user back to the list of contacts.</w:delText>
          </w:r>
        </w:del>
      </w:ins>
    </w:p>
    <w:p w14:paraId="00A9526A" w14:textId="1D99773E" w:rsidR="00A149F1" w:rsidRPr="000A165C" w:rsidDel="00366C7A" w:rsidRDefault="00A149F1" w:rsidP="009E79F3">
      <w:pPr>
        <w:pStyle w:val="ListParagraph"/>
        <w:numPr>
          <w:ilvl w:val="0"/>
          <w:numId w:val="12"/>
        </w:numPr>
        <w:rPr>
          <w:ins w:id="3539" w:author="Sebastian Gonzalez" w:date="2022-05-18T11:50:00Z"/>
          <w:del w:id="3540" w:author="Aarti Joshi" w:date="2022-06-22T11:15:00Z"/>
          <w:rFonts w:ascii="Verdana" w:hAnsi="Verdana" w:cs="Arial"/>
          <w:i/>
          <w:iCs/>
          <w:sz w:val="21"/>
          <w:szCs w:val="21"/>
          <w:shd w:val="clear" w:color="auto" w:fill="FFFFFF"/>
          <w:rPrChange w:id="3541" w:author="Aarti Joshi" w:date="2022-06-22T10:15:00Z">
            <w:rPr>
              <w:ins w:id="3542" w:author="Sebastian Gonzalez" w:date="2022-05-18T11:50:00Z"/>
              <w:del w:id="3543" w:author="Aarti Joshi" w:date="2022-06-22T11:15:00Z"/>
              <w:rFonts w:cs="Arial"/>
              <w:i/>
              <w:iCs/>
              <w:sz w:val="21"/>
              <w:szCs w:val="21"/>
              <w:shd w:val="clear" w:color="auto" w:fill="FFFFFF"/>
            </w:rPr>
          </w:rPrChange>
        </w:rPr>
      </w:pPr>
      <w:ins w:id="3544" w:author="Sebastian Gonzalez" w:date="2022-05-18T11:49:00Z">
        <w:del w:id="3545" w:author="Aarti Joshi" w:date="2022-06-22T11:15:00Z">
          <w:r w:rsidRPr="000A165C" w:rsidDel="00366C7A">
            <w:rPr>
              <w:rFonts w:ascii="Verdana" w:hAnsi="Verdana" w:cs="Arial"/>
              <w:i/>
              <w:iCs/>
              <w:sz w:val="21"/>
              <w:szCs w:val="21"/>
              <w:shd w:val="clear" w:color="auto" w:fill="FFFFFF"/>
              <w:rPrChange w:id="3546" w:author="Aarti Joshi" w:date="2022-06-22T10:15:00Z">
                <w:rPr>
                  <w:rFonts w:cs="Arial"/>
                  <w:i/>
                  <w:iCs/>
                  <w:sz w:val="21"/>
                  <w:szCs w:val="21"/>
                  <w:shd w:val="clear" w:color="auto" w:fill="FFFFFF"/>
                </w:rPr>
              </w:rPrChange>
            </w:rPr>
            <w:delText>The Remove button will</w:delText>
          </w:r>
        </w:del>
      </w:ins>
      <w:ins w:id="3547" w:author="Sebastian Gonzalez" w:date="2022-05-18T11:50:00Z">
        <w:del w:id="3548" w:author="Aarti Joshi" w:date="2022-06-22T11:15:00Z">
          <w:r w:rsidRPr="000A165C" w:rsidDel="00366C7A">
            <w:rPr>
              <w:rFonts w:ascii="Verdana" w:hAnsi="Verdana" w:cs="Arial"/>
              <w:i/>
              <w:iCs/>
              <w:sz w:val="21"/>
              <w:szCs w:val="21"/>
              <w:shd w:val="clear" w:color="auto" w:fill="FFFFFF"/>
              <w:rPrChange w:id="3549" w:author="Aarti Joshi" w:date="2022-06-22T10:15:00Z">
                <w:rPr>
                  <w:rFonts w:cs="Arial"/>
                  <w:i/>
                  <w:iCs/>
                  <w:sz w:val="21"/>
                  <w:szCs w:val="21"/>
                  <w:shd w:val="clear" w:color="auto" w:fill="FFFFFF"/>
                </w:rPr>
              </w:rPrChange>
            </w:rPr>
            <w:delText xml:space="preserve"> set the contact to Inactive, it won’t delete it.</w:delText>
          </w:r>
        </w:del>
      </w:ins>
    </w:p>
    <w:p w14:paraId="3D49B8CA" w14:textId="39501107" w:rsidR="00A149F1" w:rsidRPr="000A165C" w:rsidDel="00366C7A" w:rsidRDefault="00A149F1" w:rsidP="009E79F3">
      <w:pPr>
        <w:pStyle w:val="ListParagraph"/>
        <w:numPr>
          <w:ilvl w:val="0"/>
          <w:numId w:val="12"/>
        </w:numPr>
        <w:rPr>
          <w:ins w:id="3550" w:author="Sebastian Gonzalez" w:date="2022-05-18T11:53:00Z"/>
          <w:del w:id="3551" w:author="Aarti Joshi" w:date="2022-06-22T11:15:00Z"/>
          <w:rFonts w:ascii="Verdana" w:hAnsi="Verdana" w:cs="Arial"/>
          <w:i/>
          <w:iCs/>
          <w:sz w:val="21"/>
          <w:szCs w:val="21"/>
          <w:shd w:val="clear" w:color="auto" w:fill="FFFFFF"/>
          <w:rPrChange w:id="3552" w:author="Aarti Joshi" w:date="2022-06-22T10:15:00Z">
            <w:rPr>
              <w:ins w:id="3553" w:author="Sebastian Gonzalez" w:date="2022-05-18T11:53:00Z"/>
              <w:del w:id="3554" w:author="Aarti Joshi" w:date="2022-06-22T11:15:00Z"/>
              <w:rFonts w:cs="Arial"/>
              <w:i/>
              <w:iCs/>
              <w:sz w:val="21"/>
              <w:szCs w:val="21"/>
              <w:shd w:val="clear" w:color="auto" w:fill="FFFFFF"/>
            </w:rPr>
          </w:rPrChange>
        </w:rPr>
      </w:pPr>
      <w:ins w:id="3555" w:author="Sebastian Gonzalez" w:date="2022-05-18T11:50:00Z">
        <w:del w:id="3556" w:author="Aarti Joshi" w:date="2022-06-22T11:15:00Z">
          <w:r w:rsidRPr="000A165C" w:rsidDel="00366C7A">
            <w:rPr>
              <w:rFonts w:ascii="Verdana" w:hAnsi="Verdana" w:cs="Arial"/>
              <w:i/>
              <w:iCs/>
              <w:sz w:val="21"/>
              <w:szCs w:val="21"/>
              <w:shd w:val="clear" w:color="auto" w:fill="FFFFFF"/>
              <w:rPrChange w:id="3557" w:author="Aarti Joshi" w:date="2022-06-22T10:15:00Z">
                <w:rPr>
                  <w:rFonts w:cs="Arial"/>
                  <w:i/>
                  <w:iCs/>
                  <w:sz w:val="21"/>
                  <w:szCs w:val="21"/>
                  <w:shd w:val="clear" w:color="auto" w:fill="FFFFFF"/>
                </w:rPr>
              </w:rPrChange>
            </w:rPr>
            <w:delText xml:space="preserve">A new backend script </w:delText>
          </w:r>
        </w:del>
      </w:ins>
      <w:ins w:id="3558" w:author="Sebastian Gonzalez" w:date="2022-05-18T11:51:00Z">
        <w:del w:id="3559" w:author="Aarti Joshi" w:date="2022-06-22T11:15:00Z">
          <w:r w:rsidRPr="000A165C" w:rsidDel="00366C7A">
            <w:rPr>
              <w:rFonts w:ascii="Verdana" w:hAnsi="Verdana" w:cs="Arial"/>
              <w:i/>
              <w:iCs/>
              <w:sz w:val="21"/>
              <w:szCs w:val="21"/>
              <w:shd w:val="clear" w:color="auto" w:fill="FFFFFF"/>
              <w:rPrChange w:id="3560" w:author="Aarti Joshi" w:date="2022-06-22T10:15:00Z">
                <w:rPr>
                  <w:rFonts w:cs="Arial"/>
                  <w:i/>
                  <w:iCs/>
                  <w:sz w:val="21"/>
                  <w:szCs w:val="21"/>
                  <w:shd w:val="clear" w:color="auto" w:fill="FFFFFF"/>
                </w:rPr>
              </w:rPrChange>
            </w:rPr>
            <w:delText xml:space="preserve">will be running each day at off peak hours, this script will look for inactive contacts records that have been idle for more than </w:delText>
          </w:r>
        </w:del>
      </w:ins>
      <w:ins w:id="3561" w:author="Sebastian Gonzalez" w:date="2022-05-18T11:52:00Z">
        <w:del w:id="3562" w:author="Aarti Joshi" w:date="2022-06-22T11:15:00Z">
          <w:r w:rsidRPr="000A165C" w:rsidDel="00366C7A">
            <w:rPr>
              <w:rFonts w:ascii="Verdana" w:hAnsi="Verdana" w:cs="Arial"/>
              <w:i/>
              <w:iCs/>
              <w:sz w:val="21"/>
              <w:szCs w:val="21"/>
              <w:shd w:val="clear" w:color="auto" w:fill="FFFFFF"/>
              <w:rPrChange w:id="3563" w:author="Aarti Joshi" w:date="2022-06-22T10:15:00Z">
                <w:rPr>
                  <w:rFonts w:cs="Arial"/>
                  <w:i/>
                  <w:iCs/>
                  <w:sz w:val="21"/>
                  <w:szCs w:val="21"/>
                  <w:shd w:val="clear" w:color="auto" w:fill="FFFFFF"/>
                </w:rPr>
              </w:rPrChange>
            </w:rPr>
            <w:delText>90 days and it will proceed to delete them.</w:delText>
          </w:r>
        </w:del>
      </w:ins>
    </w:p>
    <w:p w14:paraId="3DCE9975" w14:textId="0B104917" w:rsidR="00A149F1" w:rsidRDefault="00A149F1">
      <w:pPr>
        <w:rPr>
          <w:ins w:id="3564" w:author="Aarti Joshi" w:date="2022-06-22T11:16:00Z"/>
          <w:rFonts w:ascii="Verdana" w:hAnsi="Verdana"/>
          <w:lang w:val="en-US"/>
        </w:rPr>
      </w:pPr>
      <w:ins w:id="3565" w:author="Sebastian Gonzalez" w:date="2022-05-18T11:53:00Z">
        <w:del w:id="3566" w:author="Aarti Joshi" w:date="2022-06-22T11:15:00Z">
          <w:r w:rsidRPr="000A165C" w:rsidDel="00366C7A">
            <w:rPr>
              <w:rFonts w:ascii="Verdana" w:hAnsi="Verdana" w:cs="Arial"/>
              <w:i/>
              <w:iCs/>
              <w:sz w:val="21"/>
              <w:szCs w:val="21"/>
              <w:shd w:val="clear" w:color="auto" w:fill="FFFFFF"/>
              <w:rPrChange w:id="3567" w:author="Aarti Joshi" w:date="2022-06-22T10:15:00Z">
                <w:rPr>
                  <w:rFonts w:cs="Arial"/>
                  <w:i/>
                  <w:iCs/>
                  <w:sz w:val="21"/>
                  <w:szCs w:val="21"/>
                  <w:shd w:val="clear" w:color="auto" w:fill="FFFFFF"/>
                </w:rPr>
              </w:rPrChange>
            </w:rPr>
            <w:delText>Having mockups or diagrams of the solution are really helpful and they should be added on this section.</w:delText>
          </w:r>
        </w:del>
      </w:ins>
      <w:ins w:id="3568" w:author="Aarti Joshi" w:date="2022-10-12T16:54:00Z">
        <w:r w:rsidR="00AA562F" w:rsidRPr="00AA562F">
          <w:rPr>
            <w:rFonts w:ascii="Verdana" w:eastAsia="Times New Roman" w:hAnsi="Verdana" w:cs="Arial"/>
            <w:b/>
            <w:bCs/>
            <w:color w:val="F96A1B" w:themeColor="accent2"/>
            <w:kern w:val="28"/>
            <w:sz w:val="24"/>
            <w:szCs w:val="24"/>
          </w:rPr>
          <w:t xml:space="preserve"> </w:t>
        </w:r>
        <w:r w:rsidR="00AA562F" w:rsidRPr="00C8614A">
          <w:rPr>
            <w:rFonts w:ascii="Verdana" w:eastAsia="Times New Roman" w:hAnsi="Verdana" w:cs="Arial"/>
            <w:b/>
            <w:bCs/>
            <w:color w:val="F96A1B" w:themeColor="accent2"/>
            <w:kern w:val="28"/>
            <w:sz w:val="24"/>
            <w:szCs w:val="24"/>
          </w:rPr>
          <w:t xml:space="preserve">Feature </w:t>
        </w:r>
        <w:r w:rsidR="00AA562F">
          <w:rPr>
            <w:rFonts w:ascii="Verdana" w:eastAsia="Times New Roman" w:hAnsi="Verdana" w:cs="Arial"/>
            <w:b/>
            <w:bCs/>
            <w:color w:val="F96A1B" w:themeColor="accent2"/>
            <w:kern w:val="28"/>
          </w:rPr>
          <w:t>1</w:t>
        </w:r>
      </w:ins>
      <w:ins w:id="3569" w:author="Aarti Joshi" w:date="2022-06-22T11:16:00Z">
        <w:r w:rsidR="00366C7A">
          <w:rPr>
            <w:rFonts w:ascii="Verdana" w:hAnsi="Verdana"/>
            <w:b/>
            <w:bCs/>
            <w:color w:val="0070C0"/>
            <w:lang w:val="en-US"/>
          </w:rPr>
          <w:t xml:space="preserve">: </w:t>
        </w:r>
      </w:ins>
      <w:ins w:id="3570" w:author="Aarti Joshi" w:date="2022-10-12T16:54:00Z">
        <w:r w:rsidR="00AA562F" w:rsidRPr="00C8614A">
          <w:rPr>
            <w:rFonts w:ascii="Verdana" w:hAnsi="Verdana" w:cs="Calibri"/>
          </w:rPr>
          <w:t>Create and implement a custom fuel surcharge extension on the checkout page</w:t>
        </w:r>
      </w:ins>
    </w:p>
    <w:p w14:paraId="7FF57D02" w14:textId="35778476" w:rsidR="00AA562F" w:rsidRDefault="00AA562F" w:rsidP="00AA562F">
      <w:pPr>
        <w:pStyle w:val="Default"/>
        <w:numPr>
          <w:ilvl w:val="0"/>
          <w:numId w:val="28"/>
        </w:numPr>
        <w:rPr>
          <w:ins w:id="3571" w:author="Aarti Joshi" w:date="2022-10-12T16:56:00Z"/>
          <w:rFonts w:ascii="Verdana" w:hAnsi="Verdana" w:cstheme="minorHAnsi"/>
          <w:sz w:val="22"/>
          <w:szCs w:val="22"/>
        </w:rPr>
      </w:pPr>
      <w:ins w:id="3572" w:author="Aarti Joshi" w:date="2022-10-12T16:55:00Z">
        <w:r w:rsidRPr="00AA562F">
          <w:rPr>
            <w:rFonts w:ascii="Verdana" w:hAnsi="Verdana" w:cstheme="minorHAnsi"/>
            <w:sz w:val="22"/>
            <w:szCs w:val="22"/>
            <w:rPrChange w:id="3573" w:author="Aarti Joshi" w:date="2022-10-12T16:55:00Z">
              <w:rPr>
                <w:rFonts w:asciiTheme="minorHAnsi" w:hAnsiTheme="minorHAnsi" w:cstheme="minorHAnsi"/>
                <w:sz w:val="28"/>
                <w:szCs w:val="28"/>
              </w:rPr>
            </w:rPrChange>
          </w:rPr>
          <w:t xml:space="preserve">Custom Record with </w:t>
        </w:r>
      </w:ins>
      <w:ins w:id="3574" w:author="Aarti Joshi" w:date="2022-10-12T16:56:00Z">
        <w:r>
          <w:rPr>
            <w:rFonts w:ascii="Verdana" w:hAnsi="Verdana" w:cstheme="minorHAnsi"/>
            <w:sz w:val="22"/>
            <w:szCs w:val="22"/>
          </w:rPr>
          <w:t>shipping cost</w:t>
        </w:r>
      </w:ins>
    </w:p>
    <w:p w14:paraId="45218180" w14:textId="5D07301F" w:rsidR="00AA562F" w:rsidRPr="00AA562F" w:rsidRDefault="00AA562F">
      <w:pPr>
        <w:pStyle w:val="Default"/>
        <w:numPr>
          <w:ilvl w:val="1"/>
          <w:numId w:val="28"/>
        </w:numPr>
        <w:rPr>
          <w:ins w:id="3575" w:author="Aarti Joshi" w:date="2022-10-12T16:55:00Z"/>
          <w:rFonts w:ascii="Verdana" w:hAnsi="Verdana" w:cstheme="minorHAnsi"/>
          <w:sz w:val="22"/>
          <w:szCs w:val="22"/>
          <w:rPrChange w:id="3576" w:author="Aarti Joshi" w:date="2022-10-12T16:55:00Z">
            <w:rPr>
              <w:ins w:id="3577" w:author="Aarti Joshi" w:date="2022-10-12T16:55:00Z"/>
              <w:rFonts w:asciiTheme="minorHAnsi" w:hAnsiTheme="minorHAnsi" w:cstheme="minorHAnsi"/>
              <w:sz w:val="28"/>
              <w:szCs w:val="28"/>
            </w:rPr>
          </w:rPrChange>
        </w:rPr>
        <w:pPrChange w:id="3578" w:author="Aarti Joshi" w:date="2022-10-12T16:56:00Z">
          <w:pPr>
            <w:pStyle w:val="Default"/>
            <w:numPr>
              <w:ilvl w:val="1"/>
              <w:numId w:val="17"/>
            </w:numPr>
            <w:ind w:left="1440" w:hanging="360"/>
          </w:pPr>
        </w:pPrChange>
      </w:pPr>
      <w:ins w:id="3579" w:author="Aarti Joshi" w:date="2022-10-12T16:56:00Z">
        <w:r>
          <w:rPr>
            <w:rFonts w:ascii="Verdana" w:hAnsi="Verdana" w:cstheme="minorHAnsi"/>
            <w:sz w:val="22"/>
            <w:szCs w:val="22"/>
          </w:rPr>
          <w:t xml:space="preserve">New custom record </w:t>
        </w:r>
      </w:ins>
      <w:ins w:id="3580" w:author="Aarti Joshi" w:date="2022-10-13T17:09:00Z">
        <w:r w:rsidR="002041DC">
          <w:rPr>
            <w:rFonts w:ascii="Verdana" w:hAnsi="Verdana" w:cstheme="minorHAnsi"/>
            <w:sz w:val="22"/>
            <w:szCs w:val="22"/>
          </w:rPr>
          <w:t>“</w:t>
        </w:r>
        <w:r w:rsidR="002041DC" w:rsidRPr="002041DC">
          <w:rPr>
            <w:rFonts w:ascii="Verdana" w:hAnsi="Verdana" w:cstheme="minorHAnsi"/>
            <w:sz w:val="22"/>
            <w:szCs w:val="22"/>
          </w:rPr>
          <w:t>Orca Delivery Shipping Cost</w:t>
        </w:r>
        <w:r w:rsidR="002041DC">
          <w:rPr>
            <w:rFonts w:ascii="Verdana" w:hAnsi="Verdana" w:cstheme="minorHAnsi"/>
            <w:sz w:val="22"/>
            <w:szCs w:val="22"/>
          </w:rPr>
          <w:t xml:space="preserve">” </w:t>
        </w:r>
      </w:ins>
      <w:ins w:id="3581" w:author="Aarti Joshi" w:date="2022-10-12T16:56:00Z">
        <w:r>
          <w:rPr>
            <w:rFonts w:ascii="Verdana" w:hAnsi="Verdana" w:cstheme="minorHAnsi"/>
            <w:sz w:val="22"/>
            <w:szCs w:val="22"/>
          </w:rPr>
          <w:t xml:space="preserve">is </w:t>
        </w:r>
      </w:ins>
      <w:ins w:id="3582" w:author="Aarti Joshi" w:date="2022-10-13T17:09:00Z">
        <w:r w:rsidR="002041DC">
          <w:rPr>
            <w:rFonts w:ascii="Verdana" w:hAnsi="Verdana" w:cstheme="minorHAnsi"/>
            <w:sz w:val="22"/>
            <w:szCs w:val="22"/>
          </w:rPr>
          <w:t xml:space="preserve">already </w:t>
        </w:r>
      </w:ins>
      <w:ins w:id="3583" w:author="Aarti Joshi" w:date="2022-10-12T16:56:00Z">
        <w:r>
          <w:rPr>
            <w:rFonts w:ascii="Verdana" w:hAnsi="Verdana" w:cstheme="minorHAnsi"/>
            <w:sz w:val="22"/>
            <w:szCs w:val="22"/>
          </w:rPr>
          <w:t>created</w:t>
        </w:r>
      </w:ins>
      <w:ins w:id="3584" w:author="Aarti Joshi" w:date="2022-10-12T16:57:00Z">
        <w:r w:rsidR="009E6E05">
          <w:rPr>
            <w:rFonts w:ascii="Verdana" w:hAnsi="Verdana" w:cstheme="minorHAnsi"/>
            <w:sz w:val="22"/>
            <w:szCs w:val="22"/>
          </w:rPr>
          <w:t xml:space="preserve"> with zip codes and their shipping cost.</w:t>
        </w:r>
      </w:ins>
    </w:p>
    <w:p w14:paraId="0CC3D328" w14:textId="60BA70B6" w:rsidR="002041DC" w:rsidRDefault="002041DC" w:rsidP="00B53BEA">
      <w:pPr>
        <w:pStyle w:val="Default"/>
        <w:numPr>
          <w:ilvl w:val="0"/>
          <w:numId w:val="28"/>
        </w:numPr>
        <w:rPr>
          <w:ins w:id="3585" w:author="Aarti Joshi" w:date="2022-10-13T17:20:00Z"/>
          <w:rFonts w:ascii="Verdana" w:hAnsi="Verdana" w:cstheme="minorHAnsi"/>
          <w:sz w:val="22"/>
          <w:szCs w:val="22"/>
        </w:rPr>
      </w:pPr>
      <w:ins w:id="3586" w:author="Aarti Joshi" w:date="2022-10-13T17:12:00Z">
        <w:r w:rsidRPr="002041DC">
          <w:rPr>
            <w:rFonts w:ascii="Verdana" w:hAnsi="Verdana" w:cstheme="minorHAnsi"/>
            <w:sz w:val="22"/>
            <w:szCs w:val="22"/>
          </w:rPr>
          <w:t xml:space="preserve">Calculate the shipping cost based </w:t>
        </w:r>
      </w:ins>
      <w:ins w:id="3587" w:author="Aarti Joshi" w:date="2022-10-13T17:13:00Z">
        <w:r w:rsidRPr="002041DC">
          <w:rPr>
            <w:rFonts w:ascii="Verdana" w:hAnsi="Verdana" w:cstheme="minorHAnsi"/>
            <w:sz w:val="22"/>
            <w:szCs w:val="22"/>
          </w:rPr>
          <w:t>on custom record when “Orca</w:t>
        </w:r>
      </w:ins>
      <w:ins w:id="3588" w:author="Aarti Joshi" w:date="2022-10-13T17:11:00Z">
        <w:r w:rsidRPr="002041DC">
          <w:rPr>
            <w:rFonts w:ascii="Verdana" w:hAnsi="Verdana" w:cstheme="minorHAnsi"/>
            <w:sz w:val="22"/>
            <w:szCs w:val="22"/>
          </w:rPr>
          <w:t xml:space="preserve"> </w:t>
        </w:r>
      </w:ins>
      <w:ins w:id="3589" w:author="Aarti Joshi" w:date="2022-10-13T17:12:00Z">
        <w:r w:rsidRPr="002041DC">
          <w:rPr>
            <w:rFonts w:ascii="Verdana" w:hAnsi="Verdana" w:cstheme="minorHAnsi"/>
            <w:sz w:val="22"/>
            <w:szCs w:val="22"/>
          </w:rPr>
          <w:t xml:space="preserve">Delivery” shipping </w:t>
        </w:r>
      </w:ins>
      <w:ins w:id="3590" w:author="Aarti Joshi" w:date="2022-10-13T17:13:00Z">
        <w:r w:rsidRPr="002041DC">
          <w:rPr>
            <w:rFonts w:ascii="Verdana" w:hAnsi="Verdana" w:cstheme="minorHAnsi"/>
            <w:sz w:val="22"/>
            <w:szCs w:val="22"/>
          </w:rPr>
          <w:t>method is selected</w:t>
        </w:r>
      </w:ins>
      <w:ins w:id="3591" w:author="Aarti Joshi" w:date="2022-10-13T17:09:00Z">
        <w:r w:rsidRPr="002041DC">
          <w:rPr>
            <w:rFonts w:ascii="Verdana" w:hAnsi="Verdana" w:cstheme="minorHAnsi"/>
            <w:sz w:val="22"/>
            <w:szCs w:val="22"/>
          </w:rPr>
          <w:t xml:space="preserve"> </w:t>
        </w:r>
      </w:ins>
      <w:ins w:id="3592" w:author="Aarti Joshi" w:date="2022-10-13T17:20:00Z">
        <w:r>
          <w:rPr>
            <w:rFonts w:ascii="Verdana" w:hAnsi="Verdana" w:cstheme="minorHAnsi"/>
            <w:sz w:val="22"/>
            <w:szCs w:val="22"/>
          </w:rPr>
          <w:t>in checkout.</w:t>
        </w:r>
      </w:ins>
    </w:p>
    <w:p w14:paraId="6B82D234" w14:textId="266E25F2" w:rsidR="002041DC" w:rsidRDefault="002041DC" w:rsidP="002041DC">
      <w:pPr>
        <w:pStyle w:val="Default"/>
        <w:numPr>
          <w:ilvl w:val="1"/>
          <w:numId w:val="28"/>
        </w:numPr>
        <w:rPr>
          <w:ins w:id="3593" w:author="Aarti Joshi" w:date="2022-10-13T17:20:00Z"/>
          <w:rFonts w:ascii="Verdana" w:hAnsi="Verdana" w:cstheme="minorHAnsi"/>
          <w:sz w:val="22"/>
          <w:szCs w:val="22"/>
        </w:rPr>
      </w:pPr>
      <w:ins w:id="3594" w:author="Aarti Joshi" w:date="2022-10-13T17:20:00Z">
        <w:r>
          <w:rPr>
            <w:rFonts w:ascii="Verdana" w:hAnsi="Verdana" w:cstheme="minorHAnsi"/>
            <w:sz w:val="22"/>
            <w:szCs w:val="22"/>
          </w:rPr>
          <w:t>Shipping cost will be displayed based on zip code entered in shipping address in checkout.</w:t>
        </w:r>
      </w:ins>
    </w:p>
    <w:p w14:paraId="6AB28071" w14:textId="1115AD0E" w:rsidR="002041DC" w:rsidRDefault="002041DC" w:rsidP="002041DC">
      <w:pPr>
        <w:pStyle w:val="Default"/>
        <w:numPr>
          <w:ilvl w:val="1"/>
          <w:numId w:val="28"/>
        </w:numPr>
        <w:rPr>
          <w:ins w:id="3595" w:author="Aarti Joshi" w:date="2022-10-13T17:21:00Z"/>
          <w:rFonts w:ascii="Verdana" w:hAnsi="Verdana" w:cstheme="minorHAnsi"/>
          <w:sz w:val="22"/>
          <w:szCs w:val="22"/>
        </w:rPr>
      </w:pPr>
      <w:ins w:id="3596" w:author="Aarti Joshi" w:date="2022-10-13T17:21:00Z">
        <w:r>
          <w:rPr>
            <w:rFonts w:ascii="Verdana" w:hAnsi="Verdana" w:cstheme="minorHAnsi"/>
            <w:sz w:val="22"/>
            <w:szCs w:val="22"/>
          </w:rPr>
          <w:t>Shipping cost will be displayed as separate line.</w:t>
        </w:r>
      </w:ins>
    </w:p>
    <w:p w14:paraId="51A05F0C" w14:textId="1B5A2084" w:rsidR="00AA562F" w:rsidRPr="002041DC" w:rsidRDefault="002041DC">
      <w:pPr>
        <w:pStyle w:val="Default"/>
        <w:numPr>
          <w:ilvl w:val="0"/>
          <w:numId w:val="28"/>
        </w:numPr>
        <w:rPr>
          <w:ins w:id="3597" w:author="Aarti Joshi" w:date="2022-10-12T16:55:00Z"/>
          <w:rFonts w:ascii="Verdana" w:hAnsi="Verdana" w:cstheme="minorHAnsi"/>
          <w:sz w:val="22"/>
          <w:szCs w:val="22"/>
          <w:rPrChange w:id="3598" w:author="Aarti Joshi" w:date="2022-10-13T17:13:00Z">
            <w:rPr>
              <w:ins w:id="3599" w:author="Aarti Joshi" w:date="2022-10-12T16:55:00Z"/>
              <w:rFonts w:asciiTheme="minorHAnsi" w:hAnsiTheme="minorHAnsi" w:cstheme="minorHAnsi"/>
              <w:sz w:val="28"/>
              <w:szCs w:val="28"/>
            </w:rPr>
          </w:rPrChange>
        </w:rPr>
        <w:pPrChange w:id="3600" w:author="Aarti Joshi" w:date="2022-10-12T16:56:00Z">
          <w:pPr>
            <w:pStyle w:val="Default"/>
            <w:numPr>
              <w:ilvl w:val="1"/>
              <w:numId w:val="17"/>
            </w:numPr>
            <w:ind w:left="1440" w:hanging="360"/>
          </w:pPr>
        </w:pPrChange>
      </w:pPr>
      <w:ins w:id="3601" w:author="Aarti Joshi" w:date="2022-10-13T17:13:00Z">
        <w:r>
          <w:rPr>
            <w:rFonts w:ascii="Verdana" w:hAnsi="Verdana" w:cstheme="minorHAnsi"/>
            <w:sz w:val="22"/>
            <w:szCs w:val="22"/>
          </w:rPr>
          <w:t xml:space="preserve">Orca </w:t>
        </w:r>
      </w:ins>
      <w:ins w:id="3602" w:author="Aarti Joshi" w:date="2022-10-13T17:14:00Z">
        <w:r>
          <w:rPr>
            <w:rFonts w:ascii="Verdana" w:hAnsi="Verdana" w:cstheme="minorHAnsi"/>
            <w:sz w:val="22"/>
            <w:szCs w:val="22"/>
          </w:rPr>
          <w:t xml:space="preserve">Delivering shipping method should not be displayed if zip code is not </w:t>
        </w:r>
      </w:ins>
      <w:ins w:id="3603" w:author="Aarti Joshi" w:date="2022-10-13T17:15:00Z">
        <w:r>
          <w:rPr>
            <w:rFonts w:ascii="Verdana" w:hAnsi="Verdana" w:cstheme="minorHAnsi"/>
            <w:sz w:val="22"/>
            <w:szCs w:val="22"/>
          </w:rPr>
          <w:t>existed</w:t>
        </w:r>
      </w:ins>
      <w:ins w:id="3604" w:author="Aarti Joshi" w:date="2022-10-13T17:14:00Z">
        <w:r>
          <w:rPr>
            <w:rFonts w:ascii="Verdana" w:hAnsi="Verdana" w:cstheme="minorHAnsi"/>
            <w:sz w:val="22"/>
            <w:szCs w:val="22"/>
          </w:rPr>
          <w:t xml:space="preserve"> in custom re</w:t>
        </w:r>
      </w:ins>
      <w:ins w:id="3605" w:author="Aarti Joshi" w:date="2022-10-13T17:15:00Z">
        <w:r>
          <w:rPr>
            <w:rFonts w:ascii="Verdana" w:hAnsi="Verdana" w:cstheme="minorHAnsi"/>
            <w:sz w:val="22"/>
            <w:szCs w:val="22"/>
          </w:rPr>
          <w:t>cord i.e., “</w:t>
        </w:r>
        <w:r w:rsidRPr="002041DC">
          <w:rPr>
            <w:rFonts w:ascii="Verdana" w:hAnsi="Verdana" w:cstheme="minorHAnsi"/>
            <w:sz w:val="22"/>
            <w:szCs w:val="22"/>
          </w:rPr>
          <w:t>Orca Delivery Shipping Cost</w:t>
        </w:r>
        <w:r>
          <w:rPr>
            <w:rFonts w:ascii="Verdana" w:hAnsi="Verdana" w:cstheme="minorHAnsi"/>
            <w:sz w:val="22"/>
            <w:szCs w:val="22"/>
          </w:rPr>
          <w:t xml:space="preserve">” </w:t>
        </w:r>
      </w:ins>
    </w:p>
    <w:p w14:paraId="0510636C" w14:textId="52C881F7" w:rsidR="00825353" w:rsidRPr="002041DC" w:rsidRDefault="002041DC" w:rsidP="00085575">
      <w:pPr>
        <w:pStyle w:val="Default"/>
        <w:numPr>
          <w:ilvl w:val="1"/>
          <w:numId w:val="28"/>
        </w:numPr>
        <w:rPr>
          <w:ins w:id="3606" w:author="Aarti Joshi" w:date="2022-10-13T17:15:00Z"/>
          <w:rFonts w:ascii="Verdana" w:hAnsi="Verdana" w:cs="Arial"/>
          <w:sz w:val="21"/>
          <w:szCs w:val="21"/>
          <w:shd w:val="clear" w:color="auto" w:fill="FFFFFF"/>
          <w:rPrChange w:id="3607" w:author="Aarti Joshi" w:date="2022-10-13T17:15:00Z">
            <w:rPr>
              <w:ins w:id="3608" w:author="Aarti Joshi" w:date="2022-10-13T17:15:00Z"/>
              <w:rFonts w:ascii="Verdana" w:hAnsi="Verdana" w:cstheme="minorHAnsi"/>
              <w:sz w:val="22"/>
              <w:szCs w:val="22"/>
            </w:rPr>
          </w:rPrChange>
        </w:rPr>
      </w:pPr>
      <w:ins w:id="3609" w:author="Aarti Joshi" w:date="2022-10-13T17:15:00Z">
        <w:r w:rsidRPr="002041DC">
          <w:rPr>
            <w:rFonts w:ascii="Verdana" w:hAnsi="Verdana"/>
            <w:sz w:val="22"/>
            <w:szCs w:val="22"/>
          </w:rPr>
          <w:t xml:space="preserve">If orca delivery is not available, then show </w:t>
        </w:r>
      </w:ins>
      <w:ins w:id="3610" w:author="Aarti Joshi" w:date="2022-10-12T16:55:00Z">
        <w:r w:rsidR="00AA562F" w:rsidRPr="002041DC">
          <w:rPr>
            <w:rFonts w:ascii="Verdana" w:hAnsi="Verdana"/>
            <w:sz w:val="22"/>
            <w:szCs w:val="22"/>
            <w:rPrChange w:id="3611" w:author="Aarti Joshi" w:date="2022-10-13T17:15:00Z">
              <w:rPr>
                <w:sz w:val="28"/>
                <w:szCs w:val="28"/>
              </w:rPr>
            </w:rPrChange>
          </w:rPr>
          <w:t>Information message – Orca Team to provide message.</w:t>
        </w:r>
      </w:ins>
    </w:p>
    <w:p w14:paraId="67220635" w14:textId="2F51C352" w:rsidR="002041DC" w:rsidRDefault="00974D13" w:rsidP="002041DC">
      <w:pPr>
        <w:pStyle w:val="Default"/>
        <w:rPr>
          <w:ins w:id="3612" w:author="Aarti Joshi" w:date="2022-10-13T17:24:00Z"/>
          <w:rFonts w:ascii="Verdana" w:hAnsi="Verdana" w:cs="Calibri"/>
          <w:sz w:val="22"/>
          <w:szCs w:val="22"/>
        </w:rPr>
      </w:pPr>
      <w:ins w:id="3613" w:author="Aarti Joshi" w:date="2022-10-13T17:23:00Z">
        <w:r w:rsidRPr="00C8614A">
          <w:rPr>
            <w:rFonts w:ascii="Verdana" w:eastAsia="Times New Roman" w:hAnsi="Verdana" w:cs="Arial"/>
            <w:b/>
            <w:bCs/>
            <w:color w:val="F96A1B" w:themeColor="accent2"/>
            <w:kern w:val="28"/>
          </w:rPr>
          <w:t xml:space="preserve">Feature </w:t>
        </w:r>
        <w:r>
          <w:rPr>
            <w:rFonts w:ascii="Verdana" w:eastAsia="Times New Roman" w:hAnsi="Verdana" w:cs="Arial"/>
            <w:b/>
            <w:bCs/>
            <w:color w:val="F96A1B" w:themeColor="accent2"/>
            <w:kern w:val="28"/>
          </w:rPr>
          <w:t xml:space="preserve">2: </w:t>
        </w:r>
        <w:r w:rsidRPr="00C8614A">
          <w:rPr>
            <w:rFonts w:ascii="Verdana" w:hAnsi="Verdana" w:cs="Calibri"/>
            <w:sz w:val="22"/>
            <w:szCs w:val="22"/>
          </w:rPr>
          <w:t>Create</w:t>
        </w:r>
        <w:r>
          <w:rPr>
            <w:rFonts w:ascii="Verdana" w:hAnsi="Verdana" w:cs="Calibri"/>
            <w:sz w:val="22"/>
            <w:szCs w:val="22"/>
          </w:rPr>
          <w:t xml:space="preserve"> new section in My account page to </w:t>
        </w:r>
      </w:ins>
      <w:ins w:id="3614" w:author="Aarti Joshi" w:date="2022-10-13T17:24:00Z">
        <w:r>
          <w:rPr>
            <w:rFonts w:ascii="Verdana" w:hAnsi="Verdana" w:cs="Calibri"/>
            <w:sz w:val="22"/>
            <w:szCs w:val="22"/>
          </w:rPr>
          <w:t>fill the warranty form.</w:t>
        </w:r>
      </w:ins>
    </w:p>
    <w:p w14:paraId="6EBEE51F" w14:textId="2C68C947" w:rsidR="00974D13" w:rsidRDefault="00974D13" w:rsidP="002041DC">
      <w:pPr>
        <w:pStyle w:val="Default"/>
        <w:rPr>
          <w:ins w:id="3615" w:author="Aarti Joshi" w:date="2022-10-13T17:24:00Z"/>
          <w:rFonts w:ascii="Verdana" w:hAnsi="Verdana" w:cs="Calibri"/>
          <w:sz w:val="22"/>
          <w:szCs w:val="22"/>
        </w:rPr>
      </w:pPr>
    </w:p>
    <w:p w14:paraId="2844A347" w14:textId="1E01C64A" w:rsidR="002041DC" w:rsidRDefault="00974D13" w:rsidP="0044409B">
      <w:pPr>
        <w:pStyle w:val="Default"/>
        <w:numPr>
          <w:ilvl w:val="0"/>
          <w:numId w:val="33"/>
        </w:numPr>
        <w:rPr>
          <w:ins w:id="3616" w:author="Aarti Joshi" w:date="2022-10-13T17:26:00Z"/>
          <w:rFonts w:ascii="Verdana" w:hAnsi="Verdana" w:cs="Arial"/>
          <w:sz w:val="21"/>
          <w:szCs w:val="21"/>
          <w:shd w:val="clear" w:color="auto" w:fill="FFFFFF"/>
        </w:rPr>
      </w:pPr>
      <w:ins w:id="3617" w:author="Aarti Joshi" w:date="2022-10-13T17:25:00Z">
        <w:r w:rsidRPr="00974D13">
          <w:rPr>
            <w:rFonts w:ascii="Verdana" w:hAnsi="Verdana" w:cs="Arial"/>
            <w:sz w:val="21"/>
            <w:szCs w:val="21"/>
            <w:shd w:val="clear" w:color="auto" w:fill="FFFFFF"/>
          </w:rPr>
          <w:t>New Section “</w:t>
        </w:r>
        <w:r>
          <w:rPr>
            <w:rFonts w:ascii="Verdana" w:hAnsi="Verdana" w:cs="Arial"/>
            <w:sz w:val="21"/>
            <w:szCs w:val="21"/>
            <w:shd w:val="clear" w:color="auto" w:fill="FFFFFF"/>
          </w:rPr>
          <w:t>Warranty Claims” will</w:t>
        </w:r>
      </w:ins>
      <w:ins w:id="3618" w:author="Aarti Joshi" w:date="2022-10-13T17:26:00Z">
        <w:r>
          <w:rPr>
            <w:rFonts w:ascii="Verdana" w:hAnsi="Verdana" w:cs="Arial"/>
            <w:sz w:val="21"/>
            <w:szCs w:val="21"/>
            <w:shd w:val="clear" w:color="auto" w:fill="FFFFFF"/>
          </w:rPr>
          <w:t xml:space="preserve"> be created next to Case Section.</w:t>
        </w:r>
      </w:ins>
    </w:p>
    <w:p w14:paraId="025367B9" w14:textId="0C6E4436" w:rsidR="00974D13" w:rsidRDefault="00974D13" w:rsidP="00AB63B8">
      <w:pPr>
        <w:pStyle w:val="Default"/>
        <w:numPr>
          <w:ilvl w:val="0"/>
          <w:numId w:val="33"/>
        </w:numPr>
        <w:rPr>
          <w:ins w:id="3619" w:author="Aarti Joshi" w:date="2022-10-13T17:28:00Z"/>
          <w:rFonts w:ascii="Verdana" w:hAnsi="Verdana" w:cs="Arial"/>
          <w:sz w:val="21"/>
          <w:szCs w:val="21"/>
          <w:shd w:val="clear" w:color="auto" w:fill="FFFFFF"/>
        </w:rPr>
      </w:pPr>
      <w:ins w:id="3620" w:author="Aarti Joshi" w:date="2022-10-13T17:27:00Z">
        <w:r w:rsidRPr="00974D13">
          <w:rPr>
            <w:rFonts w:ascii="Verdana" w:hAnsi="Verdana" w:cs="Arial"/>
            <w:sz w:val="21"/>
            <w:szCs w:val="21"/>
            <w:shd w:val="clear" w:color="auto" w:fill="FFFFFF"/>
          </w:rPr>
          <w:t>Below field should be displayed in Warranty claim section</w:t>
        </w:r>
      </w:ins>
      <w:ins w:id="3621" w:author="Aarti Joshi" w:date="2022-10-13T17:46:00Z">
        <w:r w:rsidR="009F0F22">
          <w:rPr>
            <w:rFonts w:ascii="Verdana" w:hAnsi="Verdana" w:cs="Arial"/>
            <w:sz w:val="21"/>
            <w:szCs w:val="21"/>
            <w:shd w:val="clear" w:color="auto" w:fill="FFFFFF"/>
          </w:rPr>
          <w:t xml:space="preserve"> and all fields are required.</w:t>
        </w:r>
      </w:ins>
    </w:p>
    <w:p w14:paraId="7F3DFC8C" w14:textId="36A34CB8" w:rsidR="00974D13" w:rsidRDefault="00974D13" w:rsidP="00974D13">
      <w:pPr>
        <w:pStyle w:val="Default"/>
        <w:numPr>
          <w:ilvl w:val="2"/>
          <w:numId w:val="33"/>
        </w:numPr>
        <w:rPr>
          <w:ins w:id="3622" w:author="Aarti Joshi" w:date="2022-10-13T17:28:00Z"/>
          <w:rFonts w:ascii="Verdana" w:hAnsi="Verdana" w:cs="Arial"/>
          <w:sz w:val="21"/>
          <w:szCs w:val="21"/>
          <w:shd w:val="clear" w:color="auto" w:fill="FFFFFF"/>
        </w:rPr>
      </w:pPr>
      <w:ins w:id="3623" w:author="Aarti Joshi" w:date="2022-10-13T17:28:00Z">
        <w:r w:rsidRPr="00974D13">
          <w:rPr>
            <w:rFonts w:ascii="Verdana" w:hAnsi="Verdana" w:cs="Arial"/>
            <w:sz w:val="21"/>
            <w:szCs w:val="21"/>
            <w:shd w:val="clear" w:color="auto" w:fill="FFFFFF"/>
            <w:rPrChange w:id="3624" w:author="Aarti Joshi" w:date="2022-10-13T17:28:00Z">
              <w:rPr>
                <w:sz w:val="28"/>
                <w:szCs w:val="28"/>
              </w:rPr>
            </w:rPrChange>
          </w:rPr>
          <w:t>Customer Name</w:t>
        </w:r>
      </w:ins>
    </w:p>
    <w:p w14:paraId="250F0D89" w14:textId="2E386949" w:rsidR="00974D13" w:rsidRDefault="00974D13" w:rsidP="00974D13">
      <w:pPr>
        <w:pStyle w:val="Default"/>
        <w:numPr>
          <w:ilvl w:val="3"/>
          <w:numId w:val="33"/>
        </w:numPr>
        <w:rPr>
          <w:ins w:id="3625" w:author="Aarti Joshi" w:date="2022-10-13T17:28:00Z"/>
          <w:rFonts w:ascii="Verdana" w:hAnsi="Verdana" w:cs="Arial"/>
          <w:sz w:val="21"/>
          <w:szCs w:val="21"/>
          <w:shd w:val="clear" w:color="auto" w:fill="FFFFFF"/>
        </w:rPr>
      </w:pPr>
      <w:ins w:id="3626" w:author="Aarti Joshi" w:date="2022-10-13T17:28:00Z">
        <w:r>
          <w:rPr>
            <w:rFonts w:ascii="Verdana" w:hAnsi="Verdana" w:cs="Arial"/>
            <w:sz w:val="21"/>
            <w:szCs w:val="21"/>
            <w:shd w:val="clear" w:color="auto" w:fill="FFFFFF"/>
          </w:rPr>
          <w:t>Field Type -</w:t>
        </w:r>
        <w:r w:rsidRPr="00974D13">
          <w:rPr>
            <w:rFonts w:ascii="Verdana" w:hAnsi="Verdana" w:cs="Arial"/>
            <w:sz w:val="21"/>
            <w:szCs w:val="21"/>
            <w:shd w:val="clear" w:color="auto" w:fill="FFFFFF"/>
            <w:rPrChange w:id="3627" w:author="Aarti Joshi" w:date="2022-10-13T17:28:00Z">
              <w:rPr>
                <w:sz w:val="28"/>
                <w:szCs w:val="28"/>
              </w:rPr>
            </w:rPrChange>
          </w:rPr>
          <w:t>free text</w:t>
        </w:r>
      </w:ins>
    </w:p>
    <w:p w14:paraId="452BD8E1" w14:textId="2730CBEE" w:rsidR="00974D13" w:rsidRPr="00974D13" w:rsidRDefault="00974D13">
      <w:pPr>
        <w:pStyle w:val="Default"/>
        <w:numPr>
          <w:ilvl w:val="3"/>
          <w:numId w:val="33"/>
        </w:numPr>
        <w:rPr>
          <w:ins w:id="3628" w:author="Aarti Joshi" w:date="2022-10-13T17:28:00Z"/>
          <w:rFonts w:ascii="Verdana" w:hAnsi="Verdana" w:cs="Arial"/>
          <w:sz w:val="21"/>
          <w:szCs w:val="21"/>
          <w:shd w:val="clear" w:color="auto" w:fill="FFFFFF"/>
          <w:rPrChange w:id="3629" w:author="Aarti Joshi" w:date="2022-10-13T17:28:00Z">
            <w:rPr>
              <w:ins w:id="3630" w:author="Aarti Joshi" w:date="2022-10-13T17:28:00Z"/>
              <w:sz w:val="28"/>
              <w:szCs w:val="28"/>
            </w:rPr>
          </w:rPrChange>
        </w:rPr>
        <w:pPrChange w:id="3631" w:author="Aarti Joshi" w:date="2022-10-13T17:28:00Z">
          <w:pPr>
            <w:pStyle w:val="xcontentpasted0"/>
            <w:numPr>
              <w:numId w:val="33"/>
            </w:numPr>
            <w:shd w:val="clear" w:color="auto" w:fill="FFFFFF"/>
            <w:ind w:left="792" w:hanging="360"/>
          </w:pPr>
        </w:pPrChange>
      </w:pPr>
      <w:ins w:id="3632" w:author="Aarti Joshi" w:date="2022-10-13T17:28:00Z">
        <w:r>
          <w:rPr>
            <w:rFonts w:ascii="Verdana" w:hAnsi="Verdana" w:cs="Arial"/>
            <w:sz w:val="21"/>
            <w:szCs w:val="21"/>
            <w:shd w:val="clear" w:color="auto" w:fill="FFFFFF"/>
          </w:rPr>
          <w:t xml:space="preserve">No char </w:t>
        </w:r>
      </w:ins>
      <w:ins w:id="3633" w:author="Aarti Joshi" w:date="2022-10-13T17:29:00Z">
        <w:r>
          <w:rPr>
            <w:rFonts w:ascii="Verdana" w:hAnsi="Verdana" w:cs="Arial"/>
            <w:sz w:val="21"/>
            <w:szCs w:val="21"/>
            <w:shd w:val="clear" w:color="auto" w:fill="FFFFFF"/>
          </w:rPr>
          <w:t>limits</w:t>
        </w:r>
      </w:ins>
    </w:p>
    <w:p w14:paraId="4D86F991" w14:textId="3F78DC74" w:rsidR="00974D13" w:rsidRDefault="00974D13" w:rsidP="00974D13">
      <w:pPr>
        <w:pStyle w:val="Default"/>
        <w:numPr>
          <w:ilvl w:val="2"/>
          <w:numId w:val="33"/>
        </w:numPr>
        <w:rPr>
          <w:ins w:id="3634" w:author="Aarti Joshi" w:date="2022-10-13T17:29:00Z"/>
          <w:rFonts w:ascii="Verdana" w:hAnsi="Verdana" w:cs="Arial"/>
          <w:sz w:val="21"/>
          <w:szCs w:val="21"/>
          <w:shd w:val="clear" w:color="auto" w:fill="FFFFFF"/>
        </w:rPr>
      </w:pPr>
      <w:ins w:id="3635" w:author="Aarti Joshi" w:date="2022-10-13T17:28:00Z">
        <w:r w:rsidRPr="00974D13">
          <w:rPr>
            <w:rFonts w:ascii="Verdana" w:hAnsi="Verdana" w:cs="Arial"/>
            <w:sz w:val="21"/>
            <w:szCs w:val="21"/>
            <w:shd w:val="clear" w:color="auto" w:fill="FFFFFF"/>
            <w:rPrChange w:id="3636" w:author="Aarti Joshi" w:date="2022-10-13T17:28:00Z">
              <w:rPr>
                <w:sz w:val="28"/>
                <w:szCs w:val="28"/>
              </w:rPr>
            </w:rPrChange>
          </w:rPr>
          <w:t xml:space="preserve">Phone Number </w:t>
        </w:r>
      </w:ins>
    </w:p>
    <w:p w14:paraId="76DB6176" w14:textId="77777777" w:rsidR="00974D13" w:rsidRDefault="00974D13" w:rsidP="00974D13">
      <w:pPr>
        <w:pStyle w:val="Default"/>
        <w:numPr>
          <w:ilvl w:val="3"/>
          <w:numId w:val="33"/>
        </w:numPr>
        <w:rPr>
          <w:ins w:id="3637" w:author="Aarti Joshi" w:date="2022-10-13T17:29:00Z"/>
          <w:rFonts w:ascii="Verdana" w:hAnsi="Verdana" w:cs="Arial"/>
          <w:sz w:val="21"/>
          <w:szCs w:val="21"/>
          <w:shd w:val="clear" w:color="auto" w:fill="FFFFFF"/>
        </w:rPr>
      </w:pPr>
      <w:ins w:id="3638" w:author="Aarti Joshi" w:date="2022-10-13T17:29: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6CCFB18D" w14:textId="0FF8EC60" w:rsidR="00974D13" w:rsidRPr="00974D13" w:rsidRDefault="00974D13">
      <w:pPr>
        <w:pStyle w:val="Default"/>
        <w:numPr>
          <w:ilvl w:val="3"/>
          <w:numId w:val="33"/>
        </w:numPr>
        <w:rPr>
          <w:ins w:id="3639" w:author="Aarti Joshi" w:date="2022-10-13T17:28:00Z"/>
          <w:rFonts w:ascii="Verdana" w:hAnsi="Verdana" w:cs="Arial"/>
          <w:sz w:val="21"/>
          <w:szCs w:val="21"/>
          <w:shd w:val="clear" w:color="auto" w:fill="FFFFFF"/>
          <w:rPrChange w:id="3640" w:author="Aarti Joshi" w:date="2022-10-13T17:28:00Z">
            <w:rPr>
              <w:ins w:id="3641" w:author="Aarti Joshi" w:date="2022-10-13T17:28:00Z"/>
              <w:sz w:val="28"/>
              <w:szCs w:val="28"/>
            </w:rPr>
          </w:rPrChange>
        </w:rPr>
        <w:pPrChange w:id="3642" w:author="Aarti Joshi" w:date="2022-10-13T17:29:00Z">
          <w:pPr>
            <w:pStyle w:val="xcontentpasted0"/>
            <w:numPr>
              <w:numId w:val="33"/>
            </w:numPr>
            <w:shd w:val="clear" w:color="auto" w:fill="FFFFFF"/>
            <w:ind w:left="792" w:hanging="360"/>
          </w:pPr>
        </w:pPrChange>
      </w:pPr>
      <w:ins w:id="3643" w:author="Aarti Joshi" w:date="2022-10-13T17:29:00Z">
        <w:r>
          <w:rPr>
            <w:rFonts w:ascii="Verdana" w:hAnsi="Verdana" w:cs="Arial"/>
            <w:sz w:val="21"/>
            <w:szCs w:val="21"/>
            <w:shd w:val="clear" w:color="auto" w:fill="FFFFFF"/>
          </w:rPr>
          <w:t>Validation – Customer should be able to enter only numeric values</w:t>
        </w:r>
      </w:ins>
      <w:ins w:id="3644" w:author="Ilan Daniele" w:date="2022-10-18T16:04:00Z">
        <w:r w:rsidR="00D571AE">
          <w:rPr>
            <w:rFonts w:ascii="Verdana" w:hAnsi="Verdana" w:cs="Arial"/>
            <w:sz w:val="21"/>
            <w:szCs w:val="21"/>
            <w:shd w:val="clear" w:color="auto" w:fill="FFFFFF"/>
          </w:rPr>
          <w:t xml:space="preserve"> </w:t>
        </w:r>
        <w:r w:rsidR="00D571AE" w:rsidRPr="00934713">
          <w:rPr>
            <w:rFonts w:ascii="Verdana" w:hAnsi="Verdana" w:cs="Arial"/>
            <w:color w:val="FF0000"/>
            <w:sz w:val="21"/>
            <w:szCs w:val="21"/>
            <w:shd w:val="clear" w:color="auto" w:fill="FFFFFF"/>
            <w:rPrChange w:id="3645" w:author="Ilan Daniele" w:date="2022-10-19T13:37:00Z">
              <w:rPr>
                <w:rFonts w:ascii="Verdana" w:hAnsi="Verdana" w:cs="Arial"/>
                <w:sz w:val="21"/>
                <w:szCs w:val="21"/>
                <w:shd w:val="clear" w:color="auto" w:fill="FFFFFF"/>
              </w:rPr>
            </w:rPrChange>
          </w:rPr>
          <w:t>(</w:t>
        </w:r>
      </w:ins>
      <w:ins w:id="3646" w:author="Ilan Daniele" w:date="2022-10-18T16:05:00Z">
        <w:r w:rsidR="00D571AE" w:rsidRPr="00934713">
          <w:rPr>
            <w:rFonts w:ascii="Verdana" w:hAnsi="Verdana" w:cs="Arial"/>
            <w:color w:val="FF0000"/>
            <w:sz w:val="21"/>
            <w:szCs w:val="21"/>
            <w:shd w:val="clear" w:color="auto" w:fill="FFFFFF"/>
            <w:rPrChange w:id="3647" w:author="Ilan Daniele" w:date="2022-10-19T13:37:00Z">
              <w:rPr>
                <w:rFonts w:ascii="Verdana" w:hAnsi="Verdana" w:cs="Arial"/>
                <w:sz w:val="21"/>
                <w:szCs w:val="21"/>
                <w:shd w:val="clear" w:color="auto" w:fill="FFFFFF"/>
              </w:rPr>
            </w:rPrChange>
          </w:rPr>
          <w:t>validatePhone in Utils)</w:t>
        </w:r>
      </w:ins>
    </w:p>
    <w:p w14:paraId="4E20FD60" w14:textId="5CDE8608" w:rsidR="00974D13" w:rsidRDefault="00974D13" w:rsidP="00974D13">
      <w:pPr>
        <w:pStyle w:val="Default"/>
        <w:numPr>
          <w:ilvl w:val="2"/>
          <w:numId w:val="33"/>
        </w:numPr>
        <w:rPr>
          <w:ins w:id="3648" w:author="Aarti Joshi" w:date="2022-10-13T17:29:00Z"/>
          <w:rFonts w:ascii="Verdana" w:hAnsi="Verdana" w:cs="Arial"/>
          <w:sz w:val="21"/>
          <w:szCs w:val="21"/>
          <w:shd w:val="clear" w:color="auto" w:fill="FFFFFF"/>
        </w:rPr>
      </w:pPr>
      <w:ins w:id="3649" w:author="Aarti Joshi" w:date="2022-10-13T17:28:00Z">
        <w:r w:rsidRPr="00974D13">
          <w:rPr>
            <w:rFonts w:ascii="Verdana" w:hAnsi="Verdana" w:cs="Arial"/>
            <w:sz w:val="21"/>
            <w:szCs w:val="21"/>
            <w:shd w:val="clear" w:color="auto" w:fill="FFFFFF"/>
            <w:rPrChange w:id="3650" w:author="Aarti Joshi" w:date="2022-10-13T17:28:00Z">
              <w:rPr>
                <w:sz w:val="28"/>
                <w:szCs w:val="28"/>
              </w:rPr>
            </w:rPrChange>
          </w:rPr>
          <w:t xml:space="preserve">Email </w:t>
        </w:r>
      </w:ins>
    </w:p>
    <w:p w14:paraId="68B290AC" w14:textId="77777777" w:rsidR="00974D13" w:rsidRDefault="00974D13" w:rsidP="00974D13">
      <w:pPr>
        <w:pStyle w:val="Default"/>
        <w:numPr>
          <w:ilvl w:val="3"/>
          <w:numId w:val="33"/>
        </w:numPr>
        <w:rPr>
          <w:ins w:id="3651" w:author="Aarti Joshi" w:date="2022-10-13T17:29:00Z"/>
          <w:rFonts w:ascii="Verdana" w:hAnsi="Verdana" w:cs="Arial"/>
          <w:sz w:val="21"/>
          <w:szCs w:val="21"/>
          <w:shd w:val="clear" w:color="auto" w:fill="FFFFFF"/>
        </w:rPr>
      </w:pPr>
      <w:ins w:id="3652" w:author="Aarti Joshi" w:date="2022-10-13T17:29:00Z">
        <w:r>
          <w:rPr>
            <w:rFonts w:ascii="Verdana" w:hAnsi="Verdana" w:cs="Arial"/>
            <w:sz w:val="21"/>
            <w:szCs w:val="21"/>
            <w:shd w:val="clear" w:color="auto" w:fill="FFFFFF"/>
          </w:rPr>
          <w:lastRenderedPageBreak/>
          <w:t>Field Type -</w:t>
        </w:r>
        <w:r w:rsidRPr="00C8614A">
          <w:rPr>
            <w:rFonts w:ascii="Verdana" w:hAnsi="Verdana" w:cs="Arial"/>
            <w:sz w:val="21"/>
            <w:szCs w:val="21"/>
            <w:shd w:val="clear" w:color="auto" w:fill="FFFFFF"/>
          </w:rPr>
          <w:t>free text</w:t>
        </w:r>
      </w:ins>
    </w:p>
    <w:p w14:paraId="796EF78D" w14:textId="632BECFF" w:rsidR="00974D13" w:rsidRPr="00C8614A" w:rsidRDefault="00974D13" w:rsidP="00974D13">
      <w:pPr>
        <w:pStyle w:val="Default"/>
        <w:numPr>
          <w:ilvl w:val="3"/>
          <w:numId w:val="33"/>
        </w:numPr>
        <w:rPr>
          <w:ins w:id="3653" w:author="Aarti Joshi" w:date="2022-10-13T17:29:00Z"/>
          <w:rFonts w:ascii="Verdana" w:hAnsi="Verdana" w:cs="Arial"/>
          <w:sz w:val="21"/>
          <w:szCs w:val="21"/>
          <w:shd w:val="clear" w:color="auto" w:fill="FFFFFF"/>
        </w:rPr>
      </w:pPr>
      <w:ins w:id="3654" w:author="Aarti Joshi" w:date="2022-10-13T17:29:00Z">
        <w:r>
          <w:rPr>
            <w:rFonts w:ascii="Verdana" w:hAnsi="Verdana" w:cs="Arial"/>
            <w:sz w:val="21"/>
            <w:szCs w:val="21"/>
            <w:shd w:val="clear" w:color="auto" w:fill="FFFFFF"/>
          </w:rPr>
          <w:t xml:space="preserve">Validation – </w:t>
        </w:r>
      </w:ins>
      <w:ins w:id="3655" w:author="Aarti Joshi" w:date="2022-10-13T17:30:00Z">
        <w:r>
          <w:rPr>
            <w:rFonts w:ascii="Verdana" w:hAnsi="Verdana" w:cs="Arial"/>
            <w:sz w:val="21"/>
            <w:szCs w:val="21"/>
            <w:shd w:val="clear" w:color="auto" w:fill="FFFFFF"/>
          </w:rPr>
          <w:t xml:space="preserve">Email format </w:t>
        </w:r>
      </w:ins>
      <w:ins w:id="3656" w:author="Aarti Joshi" w:date="2022-10-13T17:31:00Z">
        <w:r>
          <w:rPr>
            <w:rFonts w:ascii="Verdana" w:hAnsi="Verdana" w:cs="Arial"/>
            <w:sz w:val="21"/>
            <w:szCs w:val="21"/>
            <w:shd w:val="clear" w:color="auto" w:fill="FFFFFF"/>
          </w:rPr>
          <w:t>must be valid else show warning message.</w:t>
        </w:r>
      </w:ins>
      <w:ins w:id="3657" w:author="Aarti Joshi" w:date="2022-10-13T17:30:00Z">
        <w:r>
          <w:rPr>
            <w:rFonts w:ascii="Verdana" w:hAnsi="Verdana" w:cs="Arial"/>
            <w:sz w:val="21"/>
            <w:szCs w:val="21"/>
            <w:shd w:val="clear" w:color="auto" w:fill="FFFFFF"/>
          </w:rPr>
          <w:t xml:space="preserve"> (</w:t>
        </w:r>
      </w:ins>
      <w:ins w:id="3658" w:author="Ilan Daniele" w:date="2022-10-18T16:05:00Z">
        <w:r w:rsidR="00447A48">
          <w:rPr>
            <w:rFonts w:ascii="Verdana" w:hAnsi="Verdana" w:cs="Arial"/>
            <w:sz w:val="21"/>
            <w:szCs w:val="21"/>
            <w:shd w:val="clear" w:color="auto" w:fill="FFFFFF"/>
          </w:rPr>
          <w:fldChar w:fldCharType="begin"/>
        </w:r>
        <w:r w:rsidR="00447A48">
          <w:rPr>
            <w:rFonts w:ascii="Verdana" w:hAnsi="Verdana" w:cs="Arial"/>
            <w:sz w:val="21"/>
            <w:szCs w:val="21"/>
            <w:shd w:val="clear" w:color="auto" w:fill="FFFFFF"/>
          </w:rPr>
          <w:instrText xml:space="preserve"> HYPERLINK "mailto:</w:instrText>
        </w:r>
      </w:ins>
      <w:ins w:id="3659" w:author="Aarti Joshi" w:date="2022-10-13T17:30:00Z">
        <w:r w:rsidR="00447A48">
          <w:rPr>
            <w:rFonts w:ascii="Verdana" w:hAnsi="Verdana" w:cs="Arial"/>
            <w:sz w:val="21"/>
            <w:szCs w:val="21"/>
            <w:shd w:val="clear" w:color="auto" w:fill="FFFFFF"/>
          </w:rPr>
          <w:instrText>name@email.com</w:instrText>
        </w:r>
      </w:ins>
      <w:ins w:id="3660" w:author="Ilan Daniele" w:date="2022-10-18T16:05:00Z">
        <w:r w:rsidR="00447A48">
          <w:rPr>
            <w:rFonts w:ascii="Verdana" w:hAnsi="Verdana" w:cs="Arial"/>
            <w:sz w:val="21"/>
            <w:szCs w:val="21"/>
            <w:shd w:val="clear" w:color="auto" w:fill="FFFFFF"/>
          </w:rPr>
          <w:instrText xml:space="preserve">" </w:instrText>
        </w:r>
        <w:r w:rsidR="00447A48">
          <w:rPr>
            <w:rFonts w:ascii="Verdana" w:hAnsi="Verdana" w:cs="Arial"/>
            <w:sz w:val="21"/>
            <w:szCs w:val="21"/>
            <w:shd w:val="clear" w:color="auto" w:fill="FFFFFF"/>
          </w:rPr>
          <w:fldChar w:fldCharType="separate"/>
        </w:r>
      </w:ins>
      <w:ins w:id="3661" w:author="Aarti Joshi" w:date="2022-10-13T17:30:00Z">
        <w:r w:rsidR="00447A48" w:rsidRPr="00577BC9">
          <w:rPr>
            <w:rStyle w:val="Hyperlink"/>
            <w:rFonts w:ascii="Verdana" w:hAnsi="Verdana" w:cs="Arial"/>
            <w:sz w:val="21"/>
            <w:szCs w:val="21"/>
            <w:shd w:val="clear" w:color="auto" w:fill="FFFFFF"/>
          </w:rPr>
          <w:t>name@email.com</w:t>
        </w:r>
      </w:ins>
      <w:ins w:id="3662" w:author="Ilan Daniele" w:date="2022-10-18T16:05:00Z">
        <w:r w:rsidR="00447A48">
          <w:rPr>
            <w:rFonts w:ascii="Verdana" w:hAnsi="Verdana" w:cs="Arial"/>
            <w:sz w:val="21"/>
            <w:szCs w:val="21"/>
            <w:shd w:val="clear" w:color="auto" w:fill="FFFFFF"/>
          </w:rPr>
          <w:fldChar w:fldCharType="end"/>
        </w:r>
      </w:ins>
      <w:ins w:id="3663" w:author="Aarti Joshi" w:date="2022-10-13T17:30:00Z">
        <w:r>
          <w:rPr>
            <w:rFonts w:ascii="Verdana" w:hAnsi="Verdana" w:cs="Arial"/>
            <w:sz w:val="21"/>
            <w:szCs w:val="21"/>
            <w:shd w:val="clear" w:color="auto" w:fill="FFFFFF"/>
          </w:rPr>
          <w:t>)</w:t>
        </w:r>
      </w:ins>
      <w:ins w:id="3664" w:author="Ilan Daniele" w:date="2022-10-18T16:05:00Z">
        <w:r w:rsidR="00447A48">
          <w:rPr>
            <w:rFonts w:ascii="Verdana" w:hAnsi="Verdana" w:cs="Arial"/>
            <w:sz w:val="21"/>
            <w:szCs w:val="21"/>
            <w:shd w:val="clear" w:color="auto" w:fill="FFFFFF"/>
          </w:rPr>
          <w:t xml:space="preserve"> </w:t>
        </w:r>
        <w:r w:rsidR="00447A48" w:rsidRPr="00934713">
          <w:rPr>
            <w:rFonts w:ascii="Verdana" w:hAnsi="Verdana" w:cs="Arial"/>
            <w:color w:val="FF0000"/>
            <w:sz w:val="21"/>
            <w:szCs w:val="21"/>
            <w:shd w:val="clear" w:color="auto" w:fill="FFFFFF"/>
            <w:rPrChange w:id="3665" w:author="Ilan Daniele" w:date="2022-10-19T13:37:00Z">
              <w:rPr>
                <w:rFonts w:ascii="Verdana" w:hAnsi="Verdana" w:cs="Arial"/>
                <w:sz w:val="21"/>
                <w:szCs w:val="21"/>
                <w:shd w:val="clear" w:color="auto" w:fill="FFFFFF"/>
              </w:rPr>
            </w:rPrChange>
          </w:rPr>
          <w:t>(Regular expression that I will create)</w:t>
        </w:r>
      </w:ins>
    </w:p>
    <w:p w14:paraId="62A53393" w14:textId="4CB0AB87" w:rsidR="00974D13" w:rsidRDefault="00974D13" w:rsidP="00974D13">
      <w:pPr>
        <w:pStyle w:val="Default"/>
        <w:numPr>
          <w:ilvl w:val="2"/>
          <w:numId w:val="33"/>
        </w:numPr>
        <w:rPr>
          <w:ins w:id="3666" w:author="Aarti Joshi" w:date="2022-10-13T17:30:00Z"/>
          <w:rFonts w:ascii="Verdana" w:hAnsi="Verdana" w:cs="Arial"/>
          <w:sz w:val="21"/>
          <w:szCs w:val="21"/>
          <w:shd w:val="clear" w:color="auto" w:fill="FFFFFF"/>
        </w:rPr>
      </w:pPr>
      <w:ins w:id="3667" w:author="Aarti Joshi" w:date="2022-10-13T17:28:00Z">
        <w:r w:rsidRPr="00974D13">
          <w:rPr>
            <w:rFonts w:ascii="Verdana" w:hAnsi="Verdana" w:cs="Arial"/>
            <w:sz w:val="21"/>
            <w:szCs w:val="21"/>
            <w:shd w:val="clear" w:color="auto" w:fill="FFFFFF"/>
            <w:rPrChange w:id="3668" w:author="Aarti Joshi" w:date="2022-10-13T17:28:00Z">
              <w:rPr>
                <w:sz w:val="28"/>
                <w:szCs w:val="28"/>
              </w:rPr>
            </w:rPrChange>
          </w:rPr>
          <w:t xml:space="preserve">Billing Address </w:t>
        </w:r>
      </w:ins>
    </w:p>
    <w:p w14:paraId="19AA3092" w14:textId="1A572578" w:rsidR="00974D13" w:rsidRDefault="00974D13" w:rsidP="00974D13">
      <w:pPr>
        <w:pStyle w:val="Default"/>
        <w:numPr>
          <w:ilvl w:val="3"/>
          <w:numId w:val="33"/>
        </w:numPr>
        <w:rPr>
          <w:ins w:id="3669" w:author="Aarti Joshi" w:date="2022-10-13T17:30:00Z"/>
          <w:rFonts w:ascii="Verdana" w:hAnsi="Verdana" w:cs="Arial"/>
          <w:sz w:val="21"/>
          <w:szCs w:val="21"/>
          <w:shd w:val="clear" w:color="auto" w:fill="FFFFFF"/>
        </w:rPr>
      </w:pPr>
      <w:ins w:id="3670" w:author="Aarti Joshi" w:date="2022-10-13T17:30: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r>
          <w:rPr>
            <w:rFonts w:ascii="Verdana" w:hAnsi="Verdana" w:cs="Arial"/>
            <w:sz w:val="21"/>
            <w:szCs w:val="21"/>
            <w:shd w:val="clear" w:color="auto" w:fill="FFFFFF"/>
          </w:rPr>
          <w:t xml:space="preserve"> (whole address will be entered)</w:t>
        </w:r>
      </w:ins>
    </w:p>
    <w:p w14:paraId="3115FE12" w14:textId="77777777" w:rsidR="00974D13" w:rsidRPr="00C8614A" w:rsidRDefault="00974D13" w:rsidP="00974D13">
      <w:pPr>
        <w:pStyle w:val="Default"/>
        <w:numPr>
          <w:ilvl w:val="3"/>
          <w:numId w:val="33"/>
        </w:numPr>
        <w:rPr>
          <w:ins w:id="3671" w:author="Aarti Joshi" w:date="2022-10-13T17:30:00Z"/>
          <w:rFonts w:ascii="Verdana" w:hAnsi="Verdana" w:cs="Arial"/>
          <w:sz w:val="21"/>
          <w:szCs w:val="21"/>
          <w:shd w:val="clear" w:color="auto" w:fill="FFFFFF"/>
        </w:rPr>
      </w:pPr>
      <w:ins w:id="3672" w:author="Aarti Joshi" w:date="2022-10-13T17:30:00Z">
        <w:r>
          <w:rPr>
            <w:rFonts w:ascii="Verdana" w:hAnsi="Verdana" w:cs="Arial"/>
            <w:sz w:val="21"/>
            <w:szCs w:val="21"/>
            <w:shd w:val="clear" w:color="auto" w:fill="FFFFFF"/>
          </w:rPr>
          <w:t>No char limits</w:t>
        </w:r>
      </w:ins>
    </w:p>
    <w:p w14:paraId="76B87739" w14:textId="3316C571" w:rsidR="00974D13" w:rsidRDefault="00974D13" w:rsidP="00974D13">
      <w:pPr>
        <w:pStyle w:val="Default"/>
        <w:numPr>
          <w:ilvl w:val="2"/>
          <w:numId w:val="33"/>
        </w:numPr>
        <w:rPr>
          <w:ins w:id="3673" w:author="Aarti Joshi" w:date="2022-10-13T17:30:00Z"/>
          <w:rFonts w:ascii="Verdana" w:hAnsi="Verdana" w:cs="Arial"/>
          <w:sz w:val="21"/>
          <w:szCs w:val="21"/>
          <w:shd w:val="clear" w:color="auto" w:fill="FFFFFF"/>
        </w:rPr>
      </w:pPr>
      <w:ins w:id="3674" w:author="Aarti Joshi" w:date="2022-10-13T17:28:00Z">
        <w:r w:rsidRPr="00974D13">
          <w:rPr>
            <w:rFonts w:ascii="Verdana" w:hAnsi="Verdana" w:cs="Arial"/>
            <w:sz w:val="21"/>
            <w:szCs w:val="21"/>
            <w:shd w:val="clear" w:color="auto" w:fill="FFFFFF"/>
            <w:rPrChange w:id="3675" w:author="Aarti Joshi" w:date="2022-10-13T17:28:00Z">
              <w:rPr>
                <w:sz w:val="28"/>
                <w:szCs w:val="28"/>
              </w:rPr>
            </w:rPrChange>
          </w:rPr>
          <w:t xml:space="preserve">Shipping Address </w:t>
        </w:r>
      </w:ins>
    </w:p>
    <w:p w14:paraId="46FCBD45" w14:textId="77777777" w:rsidR="00974D13" w:rsidRDefault="00974D13" w:rsidP="00974D13">
      <w:pPr>
        <w:pStyle w:val="Default"/>
        <w:numPr>
          <w:ilvl w:val="3"/>
          <w:numId w:val="33"/>
        </w:numPr>
        <w:rPr>
          <w:ins w:id="3676" w:author="Aarti Joshi" w:date="2022-10-13T17:30:00Z"/>
          <w:rFonts w:ascii="Verdana" w:hAnsi="Verdana" w:cs="Arial"/>
          <w:sz w:val="21"/>
          <w:szCs w:val="21"/>
          <w:shd w:val="clear" w:color="auto" w:fill="FFFFFF"/>
        </w:rPr>
      </w:pPr>
      <w:ins w:id="3677" w:author="Aarti Joshi" w:date="2022-10-13T17:30: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r>
          <w:rPr>
            <w:rFonts w:ascii="Verdana" w:hAnsi="Verdana" w:cs="Arial"/>
            <w:sz w:val="21"/>
            <w:szCs w:val="21"/>
            <w:shd w:val="clear" w:color="auto" w:fill="FFFFFF"/>
          </w:rPr>
          <w:t xml:space="preserve"> (whole address will be entered)</w:t>
        </w:r>
      </w:ins>
    </w:p>
    <w:p w14:paraId="0BA15313" w14:textId="68F5D0D6" w:rsidR="00974D13" w:rsidRPr="00974D13" w:rsidRDefault="00974D13">
      <w:pPr>
        <w:pStyle w:val="Default"/>
        <w:numPr>
          <w:ilvl w:val="3"/>
          <w:numId w:val="33"/>
        </w:numPr>
        <w:rPr>
          <w:ins w:id="3678" w:author="Aarti Joshi" w:date="2022-10-13T17:28:00Z"/>
          <w:rFonts w:ascii="Verdana" w:hAnsi="Verdana" w:cs="Arial"/>
          <w:sz w:val="21"/>
          <w:szCs w:val="21"/>
          <w:shd w:val="clear" w:color="auto" w:fill="FFFFFF"/>
          <w:rPrChange w:id="3679" w:author="Aarti Joshi" w:date="2022-10-13T17:28:00Z">
            <w:rPr>
              <w:ins w:id="3680" w:author="Aarti Joshi" w:date="2022-10-13T17:28:00Z"/>
              <w:sz w:val="28"/>
              <w:szCs w:val="28"/>
            </w:rPr>
          </w:rPrChange>
        </w:rPr>
        <w:pPrChange w:id="3681" w:author="Aarti Joshi" w:date="2022-10-13T17:30:00Z">
          <w:pPr>
            <w:pStyle w:val="xcontentpasted0"/>
            <w:numPr>
              <w:numId w:val="33"/>
            </w:numPr>
            <w:shd w:val="clear" w:color="auto" w:fill="FFFFFF"/>
            <w:ind w:left="792" w:hanging="360"/>
          </w:pPr>
        </w:pPrChange>
      </w:pPr>
      <w:ins w:id="3682" w:author="Aarti Joshi" w:date="2022-10-13T17:30:00Z">
        <w:r>
          <w:rPr>
            <w:rFonts w:ascii="Verdana" w:hAnsi="Verdana" w:cs="Arial"/>
            <w:sz w:val="21"/>
            <w:szCs w:val="21"/>
            <w:shd w:val="clear" w:color="auto" w:fill="FFFFFF"/>
          </w:rPr>
          <w:t>No char limits</w:t>
        </w:r>
      </w:ins>
    </w:p>
    <w:p w14:paraId="1DC2CA55" w14:textId="3BC8E4B4" w:rsidR="00974D13" w:rsidRDefault="00974D13" w:rsidP="00974D13">
      <w:pPr>
        <w:pStyle w:val="Default"/>
        <w:numPr>
          <w:ilvl w:val="2"/>
          <w:numId w:val="33"/>
        </w:numPr>
        <w:rPr>
          <w:ins w:id="3683" w:author="Aarti Joshi" w:date="2022-10-13T17:32:00Z"/>
          <w:rFonts w:ascii="Verdana" w:hAnsi="Verdana" w:cs="Arial"/>
          <w:sz w:val="21"/>
          <w:szCs w:val="21"/>
          <w:shd w:val="clear" w:color="auto" w:fill="FFFFFF"/>
        </w:rPr>
      </w:pPr>
      <w:ins w:id="3684" w:author="Aarti Joshi" w:date="2022-10-13T17:28:00Z">
        <w:r w:rsidRPr="00974D13">
          <w:rPr>
            <w:rFonts w:ascii="Verdana" w:hAnsi="Verdana" w:cs="Arial"/>
            <w:sz w:val="21"/>
            <w:szCs w:val="21"/>
            <w:shd w:val="clear" w:color="auto" w:fill="FFFFFF"/>
            <w:rPrChange w:id="3685" w:author="Aarti Joshi" w:date="2022-10-13T17:28:00Z">
              <w:rPr>
                <w:sz w:val="28"/>
                <w:szCs w:val="28"/>
              </w:rPr>
            </w:rPrChange>
          </w:rPr>
          <w:t xml:space="preserve">Manufacturer Case Number </w:t>
        </w:r>
      </w:ins>
    </w:p>
    <w:p w14:paraId="3FBD4ACB" w14:textId="77777777" w:rsidR="00530F0C" w:rsidRDefault="00530F0C" w:rsidP="00530F0C">
      <w:pPr>
        <w:pStyle w:val="Default"/>
        <w:numPr>
          <w:ilvl w:val="3"/>
          <w:numId w:val="33"/>
        </w:numPr>
        <w:rPr>
          <w:ins w:id="3686" w:author="Aarti Joshi" w:date="2022-10-13T17:32:00Z"/>
          <w:rFonts w:ascii="Verdana" w:hAnsi="Verdana" w:cs="Arial"/>
          <w:sz w:val="21"/>
          <w:szCs w:val="21"/>
          <w:shd w:val="clear" w:color="auto" w:fill="FFFFFF"/>
        </w:rPr>
      </w:pPr>
      <w:ins w:id="3687" w:author="Aarti Joshi" w:date="2022-10-13T17:32: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5BEB3153" w14:textId="77777777" w:rsidR="00530F0C" w:rsidRPr="00C8614A" w:rsidRDefault="00530F0C" w:rsidP="00530F0C">
      <w:pPr>
        <w:pStyle w:val="Default"/>
        <w:numPr>
          <w:ilvl w:val="3"/>
          <w:numId w:val="33"/>
        </w:numPr>
        <w:rPr>
          <w:ins w:id="3688" w:author="Aarti Joshi" w:date="2022-10-13T17:32:00Z"/>
          <w:rFonts w:ascii="Verdana" w:hAnsi="Verdana" w:cs="Arial"/>
          <w:sz w:val="21"/>
          <w:szCs w:val="21"/>
          <w:shd w:val="clear" w:color="auto" w:fill="FFFFFF"/>
        </w:rPr>
      </w:pPr>
      <w:ins w:id="3689" w:author="Aarti Joshi" w:date="2022-10-13T17:32:00Z">
        <w:r>
          <w:rPr>
            <w:rFonts w:ascii="Verdana" w:hAnsi="Verdana" w:cs="Arial"/>
            <w:sz w:val="21"/>
            <w:szCs w:val="21"/>
            <w:shd w:val="clear" w:color="auto" w:fill="FFFFFF"/>
          </w:rPr>
          <w:t>No char limits</w:t>
        </w:r>
      </w:ins>
    </w:p>
    <w:p w14:paraId="54D8E5D6" w14:textId="7CBE1946" w:rsidR="00974D13" w:rsidRDefault="00974D13" w:rsidP="00974D13">
      <w:pPr>
        <w:pStyle w:val="Default"/>
        <w:numPr>
          <w:ilvl w:val="2"/>
          <w:numId w:val="33"/>
        </w:numPr>
        <w:rPr>
          <w:ins w:id="3690" w:author="Aarti Joshi" w:date="2022-10-13T17:32:00Z"/>
          <w:rFonts w:ascii="Verdana" w:hAnsi="Verdana" w:cs="Arial"/>
          <w:sz w:val="21"/>
          <w:szCs w:val="21"/>
          <w:shd w:val="clear" w:color="auto" w:fill="FFFFFF"/>
        </w:rPr>
      </w:pPr>
      <w:ins w:id="3691" w:author="Aarti Joshi" w:date="2022-10-13T17:28:00Z">
        <w:r w:rsidRPr="00974D13">
          <w:rPr>
            <w:rFonts w:ascii="Verdana" w:hAnsi="Verdana" w:cs="Arial"/>
            <w:sz w:val="21"/>
            <w:szCs w:val="21"/>
            <w:shd w:val="clear" w:color="auto" w:fill="FFFFFF"/>
            <w:rPrChange w:id="3692" w:author="Aarti Joshi" w:date="2022-10-13T17:28:00Z">
              <w:rPr>
                <w:sz w:val="28"/>
                <w:szCs w:val="28"/>
              </w:rPr>
            </w:rPrChange>
          </w:rPr>
          <w:t xml:space="preserve">Model Number </w:t>
        </w:r>
      </w:ins>
    </w:p>
    <w:p w14:paraId="2E14EBE4" w14:textId="77777777" w:rsidR="00530F0C" w:rsidRDefault="00530F0C" w:rsidP="00530F0C">
      <w:pPr>
        <w:pStyle w:val="Default"/>
        <w:numPr>
          <w:ilvl w:val="3"/>
          <w:numId w:val="33"/>
        </w:numPr>
        <w:rPr>
          <w:ins w:id="3693" w:author="Aarti Joshi" w:date="2022-10-13T17:32:00Z"/>
          <w:rFonts w:ascii="Verdana" w:hAnsi="Verdana" w:cs="Arial"/>
          <w:sz w:val="21"/>
          <w:szCs w:val="21"/>
          <w:shd w:val="clear" w:color="auto" w:fill="FFFFFF"/>
        </w:rPr>
      </w:pPr>
      <w:ins w:id="3694" w:author="Aarti Joshi" w:date="2022-10-13T17:32: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73AA5820" w14:textId="77777777" w:rsidR="00530F0C" w:rsidRPr="00C8614A" w:rsidRDefault="00530F0C" w:rsidP="00530F0C">
      <w:pPr>
        <w:pStyle w:val="Default"/>
        <w:numPr>
          <w:ilvl w:val="3"/>
          <w:numId w:val="33"/>
        </w:numPr>
        <w:rPr>
          <w:ins w:id="3695" w:author="Aarti Joshi" w:date="2022-10-13T17:32:00Z"/>
          <w:rFonts w:ascii="Verdana" w:hAnsi="Verdana" w:cs="Arial"/>
          <w:sz w:val="21"/>
          <w:szCs w:val="21"/>
          <w:shd w:val="clear" w:color="auto" w:fill="FFFFFF"/>
        </w:rPr>
      </w:pPr>
      <w:ins w:id="3696" w:author="Aarti Joshi" w:date="2022-10-13T17:32:00Z">
        <w:r>
          <w:rPr>
            <w:rFonts w:ascii="Verdana" w:hAnsi="Verdana" w:cs="Arial"/>
            <w:sz w:val="21"/>
            <w:szCs w:val="21"/>
            <w:shd w:val="clear" w:color="auto" w:fill="FFFFFF"/>
          </w:rPr>
          <w:t>No char limits</w:t>
        </w:r>
      </w:ins>
    </w:p>
    <w:p w14:paraId="1FF61D1C" w14:textId="096E43A7" w:rsidR="00974D13" w:rsidRDefault="00974D13" w:rsidP="00974D13">
      <w:pPr>
        <w:pStyle w:val="Default"/>
        <w:numPr>
          <w:ilvl w:val="2"/>
          <w:numId w:val="33"/>
        </w:numPr>
        <w:rPr>
          <w:ins w:id="3697" w:author="Aarti Joshi" w:date="2022-10-13T17:32:00Z"/>
          <w:rFonts w:ascii="Verdana" w:hAnsi="Verdana" w:cs="Arial"/>
          <w:sz w:val="21"/>
          <w:szCs w:val="21"/>
          <w:shd w:val="clear" w:color="auto" w:fill="FFFFFF"/>
        </w:rPr>
      </w:pPr>
      <w:ins w:id="3698" w:author="Aarti Joshi" w:date="2022-10-13T17:28:00Z">
        <w:r w:rsidRPr="00974D13">
          <w:rPr>
            <w:rFonts w:ascii="Verdana" w:hAnsi="Verdana" w:cs="Arial"/>
            <w:sz w:val="21"/>
            <w:szCs w:val="21"/>
            <w:shd w:val="clear" w:color="auto" w:fill="FFFFFF"/>
            <w:rPrChange w:id="3699" w:author="Aarti Joshi" w:date="2022-10-13T17:28:00Z">
              <w:rPr>
                <w:sz w:val="28"/>
                <w:szCs w:val="28"/>
              </w:rPr>
            </w:rPrChange>
          </w:rPr>
          <w:t>Serial Number</w:t>
        </w:r>
      </w:ins>
    </w:p>
    <w:p w14:paraId="5E863D70" w14:textId="77777777" w:rsidR="00530F0C" w:rsidRDefault="00530F0C" w:rsidP="00530F0C">
      <w:pPr>
        <w:pStyle w:val="Default"/>
        <w:numPr>
          <w:ilvl w:val="3"/>
          <w:numId w:val="33"/>
        </w:numPr>
        <w:rPr>
          <w:ins w:id="3700" w:author="Aarti Joshi" w:date="2022-10-13T17:32:00Z"/>
          <w:rFonts w:ascii="Verdana" w:hAnsi="Verdana" w:cs="Arial"/>
          <w:sz w:val="21"/>
          <w:szCs w:val="21"/>
          <w:shd w:val="clear" w:color="auto" w:fill="FFFFFF"/>
        </w:rPr>
      </w:pPr>
      <w:ins w:id="3701" w:author="Aarti Joshi" w:date="2022-10-13T17:32: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5EEFDD35" w14:textId="77777777" w:rsidR="00530F0C" w:rsidRPr="00C8614A" w:rsidRDefault="00530F0C" w:rsidP="00530F0C">
      <w:pPr>
        <w:pStyle w:val="Default"/>
        <w:numPr>
          <w:ilvl w:val="3"/>
          <w:numId w:val="33"/>
        </w:numPr>
        <w:rPr>
          <w:ins w:id="3702" w:author="Aarti Joshi" w:date="2022-10-13T17:32:00Z"/>
          <w:rFonts w:ascii="Verdana" w:hAnsi="Verdana" w:cs="Arial"/>
          <w:sz w:val="21"/>
          <w:szCs w:val="21"/>
          <w:shd w:val="clear" w:color="auto" w:fill="FFFFFF"/>
        </w:rPr>
      </w:pPr>
      <w:ins w:id="3703" w:author="Aarti Joshi" w:date="2022-10-13T17:32:00Z">
        <w:r>
          <w:rPr>
            <w:rFonts w:ascii="Verdana" w:hAnsi="Verdana" w:cs="Arial"/>
            <w:sz w:val="21"/>
            <w:szCs w:val="21"/>
            <w:shd w:val="clear" w:color="auto" w:fill="FFFFFF"/>
          </w:rPr>
          <w:t>No char limits</w:t>
        </w:r>
      </w:ins>
    </w:p>
    <w:p w14:paraId="71A5C9CF" w14:textId="003C0BFB" w:rsidR="00530F0C" w:rsidRDefault="00974D13" w:rsidP="007C15A3">
      <w:pPr>
        <w:pStyle w:val="Default"/>
        <w:numPr>
          <w:ilvl w:val="2"/>
          <w:numId w:val="33"/>
        </w:numPr>
        <w:rPr>
          <w:ins w:id="3704" w:author="Aarti Joshi" w:date="2022-10-13T17:33:00Z"/>
          <w:rFonts w:ascii="Verdana" w:hAnsi="Verdana" w:cs="Arial"/>
          <w:sz w:val="21"/>
          <w:szCs w:val="21"/>
          <w:shd w:val="clear" w:color="auto" w:fill="FFFFFF"/>
        </w:rPr>
      </w:pPr>
      <w:ins w:id="3705" w:author="Aarti Joshi" w:date="2022-10-13T17:28:00Z">
        <w:r w:rsidRPr="00530F0C">
          <w:rPr>
            <w:rFonts w:ascii="Verdana" w:hAnsi="Verdana" w:cs="Arial"/>
            <w:sz w:val="21"/>
            <w:szCs w:val="21"/>
            <w:shd w:val="clear" w:color="auto" w:fill="FFFFFF"/>
            <w:rPrChange w:id="3706" w:author="Aarti Joshi" w:date="2022-10-13T17:32:00Z">
              <w:rPr>
                <w:sz w:val="28"/>
                <w:szCs w:val="28"/>
              </w:rPr>
            </w:rPrChange>
          </w:rPr>
          <w:t>Date of Purchase/Where was it purchased from? Date picker</w:t>
        </w:r>
      </w:ins>
    </w:p>
    <w:p w14:paraId="2A467274" w14:textId="4C762352" w:rsidR="00530F0C" w:rsidRDefault="00530F0C" w:rsidP="00530F0C">
      <w:pPr>
        <w:pStyle w:val="Default"/>
        <w:numPr>
          <w:ilvl w:val="3"/>
          <w:numId w:val="33"/>
        </w:numPr>
        <w:rPr>
          <w:ins w:id="3707" w:author="Aarti Joshi" w:date="2022-10-13T17:33:00Z"/>
          <w:rFonts w:ascii="Verdana" w:hAnsi="Verdana" w:cs="Arial"/>
          <w:sz w:val="21"/>
          <w:szCs w:val="21"/>
          <w:shd w:val="clear" w:color="auto" w:fill="FFFFFF"/>
        </w:rPr>
      </w:pPr>
      <w:ins w:id="3708" w:author="Aarti Joshi" w:date="2022-10-13T17:33:00Z">
        <w:r>
          <w:rPr>
            <w:rFonts w:ascii="Verdana" w:hAnsi="Verdana" w:cs="Arial"/>
            <w:sz w:val="21"/>
            <w:szCs w:val="21"/>
            <w:shd w:val="clear" w:color="auto" w:fill="FFFFFF"/>
          </w:rPr>
          <w:t>Field Type -Date Picker</w:t>
        </w:r>
      </w:ins>
    </w:p>
    <w:p w14:paraId="1AA44060" w14:textId="71B7499B" w:rsidR="00530F0C" w:rsidRPr="00530F0C" w:rsidRDefault="00530F0C">
      <w:pPr>
        <w:pStyle w:val="Default"/>
        <w:numPr>
          <w:ilvl w:val="3"/>
          <w:numId w:val="33"/>
        </w:numPr>
        <w:rPr>
          <w:ins w:id="3709" w:author="Aarti Joshi" w:date="2022-10-13T17:32:00Z"/>
          <w:rFonts w:ascii="Verdana" w:hAnsi="Verdana" w:cs="Arial"/>
          <w:sz w:val="21"/>
          <w:szCs w:val="21"/>
          <w:shd w:val="clear" w:color="auto" w:fill="FFFFFF"/>
        </w:rPr>
        <w:pPrChange w:id="3710" w:author="Aarti Joshi" w:date="2022-10-13T17:33:00Z">
          <w:pPr>
            <w:pStyle w:val="Default"/>
            <w:numPr>
              <w:ilvl w:val="2"/>
              <w:numId w:val="33"/>
            </w:numPr>
            <w:ind w:left="2232" w:hanging="360"/>
          </w:pPr>
        </w:pPrChange>
      </w:pPr>
      <w:ins w:id="3711" w:author="Aarti Joshi" w:date="2022-10-13T17:33:00Z">
        <w:r w:rsidRPr="00530F0C">
          <w:rPr>
            <w:rFonts w:ascii="Verdana" w:hAnsi="Verdana" w:cs="Arial"/>
            <w:sz w:val="21"/>
            <w:szCs w:val="21"/>
            <w:shd w:val="clear" w:color="auto" w:fill="FFFFFF"/>
          </w:rPr>
          <w:t>Validation: It should not be future date.</w:t>
        </w:r>
      </w:ins>
      <w:ins w:id="3712" w:author="Ilan Daniele" w:date="2022-10-18T16:06:00Z">
        <w:r w:rsidR="00B03A2E">
          <w:rPr>
            <w:rFonts w:ascii="Verdana" w:hAnsi="Verdana" w:cs="Arial"/>
            <w:sz w:val="21"/>
            <w:szCs w:val="21"/>
            <w:shd w:val="clear" w:color="auto" w:fill="FFFFFF"/>
          </w:rPr>
          <w:t xml:space="preserve"> </w:t>
        </w:r>
        <w:r w:rsidR="00B03A2E" w:rsidRPr="00934713">
          <w:rPr>
            <w:rFonts w:ascii="Verdana" w:hAnsi="Verdana" w:cs="Arial"/>
            <w:color w:val="FF0000"/>
            <w:sz w:val="21"/>
            <w:szCs w:val="21"/>
            <w:shd w:val="clear" w:color="auto" w:fill="FFFFFF"/>
            <w:rPrChange w:id="3713" w:author="Ilan Daniele" w:date="2022-10-19T13:36:00Z">
              <w:rPr>
                <w:rFonts w:ascii="Verdana" w:hAnsi="Verdana" w:cs="Arial"/>
                <w:sz w:val="21"/>
                <w:szCs w:val="21"/>
                <w:shd w:val="clear" w:color="auto" w:fill="FFFFFF"/>
              </w:rPr>
            </w:rPrChange>
          </w:rPr>
          <w:t>(Limit the date picker, limit selection, dates more than today dehabilitated)</w:t>
        </w:r>
      </w:ins>
    </w:p>
    <w:p w14:paraId="6142E418" w14:textId="3A3EFA22" w:rsidR="00974D13" w:rsidRDefault="00974D13" w:rsidP="007C15A3">
      <w:pPr>
        <w:pStyle w:val="Default"/>
        <w:numPr>
          <w:ilvl w:val="2"/>
          <w:numId w:val="33"/>
        </w:numPr>
        <w:rPr>
          <w:ins w:id="3714" w:author="Aarti Joshi" w:date="2022-10-13T17:33:00Z"/>
          <w:rFonts w:ascii="Verdana" w:hAnsi="Verdana" w:cs="Arial"/>
          <w:sz w:val="21"/>
          <w:szCs w:val="21"/>
          <w:shd w:val="clear" w:color="auto" w:fill="FFFFFF"/>
        </w:rPr>
      </w:pPr>
      <w:ins w:id="3715" w:author="Aarti Joshi" w:date="2022-10-13T17:28:00Z">
        <w:r w:rsidRPr="00530F0C">
          <w:rPr>
            <w:rFonts w:ascii="Verdana" w:hAnsi="Verdana" w:cs="Arial"/>
            <w:sz w:val="21"/>
            <w:szCs w:val="21"/>
            <w:shd w:val="clear" w:color="auto" w:fill="FFFFFF"/>
            <w:rPrChange w:id="3716" w:author="Aarti Joshi" w:date="2022-10-13T17:32:00Z">
              <w:rPr>
                <w:sz w:val="28"/>
                <w:szCs w:val="28"/>
              </w:rPr>
            </w:rPrChange>
          </w:rPr>
          <w:t>Who Installed it</w:t>
        </w:r>
      </w:ins>
    </w:p>
    <w:p w14:paraId="5AFC584C" w14:textId="77777777" w:rsidR="00530F0C" w:rsidRDefault="00530F0C" w:rsidP="00530F0C">
      <w:pPr>
        <w:pStyle w:val="Default"/>
        <w:numPr>
          <w:ilvl w:val="3"/>
          <w:numId w:val="33"/>
        </w:numPr>
        <w:rPr>
          <w:ins w:id="3717" w:author="Aarti Joshi" w:date="2022-10-13T17:33:00Z"/>
          <w:rFonts w:ascii="Verdana" w:hAnsi="Verdana" w:cs="Arial"/>
          <w:sz w:val="21"/>
          <w:szCs w:val="21"/>
          <w:shd w:val="clear" w:color="auto" w:fill="FFFFFF"/>
        </w:rPr>
      </w:pPr>
      <w:ins w:id="3718" w:author="Aarti Joshi" w:date="2022-10-13T17:33: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1DD44FFA" w14:textId="77777777" w:rsidR="00530F0C" w:rsidRPr="00C8614A" w:rsidRDefault="00530F0C" w:rsidP="00530F0C">
      <w:pPr>
        <w:pStyle w:val="Default"/>
        <w:numPr>
          <w:ilvl w:val="3"/>
          <w:numId w:val="33"/>
        </w:numPr>
        <w:rPr>
          <w:ins w:id="3719" w:author="Aarti Joshi" w:date="2022-10-13T17:33:00Z"/>
          <w:rFonts w:ascii="Verdana" w:hAnsi="Verdana" w:cs="Arial"/>
          <w:sz w:val="21"/>
          <w:szCs w:val="21"/>
          <w:shd w:val="clear" w:color="auto" w:fill="FFFFFF"/>
        </w:rPr>
      </w:pPr>
      <w:ins w:id="3720" w:author="Aarti Joshi" w:date="2022-10-13T17:33:00Z">
        <w:r>
          <w:rPr>
            <w:rFonts w:ascii="Verdana" w:hAnsi="Verdana" w:cs="Arial"/>
            <w:sz w:val="21"/>
            <w:szCs w:val="21"/>
            <w:shd w:val="clear" w:color="auto" w:fill="FFFFFF"/>
          </w:rPr>
          <w:t>No char limits</w:t>
        </w:r>
      </w:ins>
    </w:p>
    <w:p w14:paraId="5E3563EE" w14:textId="2E950B2A" w:rsidR="00974D13" w:rsidRDefault="00974D13" w:rsidP="00974D13">
      <w:pPr>
        <w:pStyle w:val="Default"/>
        <w:numPr>
          <w:ilvl w:val="2"/>
          <w:numId w:val="33"/>
        </w:numPr>
        <w:rPr>
          <w:ins w:id="3721" w:author="Aarti Joshi" w:date="2022-10-13T17:33:00Z"/>
          <w:rFonts w:ascii="Verdana" w:hAnsi="Verdana" w:cs="Arial"/>
          <w:sz w:val="21"/>
          <w:szCs w:val="21"/>
          <w:shd w:val="clear" w:color="auto" w:fill="FFFFFF"/>
        </w:rPr>
      </w:pPr>
      <w:ins w:id="3722" w:author="Aarti Joshi" w:date="2022-10-13T17:28:00Z">
        <w:r w:rsidRPr="00974D13">
          <w:rPr>
            <w:rFonts w:ascii="Verdana" w:hAnsi="Verdana" w:cs="Arial"/>
            <w:sz w:val="21"/>
            <w:szCs w:val="21"/>
            <w:shd w:val="clear" w:color="auto" w:fill="FFFFFF"/>
            <w:rPrChange w:id="3723" w:author="Aarti Joshi" w:date="2022-10-13T17:28:00Z">
              <w:rPr>
                <w:sz w:val="28"/>
                <w:szCs w:val="28"/>
              </w:rPr>
            </w:rPrChange>
          </w:rPr>
          <w:t xml:space="preserve">Description of Issue </w:t>
        </w:r>
      </w:ins>
    </w:p>
    <w:p w14:paraId="174EDFC9" w14:textId="77777777" w:rsidR="00530F0C" w:rsidRDefault="00530F0C" w:rsidP="00530F0C">
      <w:pPr>
        <w:pStyle w:val="Default"/>
        <w:numPr>
          <w:ilvl w:val="3"/>
          <w:numId w:val="33"/>
        </w:numPr>
        <w:rPr>
          <w:ins w:id="3724" w:author="Aarti Joshi" w:date="2022-10-13T17:33:00Z"/>
          <w:rFonts w:ascii="Verdana" w:hAnsi="Verdana" w:cs="Arial"/>
          <w:sz w:val="21"/>
          <w:szCs w:val="21"/>
          <w:shd w:val="clear" w:color="auto" w:fill="FFFFFF"/>
        </w:rPr>
      </w:pPr>
      <w:ins w:id="3725" w:author="Aarti Joshi" w:date="2022-10-13T17:33:00Z">
        <w:r>
          <w:rPr>
            <w:rFonts w:ascii="Verdana" w:hAnsi="Verdana" w:cs="Arial"/>
            <w:sz w:val="21"/>
            <w:szCs w:val="21"/>
            <w:shd w:val="clear" w:color="auto" w:fill="FFFFFF"/>
          </w:rPr>
          <w:t>Field Type -</w:t>
        </w:r>
        <w:r w:rsidRPr="00C8614A">
          <w:rPr>
            <w:rFonts w:ascii="Verdana" w:hAnsi="Verdana" w:cs="Arial"/>
            <w:sz w:val="21"/>
            <w:szCs w:val="21"/>
            <w:shd w:val="clear" w:color="auto" w:fill="FFFFFF"/>
          </w:rPr>
          <w:t>free text</w:t>
        </w:r>
      </w:ins>
    </w:p>
    <w:p w14:paraId="47EBE65B" w14:textId="77777777" w:rsidR="00530F0C" w:rsidRPr="00C8614A" w:rsidRDefault="00530F0C" w:rsidP="00530F0C">
      <w:pPr>
        <w:pStyle w:val="Default"/>
        <w:numPr>
          <w:ilvl w:val="3"/>
          <w:numId w:val="33"/>
        </w:numPr>
        <w:rPr>
          <w:ins w:id="3726" w:author="Aarti Joshi" w:date="2022-10-13T17:33:00Z"/>
          <w:rFonts w:ascii="Verdana" w:hAnsi="Verdana" w:cs="Arial"/>
          <w:sz w:val="21"/>
          <w:szCs w:val="21"/>
          <w:shd w:val="clear" w:color="auto" w:fill="FFFFFF"/>
        </w:rPr>
      </w:pPr>
      <w:ins w:id="3727" w:author="Aarti Joshi" w:date="2022-10-13T17:33:00Z">
        <w:r>
          <w:rPr>
            <w:rFonts w:ascii="Verdana" w:hAnsi="Verdana" w:cs="Arial"/>
            <w:sz w:val="21"/>
            <w:szCs w:val="21"/>
            <w:shd w:val="clear" w:color="auto" w:fill="FFFFFF"/>
          </w:rPr>
          <w:t>No char limits</w:t>
        </w:r>
      </w:ins>
    </w:p>
    <w:p w14:paraId="41477AED" w14:textId="29A10943" w:rsidR="00974D13" w:rsidRPr="00974D13" w:rsidRDefault="00974D13">
      <w:pPr>
        <w:pStyle w:val="Default"/>
        <w:numPr>
          <w:ilvl w:val="2"/>
          <w:numId w:val="33"/>
        </w:numPr>
        <w:rPr>
          <w:ins w:id="3728" w:author="Aarti Joshi" w:date="2022-10-13T17:28:00Z"/>
          <w:rFonts w:ascii="Verdana" w:hAnsi="Verdana" w:cs="Arial"/>
          <w:sz w:val="21"/>
          <w:szCs w:val="21"/>
          <w:shd w:val="clear" w:color="auto" w:fill="FFFFFF"/>
          <w:rPrChange w:id="3729" w:author="Aarti Joshi" w:date="2022-10-13T17:28:00Z">
            <w:rPr>
              <w:ins w:id="3730" w:author="Aarti Joshi" w:date="2022-10-13T17:28:00Z"/>
              <w:sz w:val="28"/>
              <w:szCs w:val="28"/>
            </w:rPr>
          </w:rPrChange>
        </w:rPr>
        <w:pPrChange w:id="3731" w:author="Aarti Joshi" w:date="2022-10-13T17:28:00Z">
          <w:pPr>
            <w:pStyle w:val="xcontentpasted0"/>
            <w:numPr>
              <w:numId w:val="33"/>
            </w:numPr>
            <w:shd w:val="clear" w:color="auto" w:fill="FFFFFF"/>
            <w:ind w:left="792" w:hanging="360"/>
          </w:pPr>
        </w:pPrChange>
      </w:pPr>
      <w:ins w:id="3732" w:author="Aarti Joshi" w:date="2022-10-13T17:28:00Z">
        <w:r w:rsidRPr="00974D13">
          <w:rPr>
            <w:rFonts w:ascii="Verdana" w:hAnsi="Verdana" w:cs="Arial"/>
            <w:sz w:val="21"/>
            <w:szCs w:val="21"/>
            <w:shd w:val="clear" w:color="auto" w:fill="FFFFFF"/>
            <w:rPrChange w:id="3733" w:author="Aarti Joshi" w:date="2022-10-13T17:28:00Z">
              <w:rPr>
                <w:sz w:val="28"/>
                <w:szCs w:val="28"/>
              </w:rPr>
            </w:rPrChange>
          </w:rPr>
          <w:t>Photos of equipment in question</w:t>
        </w:r>
      </w:ins>
    </w:p>
    <w:p w14:paraId="350F23E1" w14:textId="61697311" w:rsidR="00974D13" w:rsidRPr="00974D13" w:rsidRDefault="00530F0C">
      <w:pPr>
        <w:pStyle w:val="Default"/>
        <w:numPr>
          <w:ilvl w:val="3"/>
          <w:numId w:val="33"/>
        </w:numPr>
        <w:rPr>
          <w:ins w:id="3734" w:author="Aarti Joshi" w:date="2022-10-13T17:28:00Z"/>
          <w:rFonts w:ascii="Verdana" w:hAnsi="Verdana" w:cs="Arial"/>
          <w:sz w:val="21"/>
          <w:szCs w:val="21"/>
          <w:shd w:val="clear" w:color="auto" w:fill="FFFFFF"/>
          <w:rPrChange w:id="3735" w:author="Aarti Joshi" w:date="2022-10-13T17:28:00Z">
            <w:rPr>
              <w:ins w:id="3736" w:author="Aarti Joshi" w:date="2022-10-13T17:28:00Z"/>
              <w:sz w:val="28"/>
              <w:szCs w:val="28"/>
            </w:rPr>
          </w:rPrChange>
        </w:rPr>
        <w:pPrChange w:id="3737" w:author="Aarti Joshi" w:date="2022-10-13T17:34:00Z">
          <w:pPr>
            <w:pStyle w:val="xcontentpasted0"/>
            <w:numPr>
              <w:ilvl w:val="1"/>
              <w:numId w:val="33"/>
            </w:numPr>
            <w:shd w:val="clear" w:color="auto" w:fill="FFFFFF"/>
            <w:ind w:left="1512" w:hanging="360"/>
          </w:pPr>
        </w:pPrChange>
      </w:pPr>
      <w:ins w:id="3738" w:author="Aarti Joshi" w:date="2022-10-13T17:34:00Z">
        <w:r>
          <w:rPr>
            <w:rFonts w:ascii="Verdana" w:hAnsi="Verdana" w:cs="Arial"/>
            <w:sz w:val="21"/>
            <w:szCs w:val="21"/>
            <w:shd w:val="clear" w:color="auto" w:fill="FFFFFF"/>
          </w:rPr>
          <w:t>Customer should be allowed to upload a</w:t>
        </w:r>
      </w:ins>
      <w:ins w:id="3739" w:author="Aarti Joshi" w:date="2022-10-13T17:28:00Z">
        <w:r w:rsidR="00974D13" w:rsidRPr="00974D13">
          <w:rPr>
            <w:rFonts w:ascii="Verdana" w:hAnsi="Verdana" w:cs="Arial"/>
            <w:sz w:val="21"/>
            <w:szCs w:val="21"/>
            <w:shd w:val="clear" w:color="auto" w:fill="FFFFFF"/>
            <w:rPrChange w:id="3740" w:author="Aarti Joshi" w:date="2022-10-13T17:28:00Z">
              <w:rPr>
                <w:sz w:val="28"/>
                <w:szCs w:val="28"/>
              </w:rPr>
            </w:rPrChange>
          </w:rPr>
          <w:t>t least 3 images</w:t>
        </w:r>
      </w:ins>
    </w:p>
    <w:p w14:paraId="1659C4DC" w14:textId="789C5280" w:rsidR="00FF5232" w:rsidRDefault="00974D13" w:rsidP="00FF5232">
      <w:pPr>
        <w:pStyle w:val="Default"/>
        <w:numPr>
          <w:ilvl w:val="3"/>
          <w:numId w:val="33"/>
        </w:numPr>
        <w:rPr>
          <w:ins w:id="3741" w:author="Ilan Daniele" w:date="2022-10-19T01:13:00Z"/>
          <w:rFonts w:ascii="Verdana" w:hAnsi="Verdana" w:cs="Arial"/>
          <w:sz w:val="21"/>
          <w:szCs w:val="21"/>
          <w:shd w:val="clear" w:color="auto" w:fill="FFFFFF"/>
        </w:rPr>
      </w:pPr>
      <w:ins w:id="3742" w:author="Aarti Joshi" w:date="2022-10-13T17:28:00Z">
        <w:r w:rsidRPr="00974D13">
          <w:rPr>
            <w:rFonts w:ascii="Verdana" w:hAnsi="Verdana" w:cs="Arial"/>
            <w:sz w:val="21"/>
            <w:szCs w:val="21"/>
            <w:shd w:val="clear" w:color="auto" w:fill="FFFFFF"/>
            <w:rPrChange w:id="3743" w:author="Aarti Joshi" w:date="2022-10-13T17:28:00Z">
              <w:rPr>
                <w:rFonts w:ascii="Calibri" w:hAnsi="Calibri" w:cs="Calibri"/>
                <w:sz w:val="28"/>
                <w:szCs w:val="28"/>
                <w:lang w:val="en-CA" w:eastAsia="en-CA"/>
              </w:rPr>
            </w:rPrChange>
          </w:rPr>
          <w:t>File type – jpeg, png</w:t>
        </w:r>
      </w:ins>
    </w:p>
    <w:p w14:paraId="2015E73F" w14:textId="7B3338FE" w:rsidR="00FF5232" w:rsidRPr="006747AA" w:rsidRDefault="00FF5232">
      <w:pPr>
        <w:pStyle w:val="Default"/>
        <w:numPr>
          <w:ilvl w:val="3"/>
          <w:numId w:val="33"/>
        </w:numPr>
        <w:rPr>
          <w:ins w:id="3744" w:author="Ilan Daniele" w:date="2022-10-19T13:34:00Z"/>
          <w:rFonts w:ascii="Verdana" w:hAnsi="Verdana" w:cs="Arial"/>
          <w:color w:val="FF0000"/>
          <w:sz w:val="21"/>
          <w:szCs w:val="21"/>
          <w:shd w:val="clear" w:color="auto" w:fill="FFFFFF"/>
          <w:rPrChange w:id="3745" w:author="Ilan Daniele" w:date="2022-10-19T13:36:00Z">
            <w:rPr>
              <w:ins w:id="3746" w:author="Ilan Daniele" w:date="2022-10-19T13:34:00Z"/>
              <w:rFonts w:ascii="Verdana" w:hAnsi="Verdana" w:cs="Arial"/>
              <w:sz w:val="21"/>
              <w:szCs w:val="21"/>
              <w:shd w:val="clear" w:color="auto" w:fill="FFFFFF"/>
            </w:rPr>
          </w:rPrChange>
        </w:rPr>
      </w:pPr>
      <w:ins w:id="3747" w:author="Ilan Daniele" w:date="2022-10-19T01:13:00Z">
        <w:r w:rsidRPr="006747AA">
          <w:rPr>
            <w:rFonts w:ascii="Verdana" w:hAnsi="Verdana" w:cs="Arial"/>
            <w:color w:val="FF0000"/>
            <w:sz w:val="21"/>
            <w:szCs w:val="21"/>
            <w:shd w:val="clear" w:color="auto" w:fill="FFFFFF"/>
            <w:rPrChange w:id="3748" w:author="Ilan Daniele" w:date="2022-10-19T13:36:00Z">
              <w:rPr>
                <w:rFonts w:ascii="Verdana" w:hAnsi="Verdana" w:cs="Arial"/>
                <w:sz w:val="21"/>
                <w:szCs w:val="21"/>
                <w:shd w:val="clear" w:color="auto" w:fill="FFFFFF"/>
              </w:rPr>
            </w:rPrChange>
          </w:rPr>
          <w:t>We need a fixed amount of</w:t>
        </w:r>
      </w:ins>
      <w:ins w:id="3749" w:author="Ilan Daniele" w:date="2022-10-19T01:29:00Z">
        <w:r w:rsidR="00170A84" w:rsidRPr="006747AA">
          <w:rPr>
            <w:rFonts w:ascii="Verdana" w:hAnsi="Verdana" w:cs="Arial"/>
            <w:color w:val="FF0000"/>
            <w:sz w:val="21"/>
            <w:szCs w:val="21"/>
            <w:shd w:val="clear" w:color="auto" w:fill="FFFFFF"/>
            <w:rPrChange w:id="3750" w:author="Ilan Daniele" w:date="2022-10-19T13:36:00Z">
              <w:rPr>
                <w:rFonts w:ascii="Verdana" w:hAnsi="Verdana" w:cs="Arial"/>
                <w:sz w:val="21"/>
                <w:szCs w:val="21"/>
                <w:shd w:val="clear" w:color="auto" w:fill="FFFFFF"/>
              </w:rPr>
            </w:rPrChange>
          </w:rPr>
          <w:t xml:space="preserve"> images for this case. </w:t>
        </w:r>
        <w:r w:rsidR="00170A84" w:rsidRPr="006747AA">
          <w:rPr>
            <w:rFonts w:ascii="Verdana" w:hAnsi="Verdana" w:cs="Arial"/>
            <w:b/>
            <w:bCs/>
            <w:color w:val="FF0000"/>
            <w:sz w:val="21"/>
            <w:szCs w:val="21"/>
            <w:shd w:val="clear" w:color="auto" w:fill="FFFFFF"/>
            <w:rPrChange w:id="3751" w:author="Ilan Daniele" w:date="2022-10-19T13:36:00Z">
              <w:rPr>
                <w:rFonts w:ascii="Verdana" w:hAnsi="Verdana" w:cs="Arial"/>
                <w:color w:val="auto"/>
                <w:sz w:val="21"/>
                <w:szCs w:val="21"/>
                <w:shd w:val="clear" w:color="auto" w:fill="FFFFFF"/>
                <w:lang w:val="en-CA" w:eastAsia="en-CA"/>
              </w:rPr>
            </w:rPrChange>
          </w:rPr>
          <w:t>How much?</w:t>
        </w:r>
        <w:r w:rsidR="00170A84" w:rsidRPr="006747AA">
          <w:rPr>
            <w:rFonts w:ascii="Verdana" w:hAnsi="Verdana" w:cs="Arial"/>
            <w:color w:val="FF0000"/>
            <w:sz w:val="21"/>
            <w:szCs w:val="21"/>
            <w:shd w:val="clear" w:color="auto" w:fill="FFFFFF"/>
            <w:rPrChange w:id="3752" w:author="Ilan Daniele" w:date="2022-10-19T13:36:00Z">
              <w:rPr>
                <w:rFonts w:ascii="Verdana" w:hAnsi="Verdana" w:cs="Arial"/>
                <w:color w:val="auto"/>
                <w:sz w:val="21"/>
                <w:szCs w:val="21"/>
                <w:shd w:val="clear" w:color="auto" w:fill="FFFFFF"/>
                <w:lang w:val="en-CA" w:eastAsia="en-CA"/>
              </w:rPr>
            </w:rPrChange>
          </w:rPr>
          <w:t xml:space="preserve"> </w:t>
        </w:r>
        <w:r w:rsidR="00170A84" w:rsidRPr="006747AA">
          <w:rPr>
            <w:rFonts w:ascii="Verdana" w:hAnsi="Verdana" w:cs="Arial"/>
            <w:color w:val="FF0000"/>
            <w:sz w:val="21"/>
            <w:szCs w:val="21"/>
            <w:shd w:val="clear" w:color="auto" w:fill="FFFFFF"/>
            <w:rPrChange w:id="3753" w:author="Ilan Daniele" w:date="2022-10-19T13:36:00Z">
              <w:rPr>
                <w:rFonts w:ascii="Verdana" w:hAnsi="Verdana" w:cs="Arial"/>
                <w:sz w:val="21"/>
                <w:szCs w:val="21"/>
                <w:shd w:val="clear" w:color="auto" w:fill="FFFFFF"/>
              </w:rPr>
            </w:rPrChange>
          </w:rPr>
          <w:t>There would be 3 custom fields if it’s 3 images, and we press and add the images individually. Otherwise will be too complex to make it have quantity of photos dinamycally.</w:t>
        </w:r>
      </w:ins>
    </w:p>
    <w:p w14:paraId="771E682C" w14:textId="161554DF" w:rsidR="006747AA" w:rsidRPr="006747AA" w:rsidRDefault="006747AA">
      <w:pPr>
        <w:pStyle w:val="Default"/>
        <w:numPr>
          <w:ilvl w:val="3"/>
          <w:numId w:val="33"/>
        </w:numPr>
        <w:rPr>
          <w:ins w:id="3754" w:author="Ilan Daniele" w:date="2022-10-19T13:35:00Z"/>
          <w:rFonts w:ascii="Verdana" w:hAnsi="Verdana" w:cs="Arial"/>
          <w:color w:val="FF0000"/>
          <w:sz w:val="21"/>
          <w:szCs w:val="21"/>
          <w:shd w:val="clear" w:color="auto" w:fill="FFFFFF"/>
          <w:rPrChange w:id="3755" w:author="Ilan Daniele" w:date="2022-10-19T13:36:00Z">
            <w:rPr>
              <w:ins w:id="3756" w:author="Ilan Daniele" w:date="2022-10-19T13:35:00Z"/>
              <w:rFonts w:ascii="Verdana" w:hAnsi="Verdana" w:cs="Arial"/>
              <w:sz w:val="21"/>
              <w:szCs w:val="21"/>
              <w:shd w:val="clear" w:color="auto" w:fill="FFFFFF"/>
            </w:rPr>
          </w:rPrChange>
        </w:rPr>
      </w:pPr>
      <w:ins w:id="3757" w:author="Ilan Daniele" w:date="2022-10-19T13:35:00Z">
        <w:r w:rsidRPr="006747AA">
          <w:rPr>
            <w:rFonts w:ascii="Verdana" w:hAnsi="Verdana" w:cs="Arial"/>
            <w:color w:val="FF0000"/>
            <w:sz w:val="21"/>
            <w:szCs w:val="21"/>
            <w:shd w:val="clear" w:color="auto" w:fill="FFFFFF"/>
            <w:rPrChange w:id="3758" w:author="Ilan Daniele" w:date="2022-10-19T13:36:00Z">
              <w:rPr>
                <w:rFonts w:ascii="Verdana" w:hAnsi="Verdana" w:cs="Arial"/>
                <w:sz w:val="21"/>
                <w:szCs w:val="21"/>
                <w:shd w:val="clear" w:color="auto" w:fill="FFFFFF"/>
              </w:rPr>
            </w:rPrChange>
          </w:rPr>
          <w:t>We will use 3 custom fields of input type file.</w:t>
        </w:r>
      </w:ins>
      <w:ins w:id="3759" w:author="Ilan Daniele" w:date="2022-11-03T15:29:00Z">
        <w:r w:rsidR="00917822">
          <w:rPr>
            <w:rFonts w:ascii="Verdana" w:hAnsi="Verdana" w:cs="Arial"/>
            <w:color w:val="FF0000"/>
            <w:sz w:val="21"/>
            <w:szCs w:val="21"/>
            <w:shd w:val="clear" w:color="auto" w:fill="FFFFFF"/>
          </w:rPr>
          <w:t xml:space="preserve"> </w:t>
        </w:r>
        <w:r w:rsidR="00917822" w:rsidRPr="00917822">
          <w:rPr>
            <w:rFonts w:ascii="Verdana" w:hAnsi="Verdana" w:cs="Arial"/>
            <w:b/>
            <w:bCs/>
            <w:color w:val="7C984A" w:themeColor="accent4"/>
            <w:sz w:val="21"/>
            <w:szCs w:val="21"/>
            <w:shd w:val="clear" w:color="auto" w:fill="FFFFFF"/>
            <w:rPrChange w:id="3760" w:author="Ilan Daniele" w:date="2022-11-03T15:29:00Z">
              <w:rPr>
                <w:rFonts w:ascii="Verdana" w:hAnsi="Verdana" w:cs="Arial"/>
                <w:color w:val="FF0000"/>
                <w:sz w:val="21"/>
                <w:szCs w:val="21"/>
                <w:shd w:val="clear" w:color="auto" w:fill="FFFFFF"/>
              </w:rPr>
            </w:rPrChange>
          </w:rPr>
          <w:t>OK</w:t>
        </w:r>
      </w:ins>
    </w:p>
    <w:p w14:paraId="4360B3C4" w14:textId="7777F920" w:rsidR="006747AA" w:rsidRPr="006747AA" w:rsidRDefault="006747AA">
      <w:pPr>
        <w:pStyle w:val="Default"/>
        <w:numPr>
          <w:ilvl w:val="3"/>
          <w:numId w:val="33"/>
        </w:numPr>
        <w:rPr>
          <w:ins w:id="3761" w:author="Aarti Joshi" w:date="2022-10-13T17:28:00Z"/>
          <w:rFonts w:ascii="Verdana" w:hAnsi="Verdana" w:cs="Arial"/>
          <w:b/>
          <w:bCs/>
          <w:color w:val="FF0000"/>
          <w:sz w:val="21"/>
          <w:szCs w:val="21"/>
          <w:shd w:val="clear" w:color="auto" w:fill="FFFFFF"/>
          <w:rPrChange w:id="3762" w:author="Ilan Daniele" w:date="2022-10-19T13:36:00Z">
            <w:rPr>
              <w:ins w:id="3763" w:author="Aarti Joshi" w:date="2022-10-13T17:28:00Z"/>
              <w:sz w:val="28"/>
              <w:szCs w:val="28"/>
            </w:rPr>
          </w:rPrChange>
        </w:rPr>
        <w:pPrChange w:id="3764" w:author="Ilan Daniele" w:date="2022-10-19T01:13:00Z">
          <w:pPr>
            <w:pStyle w:val="xcontentpasted0"/>
            <w:numPr>
              <w:ilvl w:val="1"/>
              <w:numId w:val="33"/>
            </w:numPr>
            <w:shd w:val="clear" w:color="auto" w:fill="FFFFFF"/>
            <w:ind w:left="1512" w:hanging="360"/>
          </w:pPr>
        </w:pPrChange>
      </w:pPr>
      <w:ins w:id="3765" w:author="Ilan Daniele" w:date="2022-10-19T13:35:00Z">
        <w:r w:rsidRPr="006747AA">
          <w:rPr>
            <w:rFonts w:ascii="Verdana" w:hAnsi="Verdana" w:cs="Arial"/>
            <w:color w:val="FF0000"/>
            <w:sz w:val="21"/>
            <w:szCs w:val="21"/>
            <w:shd w:val="clear" w:color="auto" w:fill="FFFFFF"/>
            <w:rPrChange w:id="3766" w:author="Ilan Daniele" w:date="2022-10-19T13:36:00Z">
              <w:rPr>
                <w:rFonts w:ascii="Verdana" w:hAnsi="Verdana" w:cs="Arial"/>
                <w:sz w:val="21"/>
                <w:szCs w:val="21"/>
                <w:shd w:val="clear" w:color="auto" w:fill="FFFFFF"/>
              </w:rPr>
            </w:rPrChange>
          </w:rPr>
          <w:t>Also on code we need to know in which folder we paste the content</w:t>
        </w:r>
      </w:ins>
      <w:ins w:id="3767" w:author="Ilan Daniele" w:date="2022-10-19T13:36:00Z">
        <w:r w:rsidRPr="006747AA">
          <w:rPr>
            <w:rFonts w:ascii="Verdana" w:hAnsi="Verdana" w:cs="Arial"/>
            <w:color w:val="FF0000"/>
            <w:sz w:val="21"/>
            <w:szCs w:val="21"/>
            <w:shd w:val="clear" w:color="auto" w:fill="FFFFFF"/>
            <w:rPrChange w:id="3768" w:author="Ilan Daniele" w:date="2022-10-19T13:36:00Z">
              <w:rPr>
                <w:rFonts w:ascii="Verdana" w:hAnsi="Verdana" w:cs="Arial"/>
                <w:sz w:val="21"/>
                <w:szCs w:val="21"/>
                <w:shd w:val="clear" w:color="auto" w:fill="FFFFFF"/>
              </w:rPr>
            </w:rPrChange>
          </w:rPr>
          <w:t>.</w:t>
        </w:r>
      </w:ins>
      <w:ins w:id="3769" w:author="Ilan Daniele" w:date="2022-10-19T13:35:00Z">
        <w:r w:rsidRPr="006747AA">
          <w:rPr>
            <w:rFonts w:ascii="Verdana" w:hAnsi="Verdana" w:cs="Arial"/>
            <w:color w:val="FF0000"/>
            <w:sz w:val="21"/>
            <w:szCs w:val="21"/>
            <w:shd w:val="clear" w:color="auto" w:fill="FFFFFF"/>
            <w:rPrChange w:id="3770" w:author="Ilan Daniele" w:date="2022-10-19T13:36:00Z">
              <w:rPr>
                <w:rFonts w:ascii="Verdana" w:hAnsi="Verdana" w:cs="Arial"/>
                <w:sz w:val="21"/>
                <w:szCs w:val="21"/>
                <w:shd w:val="clear" w:color="auto" w:fill="FFFFFF"/>
              </w:rPr>
            </w:rPrChange>
          </w:rPr>
          <w:t xml:space="preserve"> </w:t>
        </w:r>
      </w:ins>
      <w:ins w:id="3771" w:author="Ilan Daniele" w:date="2022-10-19T13:36:00Z">
        <w:r w:rsidRPr="006747AA">
          <w:rPr>
            <w:rFonts w:ascii="Verdana" w:hAnsi="Verdana" w:cs="Arial"/>
            <w:b/>
            <w:bCs/>
            <w:color w:val="FF0000"/>
            <w:sz w:val="21"/>
            <w:szCs w:val="21"/>
            <w:shd w:val="clear" w:color="auto" w:fill="FFFFFF"/>
            <w:rPrChange w:id="3772" w:author="Ilan Daniele" w:date="2022-10-19T13:36:00Z">
              <w:rPr>
                <w:rFonts w:ascii="Verdana" w:hAnsi="Verdana" w:cs="Arial"/>
                <w:sz w:val="21"/>
                <w:szCs w:val="21"/>
                <w:shd w:val="clear" w:color="auto" w:fill="FFFFFF"/>
              </w:rPr>
            </w:rPrChange>
          </w:rPr>
          <w:t>I</w:t>
        </w:r>
      </w:ins>
      <w:ins w:id="3773" w:author="Ilan Daniele" w:date="2022-10-19T13:35:00Z">
        <w:r w:rsidRPr="006747AA">
          <w:rPr>
            <w:rFonts w:ascii="Verdana" w:hAnsi="Verdana" w:cs="Arial"/>
            <w:b/>
            <w:bCs/>
            <w:color w:val="FF0000"/>
            <w:sz w:val="21"/>
            <w:szCs w:val="21"/>
            <w:shd w:val="clear" w:color="auto" w:fill="FFFFFF"/>
            <w:rPrChange w:id="3774" w:author="Ilan Daniele" w:date="2022-10-19T13:36:00Z">
              <w:rPr>
                <w:rFonts w:ascii="Verdana" w:hAnsi="Verdana" w:cs="Arial"/>
                <w:sz w:val="21"/>
                <w:szCs w:val="21"/>
                <w:shd w:val="clear" w:color="auto" w:fill="FFFFFF"/>
              </w:rPr>
            </w:rPrChange>
          </w:rPr>
          <w:t>s it a spe</w:t>
        </w:r>
      </w:ins>
      <w:ins w:id="3775" w:author="Ilan Daniele" w:date="2022-10-19T13:36:00Z">
        <w:r w:rsidRPr="006747AA">
          <w:rPr>
            <w:rFonts w:ascii="Verdana" w:hAnsi="Verdana" w:cs="Arial"/>
            <w:b/>
            <w:bCs/>
            <w:color w:val="FF0000"/>
            <w:sz w:val="21"/>
            <w:szCs w:val="21"/>
            <w:shd w:val="clear" w:color="auto" w:fill="FFFFFF"/>
            <w:rPrChange w:id="3776" w:author="Ilan Daniele" w:date="2022-10-19T13:36:00Z">
              <w:rPr>
                <w:rFonts w:ascii="Verdana" w:hAnsi="Verdana" w:cs="Arial"/>
                <w:sz w:val="21"/>
                <w:szCs w:val="21"/>
                <w:shd w:val="clear" w:color="auto" w:fill="FFFFFF"/>
              </w:rPr>
            </w:rPrChange>
          </w:rPr>
          <w:t>cifical folder for each customer independently or a single folder for all?</w:t>
        </w:r>
      </w:ins>
      <w:ins w:id="3777" w:author="Ilan Daniele" w:date="2022-11-03T15:34:00Z">
        <w:r w:rsidR="00917822">
          <w:rPr>
            <w:rFonts w:ascii="Verdana" w:hAnsi="Verdana" w:cs="Arial"/>
            <w:b/>
            <w:bCs/>
            <w:color w:val="FF0000"/>
            <w:sz w:val="21"/>
            <w:szCs w:val="21"/>
            <w:shd w:val="clear" w:color="auto" w:fill="FFFFFF"/>
          </w:rPr>
          <w:t xml:space="preserve"> </w:t>
        </w:r>
        <w:r w:rsidR="00917822" w:rsidRPr="00917822">
          <w:rPr>
            <w:rFonts w:ascii="Verdana" w:hAnsi="Verdana" w:cs="Arial"/>
            <w:b/>
            <w:bCs/>
            <w:color w:val="7C984A" w:themeColor="accent4"/>
            <w:sz w:val="21"/>
            <w:szCs w:val="21"/>
            <w:shd w:val="clear" w:color="auto" w:fill="FFFFFF"/>
            <w:rPrChange w:id="3778" w:author="Ilan Daniele" w:date="2022-11-03T15:34:00Z">
              <w:rPr>
                <w:rFonts w:ascii="Verdana" w:hAnsi="Verdana" w:cs="Arial"/>
                <w:b/>
                <w:bCs/>
                <w:color w:val="FF0000"/>
                <w:sz w:val="21"/>
                <w:szCs w:val="21"/>
                <w:shd w:val="clear" w:color="auto" w:fill="FFFFFF"/>
              </w:rPr>
            </w:rPrChange>
          </w:rPr>
          <w:t>YES, single folder is easier</w:t>
        </w:r>
      </w:ins>
    </w:p>
    <w:p w14:paraId="3C6C58C2" w14:textId="254A8A8A" w:rsidR="00974D13" w:rsidRPr="00974D13" w:rsidRDefault="00530F0C">
      <w:pPr>
        <w:pStyle w:val="Default"/>
        <w:numPr>
          <w:ilvl w:val="2"/>
          <w:numId w:val="33"/>
        </w:numPr>
        <w:rPr>
          <w:ins w:id="3779" w:author="Aarti Joshi" w:date="2022-10-13T17:28:00Z"/>
          <w:rFonts w:ascii="Verdana" w:hAnsi="Verdana" w:cs="Arial"/>
          <w:sz w:val="21"/>
          <w:szCs w:val="21"/>
          <w:shd w:val="clear" w:color="auto" w:fill="FFFFFF"/>
          <w:rPrChange w:id="3780" w:author="Aarti Joshi" w:date="2022-10-13T17:28:00Z">
            <w:rPr>
              <w:ins w:id="3781" w:author="Aarti Joshi" w:date="2022-10-13T17:28:00Z"/>
              <w:sz w:val="28"/>
              <w:szCs w:val="28"/>
            </w:rPr>
          </w:rPrChange>
        </w:rPr>
        <w:pPrChange w:id="3782" w:author="Aarti Joshi" w:date="2022-10-13T17:28:00Z">
          <w:pPr>
            <w:pStyle w:val="xcontentpasted0"/>
            <w:numPr>
              <w:ilvl w:val="1"/>
              <w:numId w:val="33"/>
            </w:numPr>
            <w:shd w:val="clear" w:color="auto" w:fill="FFFFFF"/>
            <w:ind w:left="1512" w:hanging="360"/>
          </w:pPr>
        </w:pPrChange>
      </w:pPr>
      <w:ins w:id="3783" w:author="Aarti Joshi" w:date="2022-10-13T17:34:00Z">
        <w:r>
          <w:rPr>
            <w:rFonts w:ascii="Verdana" w:hAnsi="Verdana" w:cs="Arial"/>
            <w:sz w:val="21"/>
            <w:szCs w:val="21"/>
            <w:shd w:val="clear" w:color="auto" w:fill="FFFFFF"/>
          </w:rPr>
          <w:t xml:space="preserve">Orca Pacific Team will be </w:t>
        </w:r>
      </w:ins>
      <w:ins w:id="3784" w:author="Aarti Joshi" w:date="2022-10-13T17:35:00Z">
        <w:r>
          <w:rPr>
            <w:rFonts w:ascii="Verdana" w:hAnsi="Verdana" w:cs="Arial"/>
            <w:sz w:val="21"/>
            <w:szCs w:val="21"/>
            <w:shd w:val="clear" w:color="auto" w:fill="FFFFFF"/>
          </w:rPr>
          <w:t>responsible</w:t>
        </w:r>
      </w:ins>
      <w:ins w:id="3785" w:author="Aarti Joshi" w:date="2022-10-13T17:34:00Z">
        <w:r>
          <w:rPr>
            <w:rFonts w:ascii="Verdana" w:hAnsi="Verdana" w:cs="Arial"/>
            <w:sz w:val="21"/>
            <w:szCs w:val="21"/>
            <w:shd w:val="clear" w:color="auto" w:fill="FFFFFF"/>
          </w:rPr>
          <w:t xml:space="preserve"> to </w:t>
        </w:r>
      </w:ins>
      <w:ins w:id="3786" w:author="Aarti Joshi" w:date="2022-10-13T17:35:00Z">
        <w:r>
          <w:rPr>
            <w:rFonts w:ascii="Verdana" w:hAnsi="Verdana" w:cs="Arial"/>
            <w:sz w:val="21"/>
            <w:szCs w:val="21"/>
            <w:shd w:val="clear" w:color="auto" w:fill="FFFFFF"/>
          </w:rPr>
          <w:t>d</w:t>
        </w:r>
      </w:ins>
      <w:ins w:id="3787" w:author="Aarti Joshi" w:date="2022-10-13T17:28:00Z">
        <w:r w:rsidR="00974D13" w:rsidRPr="00974D13">
          <w:rPr>
            <w:rFonts w:ascii="Verdana" w:hAnsi="Verdana" w:cs="Arial"/>
            <w:sz w:val="21"/>
            <w:szCs w:val="21"/>
            <w:shd w:val="clear" w:color="auto" w:fill="FFFFFF"/>
            <w:rPrChange w:id="3788" w:author="Aarti Joshi" w:date="2022-10-13T17:28:00Z">
              <w:rPr>
                <w:sz w:val="28"/>
                <w:szCs w:val="28"/>
              </w:rPr>
            </w:rPrChange>
          </w:rPr>
          <w:t>elete the files in 30 days</w:t>
        </w:r>
      </w:ins>
      <w:ins w:id="3789" w:author="Aarti Joshi" w:date="2022-10-13T17:35:00Z">
        <w:r>
          <w:rPr>
            <w:rFonts w:ascii="Verdana" w:hAnsi="Verdana" w:cs="Arial"/>
            <w:sz w:val="21"/>
            <w:szCs w:val="21"/>
            <w:shd w:val="clear" w:color="auto" w:fill="FFFFFF"/>
          </w:rPr>
          <w:t xml:space="preserve"> from file cabinet to avoid space issue</w:t>
        </w:r>
      </w:ins>
    </w:p>
    <w:p w14:paraId="2395E1FF" w14:textId="6EF2098C" w:rsidR="00974D13" w:rsidDel="00FF5232" w:rsidRDefault="00974D13" w:rsidP="00FF5232">
      <w:pPr>
        <w:pStyle w:val="Default"/>
        <w:numPr>
          <w:ilvl w:val="2"/>
          <w:numId w:val="33"/>
        </w:numPr>
        <w:rPr>
          <w:del w:id="3790" w:author="Ilan Daniele" w:date="2022-10-19T01:13:00Z"/>
          <w:rFonts w:ascii="Verdana" w:hAnsi="Verdana" w:cs="Arial"/>
          <w:sz w:val="21"/>
          <w:szCs w:val="21"/>
          <w:shd w:val="clear" w:color="auto" w:fill="FFFFFF"/>
        </w:rPr>
      </w:pPr>
      <w:ins w:id="3791" w:author="Aarti Joshi" w:date="2022-10-13T17:28:00Z">
        <w:r w:rsidRPr="00974D13">
          <w:rPr>
            <w:rFonts w:ascii="Verdana" w:hAnsi="Verdana" w:cs="Arial"/>
            <w:sz w:val="21"/>
            <w:szCs w:val="21"/>
            <w:shd w:val="clear" w:color="auto" w:fill="FFFFFF"/>
            <w:rPrChange w:id="3792" w:author="Aarti Joshi" w:date="2022-10-13T17:28:00Z">
              <w:rPr>
                <w:rFonts w:ascii="Calibri" w:hAnsi="Calibri" w:cs="Calibri"/>
                <w:sz w:val="28"/>
                <w:szCs w:val="28"/>
                <w:lang w:val="en-CA" w:eastAsia="en-CA"/>
              </w:rPr>
            </w:rPrChange>
          </w:rPr>
          <w:t>Submit button.</w:t>
        </w:r>
      </w:ins>
    </w:p>
    <w:p w14:paraId="5665326C" w14:textId="77777777" w:rsidR="00FF5232" w:rsidRPr="00974D13" w:rsidRDefault="00FF5232">
      <w:pPr>
        <w:pStyle w:val="Default"/>
        <w:numPr>
          <w:ilvl w:val="2"/>
          <w:numId w:val="33"/>
        </w:numPr>
        <w:rPr>
          <w:ins w:id="3793" w:author="Ilan Daniele" w:date="2022-10-19T01:13:00Z"/>
          <w:rFonts w:ascii="Verdana" w:hAnsi="Verdana" w:cs="Arial"/>
          <w:sz w:val="21"/>
          <w:szCs w:val="21"/>
          <w:shd w:val="clear" w:color="auto" w:fill="FFFFFF"/>
          <w:rPrChange w:id="3794" w:author="Aarti Joshi" w:date="2022-10-13T17:28:00Z">
            <w:rPr>
              <w:ins w:id="3795" w:author="Ilan Daniele" w:date="2022-10-19T01:13:00Z"/>
              <w:sz w:val="28"/>
              <w:szCs w:val="28"/>
            </w:rPr>
          </w:rPrChange>
        </w:rPr>
        <w:pPrChange w:id="3796" w:author="Aarti Joshi" w:date="2022-10-13T17:28:00Z">
          <w:pPr>
            <w:pStyle w:val="xcontentpasted0"/>
            <w:numPr>
              <w:numId w:val="33"/>
            </w:numPr>
            <w:shd w:val="clear" w:color="auto" w:fill="FFFFFF"/>
            <w:ind w:left="792" w:hanging="360"/>
          </w:pPr>
        </w:pPrChange>
      </w:pPr>
    </w:p>
    <w:p w14:paraId="4697095F" w14:textId="56A5D30B" w:rsidR="00974D13" w:rsidDel="00934713" w:rsidRDefault="00974D13">
      <w:pPr>
        <w:pStyle w:val="Default"/>
        <w:rPr>
          <w:del w:id="3797" w:author="Aarti Joshi" w:date="2022-10-13T17:28:00Z"/>
          <w:rFonts w:ascii="Verdana" w:hAnsi="Verdana"/>
          <w:sz w:val="21"/>
          <w:szCs w:val="21"/>
          <w:shd w:val="clear" w:color="auto" w:fill="FFFFFF"/>
        </w:rPr>
      </w:pPr>
    </w:p>
    <w:p w14:paraId="1A816CC9" w14:textId="77777777" w:rsidR="000D6991" w:rsidRDefault="000D6991">
      <w:pPr>
        <w:pStyle w:val="Default"/>
        <w:rPr>
          <w:ins w:id="3798" w:author="Ilan Daniele" w:date="2022-10-18T15:54:00Z"/>
          <w:shd w:val="clear" w:color="auto" w:fill="FFFFFF"/>
        </w:rPr>
        <w:pPrChange w:id="3799" w:author="Ilan Daniele" w:date="2022-10-19T01:13:00Z">
          <w:pPr>
            <w:pStyle w:val="Heading1"/>
          </w:pPr>
        </w:pPrChange>
      </w:pPr>
    </w:p>
    <w:p w14:paraId="5745D690" w14:textId="2DD19CF1" w:rsidR="00B255B7" w:rsidRPr="00CD1ACD" w:rsidDel="003E3413" w:rsidRDefault="00B255B7">
      <w:pPr>
        <w:tabs>
          <w:tab w:val="left" w:pos="810"/>
        </w:tabs>
        <w:rPr>
          <w:ins w:id="3800" w:author="Aarti Joshi" w:date="2022-10-13T17:40:00Z"/>
          <w:del w:id="3801" w:author="Ilan Daniele" w:date="2022-10-19T13:54:00Z"/>
          <w:b/>
          <w:bCs/>
          <w:lang w:val="es-UY"/>
          <w:rPrChange w:id="3802" w:author="Ilan Daniele" w:date="2022-11-03T15:40:00Z">
            <w:rPr>
              <w:ins w:id="3803" w:author="Aarti Joshi" w:date="2022-10-13T17:40:00Z"/>
              <w:del w:id="3804" w:author="Ilan Daniele" w:date="2022-10-19T13:54:00Z"/>
              <w:lang w:val="en-US"/>
            </w:rPr>
          </w:rPrChange>
        </w:rPr>
        <w:pPrChange w:id="3805" w:author="Aarti Joshi" w:date="2022-10-13T17:40:00Z">
          <w:pPr/>
        </w:pPrChange>
      </w:pPr>
      <w:ins w:id="3806" w:author="Aarti Joshi" w:date="2022-10-13T17:40:00Z">
        <w:del w:id="3807" w:author="Ilan Daniele" w:date="2022-10-18T15:54:00Z">
          <w:r w:rsidRPr="00CD1ACD" w:rsidDel="000D6991">
            <w:rPr>
              <w:b/>
              <w:bCs/>
              <w:lang w:val="es-UY"/>
              <w:rPrChange w:id="3808" w:author="Ilan Daniele" w:date="2022-11-03T15:40:00Z">
                <w:rPr>
                  <w:lang w:val="en-US"/>
                </w:rPr>
              </w:rPrChange>
            </w:rPr>
            <w:tab/>
          </w:r>
        </w:del>
      </w:ins>
    </w:p>
    <w:p w14:paraId="5374BCB3" w14:textId="0575A47E" w:rsidR="00B255B7" w:rsidRDefault="00B255B7" w:rsidP="00B255B7">
      <w:pPr>
        <w:pStyle w:val="Default"/>
        <w:numPr>
          <w:ilvl w:val="0"/>
          <w:numId w:val="33"/>
        </w:numPr>
        <w:rPr>
          <w:ins w:id="3809" w:author="Aarti Joshi" w:date="2022-10-13T17:41:00Z"/>
          <w:rFonts w:ascii="Verdana" w:hAnsi="Verdana" w:cs="Arial"/>
          <w:sz w:val="21"/>
          <w:szCs w:val="21"/>
          <w:shd w:val="clear" w:color="auto" w:fill="FFFFFF"/>
        </w:rPr>
      </w:pPr>
      <w:ins w:id="3810" w:author="Aarti Joshi" w:date="2022-10-13T17:40:00Z">
        <w:r w:rsidRPr="00CD1ACD">
          <w:rPr>
            <w:rFonts w:ascii="Verdana" w:hAnsi="Verdana" w:cs="Arial"/>
            <w:b/>
            <w:bCs/>
            <w:sz w:val="21"/>
            <w:szCs w:val="21"/>
            <w:shd w:val="clear" w:color="auto" w:fill="FFFFFF"/>
            <w:rPrChange w:id="3811" w:author="Ilan Daniele" w:date="2022-11-03T15:40:00Z">
              <w:rPr>
                <w:rFonts w:ascii="Verdana" w:hAnsi="Verdana" w:cs="Arial"/>
                <w:sz w:val="21"/>
                <w:szCs w:val="21"/>
                <w:shd w:val="clear" w:color="auto" w:fill="FFFFFF"/>
              </w:rPr>
            </w:rPrChange>
          </w:rPr>
          <w:t>Above entered infor</w:t>
        </w:r>
      </w:ins>
      <w:ins w:id="3812" w:author="Aarti Joshi" w:date="2022-10-13T17:41:00Z">
        <w:r w:rsidRPr="00CD1ACD">
          <w:rPr>
            <w:rFonts w:ascii="Verdana" w:hAnsi="Verdana" w:cs="Arial"/>
            <w:b/>
            <w:bCs/>
            <w:sz w:val="21"/>
            <w:szCs w:val="21"/>
            <w:shd w:val="clear" w:color="auto" w:fill="FFFFFF"/>
            <w:rPrChange w:id="3813" w:author="Ilan Daniele" w:date="2022-11-03T15:40:00Z">
              <w:rPr>
                <w:rFonts w:ascii="Verdana" w:hAnsi="Verdana" w:cs="Arial"/>
                <w:sz w:val="21"/>
                <w:szCs w:val="21"/>
                <w:shd w:val="clear" w:color="auto" w:fill="FFFFFF"/>
              </w:rPr>
            </w:rPrChange>
          </w:rPr>
          <w:t>mation should be saved in Customer Record</w:t>
        </w:r>
        <w:r>
          <w:rPr>
            <w:rFonts w:ascii="Verdana" w:hAnsi="Verdana" w:cs="Arial"/>
            <w:sz w:val="21"/>
            <w:szCs w:val="21"/>
            <w:shd w:val="clear" w:color="auto" w:fill="FFFFFF"/>
          </w:rPr>
          <w:t xml:space="preserve"> under new tab.</w:t>
        </w:r>
      </w:ins>
    </w:p>
    <w:p w14:paraId="4194150A" w14:textId="0646EE73" w:rsidR="00A13EDB" w:rsidRPr="00A13EDB" w:rsidRDefault="00A13EDB" w:rsidP="007E7191">
      <w:pPr>
        <w:pStyle w:val="Default"/>
        <w:numPr>
          <w:ilvl w:val="1"/>
          <w:numId w:val="33"/>
        </w:numPr>
        <w:rPr>
          <w:ins w:id="3814" w:author="Ilan Daniele" w:date="2022-11-03T15:48:00Z"/>
          <w:rFonts w:ascii="Verdana" w:hAnsi="Verdana"/>
          <w:sz w:val="21"/>
          <w:szCs w:val="21"/>
          <w:rPrChange w:id="3815" w:author="Ilan Daniele" w:date="2022-11-03T15:49:00Z">
            <w:rPr>
              <w:ins w:id="3816" w:author="Ilan Daniele" w:date="2022-11-03T15:48:00Z"/>
              <w:rFonts w:ascii="Verdana" w:hAnsi="Verdana" w:cs="Arial"/>
              <w:sz w:val="21"/>
              <w:szCs w:val="21"/>
              <w:shd w:val="clear" w:color="auto" w:fill="FFFFFF"/>
            </w:rPr>
          </w:rPrChange>
        </w:rPr>
      </w:pPr>
      <w:ins w:id="3817" w:author="Ilan Daniele" w:date="2022-11-03T15:48:00Z">
        <w:r w:rsidRPr="00A13EDB">
          <w:rPr>
            <w:rFonts w:ascii="Verdana" w:hAnsi="Verdana"/>
            <w:sz w:val="21"/>
            <w:szCs w:val="21"/>
            <w:rPrChange w:id="3818" w:author="Ilan Daniele" w:date="2022-11-03T15:49:00Z">
              <w:rPr/>
            </w:rPrChange>
          </w:rPr>
          <w:t>Create a custom record of type “warranty”</w:t>
        </w:r>
      </w:ins>
      <w:ins w:id="3819" w:author="Ilan Daniele" w:date="2022-11-03T15:51:00Z">
        <w:r w:rsidR="00E52164">
          <w:rPr>
            <w:rFonts w:ascii="Verdana" w:hAnsi="Verdana"/>
            <w:sz w:val="21"/>
            <w:szCs w:val="21"/>
          </w:rPr>
          <w:t xml:space="preserve"> that will be added to customer record.</w:t>
        </w:r>
      </w:ins>
    </w:p>
    <w:p w14:paraId="0A2B9071" w14:textId="56D84320" w:rsidR="008C6E74" w:rsidRPr="008C6E74" w:rsidDel="00A13EDB" w:rsidRDefault="00B255B7" w:rsidP="007E7191">
      <w:pPr>
        <w:pStyle w:val="Default"/>
        <w:numPr>
          <w:ilvl w:val="1"/>
          <w:numId w:val="33"/>
        </w:numPr>
        <w:rPr>
          <w:ins w:id="3820" w:author="Aarti Joshi" w:date="2022-10-13T17:42:00Z"/>
          <w:del w:id="3821" w:author="Ilan Daniele" w:date="2022-11-03T15:50:00Z"/>
          <w:rPrChange w:id="3822" w:author="Aarti Joshi" w:date="2022-10-13T17:42:00Z">
            <w:rPr>
              <w:ins w:id="3823" w:author="Aarti Joshi" w:date="2022-10-13T17:42:00Z"/>
              <w:del w:id="3824" w:author="Ilan Daniele" w:date="2022-11-03T15:50:00Z"/>
              <w:rFonts w:ascii="Verdana" w:hAnsi="Verdana" w:cs="Arial"/>
              <w:sz w:val="21"/>
              <w:szCs w:val="21"/>
              <w:shd w:val="clear" w:color="auto" w:fill="FFFFFF"/>
            </w:rPr>
          </w:rPrChange>
        </w:rPr>
      </w:pPr>
      <w:ins w:id="3825" w:author="Aarti Joshi" w:date="2022-10-13T17:41:00Z">
        <w:r w:rsidRPr="00B255B7">
          <w:rPr>
            <w:rFonts w:ascii="Verdana" w:hAnsi="Verdana" w:cs="Arial"/>
            <w:sz w:val="21"/>
            <w:szCs w:val="21"/>
            <w:shd w:val="clear" w:color="auto" w:fill="FFFFFF"/>
          </w:rPr>
          <w:t xml:space="preserve">Nice to </w:t>
        </w:r>
      </w:ins>
      <w:ins w:id="3826" w:author="Aarti Joshi" w:date="2022-10-13T17:42:00Z">
        <w:r w:rsidRPr="00B255B7">
          <w:rPr>
            <w:rFonts w:ascii="Verdana" w:hAnsi="Verdana" w:cs="Arial"/>
            <w:sz w:val="21"/>
            <w:szCs w:val="21"/>
            <w:shd w:val="clear" w:color="auto" w:fill="FFFFFF"/>
          </w:rPr>
          <w:t>have</w:t>
        </w:r>
      </w:ins>
      <w:ins w:id="3827" w:author="Aarti Joshi" w:date="2022-10-13T17:41:00Z">
        <w:r w:rsidRPr="00B255B7">
          <w:rPr>
            <w:rFonts w:ascii="Verdana" w:hAnsi="Verdana" w:cs="Arial"/>
            <w:sz w:val="21"/>
            <w:szCs w:val="21"/>
            <w:shd w:val="clear" w:color="auto" w:fill="FFFFFF"/>
          </w:rPr>
          <w:t xml:space="preserve"> </w:t>
        </w:r>
      </w:ins>
    </w:p>
    <w:p w14:paraId="536E8F1A" w14:textId="76F9EC53" w:rsidR="00B255B7" w:rsidRPr="00A13EDB" w:rsidDel="000D6991" w:rsidRDefault="00B255B7" w:rsidP="00A13EDB">
      <w:pPr>
        <w:pStyle w:val="Default"/>
        <w:numPr>
          <w:ilvl w:val="1"/>
          <w:numId w:val="33"/>
        </w:numPr>
        <w:rPr>
          <w:del w:id="3828" w:author="Ilan Daniele" w:date="2022-10-18T15:55:00Z"/>
          <w:strike/>
          <w:rPrChange w:id="3829" w:author="Ilan Daniele" w:date="2022-11-03T15:50:00Z">
            <w:rPr>
              <w:del w:id="3830" w:author="Ilan Daniele" w:date="2022-10-18T15:55:00Z"/>
              <w:rFonts w:ascii="Verdana" w:hAnsi="Verdana" w:cs="Arial"/>
              <w:sz w:val="21"/>
              <w:szCs w:val="21"/>
              <w:shd w:val="clear" w:color="auto" w:fill="FFFFFF"/>
            </w:rPr>
          </w:rPrChange>
        </w:rPr>
        <w:pPrChange w:id="3831" w:author="Ilan Daniele" w:date="2022-11-03T15:50:00Z">
          <w:pPr>
            <w:pStyle w:val="Default"/>
            <w:numPr>
              <w:ilvl w:val="2"/>
              <w:numId w:val="33"/>
            </w:numPr>
            <w:ind w:left="2232" w:hanging="360"/>
          </w:pPr>
        </w:pPrChange>
      </w:pPr>
      <w:ins w:id="3832" w:author="Aarti Joshi" w:date="2022-10-13T17:41:00Z">
        <w:del w:id="3833" w:author="Ilan Daniele" w:date="2022-11-03T15:50:00Z">
          <w:r w:rsidRPr="00A13EDB" w:rsidDel="00A13EDB">
            <w:rPr>
              <w:rFonts w:ascii="Verdana" w:hAnsi="Verdana" w:cs="Arial"/>
              <w:strike/>
              <w:sz w:val="21"/>
              <w:szCs w:val="21"/>
              <w:shd w:val="clear" w:color="auto" w:fill="FFFFFF"/>
              <w:rPrChange w:id="3834" w:author="Ilan Daniele" w:date="2022-11-03T15:50:00Z">
                <w:rPr>
                  <w:rFonts w:ascii="Verdana" w:hAnsi="Verdana" w:cs="Arial"/>
                  <w:sz w:val="21"/>
                  <w:szCs w:val="21"/>
                  <w:shd w:val="clear" w:color="auto" w:fill="FFFFFF"/>
                </w:rPr>
              </w:rPrChange>
            </w:rPr>
            <w:delText xml:space="preserve">can we save all the information </w:delText>
          </w:r>
        </w:del>
      </w:ins>
      <w:ins w:id="3835" w:author="Aarti Joshi" w:date="2022-10-13T17:42:00Z">
        <w:del w:id="3836" w:author="Ilan Daniele" w:date="2022-11-03T15:50:00Z">
          <w:r w:rsidR="008C6E74" w:rsidRPr="00A13EDB" w:rsidDel="00A13EDB">
            <w:rPr>
              <w:rFonts w:ascii="Verdana" w:hAnsi="Verdana" w:cs="Arial"/>
              <w:strike/>
              <w:sz w:val="21"/>
              <w:szCs w:val="21"/>
              <w:shd w:val="clear" w:color="auto" w:fill="FFFFFF"/>
              <w:rPrChange w:id="3837" w:author="Ilan Daniele" w:date="2022-11-03T15:50:00Z">
                <w:rPr>
                  <w:rFonts w:ascii="Verdana" w:hAnsi="Verdana" w:cs="Arial"/>
                  <w:sz w:val="21"/>
                  <w:szCs w:val="21"/>
                  <w:shd w:val="clear" w:color="auto" w:fill="FFFFFF"/>
                </w:rPr>
              </w:rPrChange>
            </w:rPr>
            <w:delText>like</w:delText>
          </w:r>
        </w:del>
      </w:ins>
      <w:ins w:id="3838" w:author="Aarti Joshi" w:date="2022-10-13T17:41:00Z">
        <w:del w:id="3839" w:author="Ilan Daniele" w:date="2022-11-03T15:50:00Z">
          <w:r w:rsidRPr="00A13EDB" w:rsidDel="00A13EDB">
            <w:rPr>
              <w:rFonts w:ascii="Verdana" w:hAnsi="Verdana" w:cs="Arial"/>
              <w:strike/>
              <w:sz w:val="21"/>
              <w:szCs w:val="21"/>
              <w:shd w:val="clear" w:color="auto" w:fill="FFFFFF"/>
              <w:rPrChange w:id="3840" w:author="Ilan Daniele" w:date="2022-11-03T15:50:00Z">
                <w:rPr>
                  <w:rFonts w:ascii="Verdana" w:hAnsi="Verdana" w:cs="Arial"/>
                  <w:sz w:val="21"/>
                  <w:szCs w:val="21"/>
                  <w:shd w:val="clear" w:color="auto" w:fill="FFFFFF"/>
                </w:rPr>
              </w:rPrChange>
            </w:rPr>
            <w:delText xml:space="preserve"> </w:delText>
          </w:r>
        </w:del>
      </w:ins>
      <w:ins w:id="3841" w:author="Aarti Joshi" w:date="2022-10-13T17:43:00Z">
        <w:del w:id="3842" w:author="Ilan Daniele" w:date="2022-11-03T15:50:00Z">
          <w:r w:rsidR="008C6E74" w:rsidRPr="00A13EDB" w:rsidDel="00A13EDB">
            <w:rPr>
              <w:rFonts w:ascii="Verdana" w:hAnsi="Verdana" w:cs="Arial"/>
              <w:strike/>
              <w:sz w:val="21"/>
              <w:szCs w:val="21"/>
              <w:shd w:val="clear" w:color="auto" w:fill="FFFFFF"/>
              <w:rPrChange w:id="3843" w:author="Ilan Daniele" w:date="2022-11-03T15:50:00Z">
                <w:rPr>
                  <w:rFonts w:ascii="Verdana" w:hAnsi="Verdana" w:cs="Arial"/>
                  <w:sz w:val="21"/>
                  <w:szCs w:val="21"/>
                  <w:shd w:val="clear" w:color="auto" w:fill="FFFFFF"/>
                </w:rPr>
              </w:rPrChange>
            </w:rPr>
            <w:delText>case?</w:delText>
          </w:r>
        </w:del>
      </w:ins>
    </w:p>
    <w:p w14:paraId="52BC78A0" w14:textId="77777777" w:rsidR="000D6991" w:rsidRPr="00B255B7" w:rsidRDefault="000D6991" w:rsidP="00A13EDB">
      <w:pPr>
        <w:pStyle w:val="Default"/>
        <w:numPr>
          <w:ilvl w:val="1"/>
          <w:numId w:val="33"/>
        </w:numPr>
        <w:rPr>
          <w:ins w:id="3844" w:author="Ilan Daniele" w:date="2022-10-18T15:55:00Z"/>
          <w:rPrChange w:id="3845" w:author="Aarti Joshi" w:date="2022-10-13T17:42:00Z">
            <w:rPr>
              <w:ins w:id="3846" w:author="Ilan Daniele" w:date="2022-10-18T15:55:00Z"/>
              <w:rFonts w:ascii="Verdana" w:hAnsi="Verdana" w:cs="Arial"/>
              <w:sz w:val="21"/>
              <w:szCs w:val="21"/>
              <w:shd w:val="clear" w:color="auto" w:fill="FFFFFF"/>
            </w:rPr>
          </w:rPrChange>
        </w:rPr>
        <w:pPrChange w:id="3847" w:author="Ilan Daniele" w:date="2022-11-03T15:50:00Z">
          <w:pPr>
            <w:pStyle w:val="Default"/>
            <w:numPr>
              <w:ilvl w:val="1"/>
              <w:numId w:val="33"/>
            </w:numPr>
            <w:ind w:left="1512" w:hanging="360"/>
          </w:pPr>
        </w:pPrChange>
      </w:pPr>
    </w:p>
    <w:p w14:paraId="0BB9720C" w14:textId="18B0AC5E" w:rsidR="00AA638B" w:rsidRPr="00E52164" w:rsidRDefault="00B255B7">
      <w:pPr>
        <w:pStyle w:val="Default"/>
        <w:numPr>
          <w:ilvl w:val="2"/>
          <w:numId w:val="33"/>
        </w:numPr>
        <w:rPr>
          <w:ins w:id="3848" w:author="Ilan Daniele" w:date="2022-11-03T15:52:00Z"/>
          <w:color w:val="FF0000"/>
          <w:rPrChange w:id="3849" w:author="Ilan Daniele" w:date="2022-11-03T15:52:00Z">
            <w:rPr>
              <w:ins w:id="3850" w:author="Ilan Daniele" w:date="2022-11-03T15:52:00Z"/>
              <w:rFonts w:ascii="Verdana" w:hAnsi="Verdana" w:cs="Arial"/>
              <w:sz w:val="21"/>
              <w:szCs w:val="21"/>
              <w:shd w:val="clear" w:color="auto" w:fill="FFFFFF"/>
            </w:rPr>
          </w:rPrChange>
        </w:rPr>
      </w:pPr>
      <w:ins w:id="3851" w:author="Aarti Joshi" w:date="2022-10-13T17:42:00Z">
        <w:r w:rsidRPr="000D6991">
          <w:rPr>
            <w:rFonts w:ascii="Verdana" w:hAnsi="Verdana" w:cs="Arial"/>
            <w:sz w:val="21"/>
            <w:szCs w:val="21"/>
            <w:shd w:val="clear" w:color="auto" w:fill="FFFFFF"/>
          </w:rPr>
          <w:t>If possible, create a subtab next to case to save warranty information</w:t>
        </w:r>
      </w:ins>
      <w:ins w:id="3852" w:author="Aarti Joshi" w:date="2022-10-13T17:43:00Z">
        <w:r w:rsidR="008C6E74" w:rsidRPr="000D6991">
          <w:rPr>
            <w:rFonts w:ascii="Verdana" w:hAnsi="Verdana" w:cs="Arial"/>
            <w:sz w:val="21"/>
            <w:szCs w:val="21"/>
            <w:shd w:val="clear" w:color="auto" w:fill="FFFFFF"/>
          </w:rPr>
          <w:t>.</w:t>
        </w:r>
      </w:ins>
      <w:ins w:id="3853" w:author="Ilan Daniele" w:date="2022-11-03T15:52:00Z">
        <w:r w:rsidR="00E52164">
          <w:rPr>
            <w:rFonts w:ascii="Verdana" w:hAnsi="Verdana" w:cs="Arial"/>
            <w:sz w:val="21"/>
            <w:szCs w:val="21"/>
            <w:shd w:val="clear" w:color="auto" w:fill="FFFFFF"/>
          </w:rPr>
          <w:t xml:space="preserve"> (With the configuration done for last bullet, will be added already).</w:t>
        </w:r>
      </w:ins>
    </w:p>
    <w:p w14:paraId="4CD1579B" w14:textId="161ABDC3" w:rsidR="00E52164" w:rsidRPr="00E52164" w:rsidRDefault="00E52164" w:rsidP="00E52164">
      <w:pPr>
        <w:pStyle w:val="Default"/>
        <w:rPr>
          <w:ins w:id="3854" w:author="Ilan Daniele" w:date="2022-11-03T15:51:00Z"/>
          <w:color w:val="FF0000"/>
          <w:rPrChange w:id="3855" w:author="Ilan Daniele" w:date="2022-11-03T15:52:00Z">
            <w:rPr>
              <w:ins w:id="3856" w:author="Ilan Daniele" w:date="2022-11-03T15:51:00Z"/>
              <w:rFonts w:ascii="Verdana" w:hAnsi="Verdana" w:cs="Arial"/>
              <w:sz w:val="21"/>
              <w:szCs w:val="21"/>
              <w:shd w:val="clear" w:color="auto" w:fill="FFFFFF"/>
            </w:rPr>
          </w:rPrChange>
        </w:rPr>
        <w:pPrChange w:id="3857" w:author="Ilan Daniele" w:date="2022-11-03T15:52:00Z">
          <w:pPr>
            <w:pStyle w:val="Default"/>
            <w:numPr>
              <w:ilvl w:val="2"/>
              <w:numId w:val="33"/>
            </w:numPr>
            <w:ind w:left="2232" w:hanging="360"/>
          </w:pPr>
        </w:pPrChange>
      </w:pPr>
      <w:ins w:id="3858" w:author="Ilan Daniele" w:date="2022-11-03T15:52:00Z">
        <w:r>
          <w:rPr>
            <w:noProof/>
          </w:rPr>
          <w:lastRenderedPageBreak/>
          <w:drawing>
            <wp:inline distT="0" distB="0" distL="0" distR="0" wp14:anchorId="1AEE9D43" wp14:editId="1F3DAD4A">
              <wp:extent cx="6357668" cy="133478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5977" cy="1338630"/>
                      </a:xfrm>
                      <a:prstGeom prst="rect">
                        <a:avLst/>
                      </a:prstGeom>
                    </pic:spPr>
                  </pic:pic>
                </a:graphicData>
              </a:graphic>
            </wp:inline>
          </w:drawing>
        </w:r>
      </w:ins>
    </w:p>
    <w:p w14:paraId="65FA1BFE" w14:textId="73408CE7" w:rsidR="00E52164" w:rsidRDefault="00E52164" w:rsidP="00E52164">
      <w:pPr>
        <w:pStyle w:val="Default"/>
        <w:rPr>
          <w:ins w:id="3859" w:author="Ilan Daniele" w:date="2022-11-03T15:51:00Z"/>
          <w:rFonts w:ascii="Verdana" w:hAnsi="Verdana" w:cs="Arial"/>
          <w:sz w:val="21"/>
          <w:szCs w:val="21"/>
          <w:shd w:val="clear" w:color="auto" w:fill="FFFFFF"/>
        </w:rPr>
      </w:pPr>
    </w:p>
    <w:p w14:paraId="0E6A7CAC" w14:textId="77777777" w:rsidR="00E52164" w:rsidRPr="00E52164" w:rsidRDefault="00E52164" w:rsidP="00E52164">
      <w:pPr>
        <w:pStyle w:val="Default"/>
        <w:rPr>
          <w:ins w:id="3860" w:author="Ilan Daniele" w:date="2022-10-19T14:06:00Z"/>
          <w:color w:val="FF0000"/>
          <w:rPrChange w:id="3861" w:author="Ilan Daniele" w:date="2022-11-03T15:52:00Z">
            <w:rPr>
              <w:ins w:id="3862" w:author="Ilan Daniele" w:date="2022-10-19T14:06:00Z"/>
              <w:rFonts w:ascii="Verdana" w:hAnsi="Verdana" w:cs="Arial"/>
              <w:sz w:val="21"/>
              <w:szCs w:val="21"/>
              <w:shd w:val="clear" w:color="auto" w:fill="FFFFFF"/>
            </w:rPr>
          </w:rPrChange>
        </w:rPr>
        <w:pPrChange w:id="3863" w:author="Ilan Daniele" w:date="2022-11-03T15:51:00Z">
          <w:pPr>
            <w:pStyle w:val="Default"/>
            <w:numPr>
              <w:ilvl w:val="2"/>
              <w:numId w:val="33"/>
            </w:numPr>
            <w:ind w:left="2232" w:hanging="360"/>
          </w:pPr>
        </w:pPrChange>
      </w:pPr>
    </w:p>
    <w:p w14:paraId="68B6874B" w14:textId="32F3572E" w:rsidR="00517DC5" w:rsidRPr="007B3292" w:rsidDel="007B3292" w:rsidRDefault="00517DC5">
      <w:pPr>
        <w:pStyle w:val="Default"/>
        <w:rPr>
          <w:del w:id="3864" w:author="Ilan Daniele" w:date="2022-10-19T14:55:00Z"/>
          <w:rPrChange w:id="3865" w:author="Ilan Daniele" w:date="2022-10-19T14:56:00Z">
            <w:rPr>
              <w:del w:id="3866" w:author="Ilan Daniele" w:date="2022-10-19T14:55:00Z"/>
              <w:rFonts w:ascii="Verdana" w:hAnsi="Verdana" w:cs="Arial"/>
              <w:sz w:val="21"/>
              <w:szCs w:val="21"/>
              <w:shd w:val="clear" w:color="auto" w:fill="FFFFFF"/>
              <w:lang w:val="es-UY"/>
            </w:rPr>
          </w:rPrChange>
        </w:rPr>
        <w:pPrChange w:id="3867" w:author="Ilan Daniele" w:date="2022-10-19T14:55:00Z">
          <w:pPr>
            <w:pStyle w:val="Default"/>
            <w:numPr>
              <w:ilvl w:val="2"/>
              <w:numId w:val="33"/>
            </w:numPr>
            <w:ind w:left="2232" w:hanging="360"/>
          </w:pPr>
        </w:pPrChange>
      </w:pPr>
      <w:ins w:id="3868" w:author="Sebastian Gonzalez" w:date="2022-05-18T11:42:00Z">
        <w:del w:id="3869" w:author="Ilan Daniele" w:date="2022-10-19T14:55:00Z">
          <w:r w:rsidRPr="007B3292" w:rsidDel="007B3292">
            <w:rPr>
              <w:rFonts w:ascii="Verdana" w:hAnsi="Verdana"/>
              <w:b/>
              <w:bCs/>
              <w:color w:val="0070C0"/>
              <w:rPrChange w:id="3870" w:author="Ilan Daniele" w:date="2022-10-19T14:56:00Z">
                <w:rPr>
                  <w:b/>
                  <w:bCs/>
                  <w:color w:val="0070C0"/>
                </w:rPr>
              </w:rPrChange>
            </w:rPr>
            <w:delText>(DELETE TEXT ABOVE ONCE THIS SECTION IS COMPLETED)</w:delText>
          </w:r>
        </w:del>
      </w:ins>
    </w:p>
    <w:p w14:paraId="07E34765" w14:textId="77777777" w:rsidR="00527A6E" w:rsidRPr="007B3292" w:rsidRDefault="00527A6E">
      <w:pPr>
        <w:pStyle w:val="Default"/>
        <w:rPr>
          <w:ins w:id="3871" w:author="Ilan Daniele" w:date="2022-10-18T15:56:00Z"/>
        </w:rPr>
      </w:pPr>
    </w:p>
    <w:p w14:paraId="3F938D03" w14:textId="5387905D" w:rsidR="008C6E74" w:rsidRPr="002B652A" w:rsidDel="00527A6E" w:rsidRDefault="008C6E74">
      <w:pPr>
        <w:pStyle w:val="Default"/>
        <w:numPr>
          <w:ilvl w:val="1"/>
          <w:numId w:val="33"/>
        </w:numPr>
        <w:rPr>
          <w:ins w:id="3872" w:author="Aarti Joshi" w:date="2022-10-13T17:43:00Z"/>
          <w:del w:id="3873" w:author="Ilan Daniele" w:date="2022-10-18T15:56:00Z"/>
          <w:rFonts w:ascii="Verdana" w:hAnsi="Verdana"/>
          <w:b/>
          <w:bCs/>
          <w:color w:val="0070C0"/>
          <w:sz w:val="21"/>
          <w:szCs w:val="21"/>
          <w:lang w:val="es-UY"/>
          <w:rPrChange w:id="3874" w:author="Ilan Daniele" w:date="2022-10-19T14:54:00Z">
            <w:rPr>
              <w:ins w:id="3875" w:author="Aarti Joshi" w:date="2022-10-13T17:43:00Z"/>
              <w:del w:id="3876" w:author="Ilan Daniele" w:date="2022-10-18T15:56:00Z"/>
              <w:rFonts w:ascii="Verdana" w:hAnsi="Verdana"/>
              <w:b/>
              <w:bCs/>
              <w:color w:val="0070C0"/>
            </w:rPr>
          </w:rPrChange>
        </w:rPr>
        <w:pPrChange w:id="3877" w:author="Ilan Daniele" w:date="2022-10-18T15:56:00Z">
          <w:pPr>
            <w:pStyle w:val="Heading1"/>
          </w:pPr>
        </w:pPrChange>
      </w:pPr>
    </w:p>
    <w:p w14:paraId="60D63594" w14:textId="30404825" w:rsidR="008C6E74" w:rsidRPr="00E52164" w:rsidRDefault="008C6E74">
      <w:pPr>
        <w:pStyle w:val="Default"/>
        <w:numPr>
          <w:ilvl w:val="2"/>
          <w:numId w:val="33"/>
        </w:numPr>
        <w:rPr>
          <w:ins w:id="3878" w:author="Ilan Daniele" w:date="2022-11-03T15:53:00Z"/>
          <w:rFonts w:ascii="Verdana" w:hAnsi="Verdana"/>
          <w:sz w:val="21"/>
          <w:szCs w:val="21"/>
          <w:rPrChange w:id="3879" w:author="Ilan Daniele" w:date="2022-11-03T15:53:00Z">
            <w:rPr>
              <w:ins w:id="3880" w:author="Ilan Daniele" w:date="2022-11-03T15:53:00Z"/>
              <w:rFonts w:ascii="Verdana" w:hAnsi="Verdana"/>
              <w:b/>
              <w:bCs/>
              <w:color w:val="FF0000"/>
              <w:sz w:val="21"/>
              <w:szCs w:val="21"/>
            </w:rPr>
          </w:rPrChange>
        </w:rPr>
      </w:pPr>
      <w:ins w:id="3881" w:author="Aarti Joshi" w:date="2022-10-13T17:43:00Z">
        <w:r w:rsidRPr="002B652A">
          <w:rPr>
            <w:rFonts w:ascii="Verdana" w:hAnsi="Verdana"/>
            <w:sz w:val="21"/>
            <w:szCs w:val="21"/>
            <w:rPrChange w:id="3882" w:author="Ilan Daniele" w:date="2022-10-19T14:54:00Z">
              <w:rPr>
                <w:rFonts w:ascii="Arial" w:hAnsi="Arial" w:cstheme="minorBidi"/>
                <w:color w:val="auto"/>
                <w:sz w:val="22"/>
                <w:szCs w:val="22"/>
                <w:lang w:val="en-PH"/>
              </w:rPr>
            </w:rPrChange>
          </w:rPr>
          <w:t xml:space="preserve">If possible, have the status </w:t>
        </w:r>
      </w:ins>
      <w:ins w:id="3883" w:author="Aarti Joshi" w:date="2022-10-13T17:44:00Z">
        <w:r w:rsidRPr="002B652A">
          <w:rPr>
            <w:rFonts w:ascii="Verdana" w:hAnsi="Verdana"/>
            <w:sz w:val="21"/>
            <w:szCs w:val="21"/>
            <w:rPrChange w:id="3884" w:author="Ilan Daniele" w:date="2022-10-19T14:54:00Z">
              <w:rPr>
                <w:rFonts w:ascii="Arial" w:hAnsi="Arial" w:cstheme="minorBidi"/>
                <w:color w:val="auto"/>
                <w:sz w:val="22"/>
                <w:szCs w:val="22"/>
                <w:lang w:val="en-PH"/>
              </w:rPr>
            </w:rPrChange>
          </w:rPr>
          <w:t>field in form</w:t>
        </w:r>
      </w:ins>
      <w:ins w:id="3885" w:author="Aarti Joshi" w:date="2022-10-13T17:45:00Z">
        <w:r w:rsidRPr="002B652A">
          <w:rPr>
            <w:rFonts w:ascii="Verdana" w:hAnsi="Verdana"/>
            <w:sz w:val="21"/>
            <w:szCs w:val="21"/>
            <w:rPrChange w:id="3886" w:author="Ilan Daniele" w:date="2022-10-19T14:54:00Z">
              <w:rPr>
                <w:rFonts w:ascii="Arial" w:hAnsi="Arial" w:cstheme="minorBidi"/>
                <w:color w:val="auto"/>
                <w:sz w:val="22"/>
                <w:szCs w:val="22"/>
                <w:lang w:val="en-PH"/>
              </w:rPr>
            </w:rPrChange>
          </w:rPr>
          <w:t>.</w:t>
        </w:r>
      </w:ins>
      <w:ins w:id="3887" w:author="Ilan Daniele" w:date="2022-10-18T15:56:00Z">
        <w:r w:rsidR="00527A6E" w:rsidRPr="002B652A">
          <w:rPr>
            <w:rFonts w:ascii="Verdana" w:hAnsi="Verdana"/>
            <w:sz w:val="21"/>
            <w:szCs w:val="21"/>
            <w:rPrChange w:id="3888" w:author="Ilan Daniele" w:date="2022-10-19T14:54:00Z">
              <w:rPr>
                <w:rFonts w:ascii="Arial" w:hAnsi="Arial" w:cstheme="minorBidi"/>
                <w:color w:val="auto"/>
                <w:sz w:val="22"/>
                <w:szCs w:val="22"/>
                <w:lang w:val="en-PH"/>
              </w:rPr>
            </w:rPrChange>
          </w:rPr>
          <w:t xml:space="preserve"> </w:t>
        </w:r>
        <w:r w:rsidR="00527A6E" w:rsidRPr="002B652A">
          <w:rPr>
            <w:rFonts w:ascii="Verdana" w:hAnsi="Verdana"/>
            <w:b/>
            <w:bCs/>
            <w:color w:val="FF0000"/>
            <w:sz w:val="21"/>
            <w:szCs w:val="21"/>
            <w:rPrChange w:id="3889" w:author="Ilan Daniele" w:date="2022-10-19T14:54:00Z">
              <w:rPr>
                <w:rFonts w:ascii="Arial" w:hAnsi="Arial" w:cstheme="minorBidi"/>
                <w:color w:val="auto"/>
                <w:sz w:val="22"/>
                <w:szCs w:val="22"/>
                <w:lang w:val="en-PH"/>
              </w:rPr>
            </w:rPrChange>
          </w:rPr>
          <w:t>What is status? What do you refer to?</w:t>
        </w:r>
      </w:ins>
      <w:ins w:id="3890" w:author="Aarti Joshi" w:date="2022-10-13T17:42:00Z">
        <w:del w:id="3891" w:author="Ilan Daniele" w:date="2022-10-18T15:56:00Z">
          <w:r w:rsidRPr="002B652A" w:rsidDel="00527A6E">
            <w:rPr>
              <w:rFonts w:ascii="Verdana" w:hAnsi="Verdana"/>
              <w:sz w:val="21"/>
              <w:szCs w:val="21"/>
              <w:rPrChange w:id="3892" w:author="Ilan Daniele" w:date="2022-10-19T14:54:00Z">
                <w:rPr>
                  <w:rFonts w:ascii="Arial" w:hAnsi="Arial" w:cstheme="minorBidi"/>
                  <w:color w:val="auto"/>
                  <w:sz w:val="22"/>
                  <w:szCs w:val="22"/>
                  <w:lang w:val="en-PH"/>
                </w:rPr>
              </w:rPrChange>
            </w:rPr>
            <w:tab/>
          </w:r>
        </w:del>
      </w:ins>
    </w:p>
    <w:p w14:paraId="2D1C7262" w14:textId="667E50A5" w:rsidR="00E52164" w:rsidRDefault="00E52164" w:rsidP="00E52164">
      <w:pPr>
        <w:pStyle w:val="Default"/>
        <w:rPr>
          <w:ins w:id="3893" w:author="Ilan Daniele" w:date="2022-11-03T15:53:00Z"/>
          <w:rFonts w:ascii="Verdana" w:hAnsi="Verdana"/>
          <w:sz w:val="21"/>
          <w:szCs w:val="21"/>
        </w:rPr>
      </w:pPr>
      <w:ins w:id="3894" w:author="Ilan Daniele" w:date="2022-11-03T15:53:00Z">
        <w:r>
          <w:rPr>
            <w:noProof/>
          </w:rPr>
          <w:drawing>
            <wp:inline distT="0" distB="0" distL="0" distR="0" wp14:anchorId="018723A9" wp14:editId="11F5BC5B">
              <wp:extent cx="2199736" cy="131124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04904" cy="1314323"/>
                      </a:xfrm>
                      <a:prstGeom prst="rect">
                        <a:avLst/>
                      </a:prstGeom>
                    </pic:spPr>
                  </pic:pic>
                </a:graphicData>
              </a:graphic>
            </wp:inline>
          </w:drawing>
        </w:r>
      </w:ins>
    </w:p>
    <w:p w14:paraId="16E8C6B3" w14:textId="1BF266CE" w:rsidR="00E52164" w:rsidRPr="002B652A" w:rsidRDefault="00E52164" w:rsidP="00E52164">
      <w:pPr>
        <w:pStyle w:val="Default"/>
        <w:rPr>
          <w:ins w:id="3895" w:author="Aarti Joshi" w:date="2022-10-13T17:42:00Z"/>
          <w:rFonts w:ascii="Verdana" w:hAnsi="Verdana"/>
          <w:sz w:val="21"/>
          <w:szCs w:val="21"/>
          <w:rPrChange w:id="3896" w:author="Ilan Daniele" w:date="2022-10-19T14:54:00Z">
            <w:rPr>
              <w:ins w:id="3897" w:author="Aarti Joshi" w:date="2022-10-13T17:42:00Z"/>
            </w:rPr>
          </w:rPrChange>
        </w:rPr>
        <w:pPrChange w:id="3898" w:author="Ilan Daniele" w:date="2022-11-03T15:53:00Z">
          <w:pPr/>
        </w:pPrChange>
      </w:pPr>
      <w:ins w:id="3899" w:author="Ilan Daniele" w:date="2022-11-03T15:53:00Z">
        <w:r>
          <w:rPr>
            <w:noProof/>
          </w:rPr>
          <w:drawing>
            <wp:inline distT="0" distB="0" distL="0" distR="0" wp14:anchorId="3D5EA974" wp14:editId="73979EF4">
              <wp:extent cx="5731510" cy="11753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75385"/>
                      </a:xfrm>
                      <a:prstGeom prst="rect">
                        <a:avLst/>
                      </a:prstGeom>
                    </pic:spPr>
                  </pic:pic>
                </a:graphicData>
              </a:graphic>
            </wp:inline>
          </w:drawing>
        </w:r>
      </w:ins>
    </w:p>
    <w:p w14:paraId="6F29FFCC" w14:textId="0E29AEB8" w:rsidR="008C6E74" w:rsidRDefault="008C6E74">
      <w:pPr>
        <w:rPr>
          <w:ins w:id="3900" w:author="Ilan Daniele" w:date="2022-10-18T16:01:00Z"/>
          <w:lang w:val="en-US"/>
        </w:rPr>
      </w:pPr>
    </w:p>
    <w:p w14:paraId="70208130" w14:textId="6C4FB3C8" w:rsidR="00717C6F" w:rsidRPr="00E14E0D" w:rsidRDefault="003E3413">
      <w:pPr>
        <w:rPr>
          <w:ins w:id="3901" w:author="Ilan Daniele" w:date="2022-10-18T16:01:00Z"/>
          <w:rFonts w:ascii="Verdana" w:hAnsi="Verdana"/>
          <w:b/>
          <w:bCs/>
          <w:color w:val="FF0000"/>
          <w:sz w:val="21"/>
          <w:szCs w:val="21"/>
          <w:lang w:val="en-US"/>
          <w:rPrChange w:id="3902" w:author="Ilan Daniele" w:date="2022-10-19T14:56:00Z">
            <w:rPr>
              <w:ins w:id="3903" w:author="Ilan Daniele" w:date="2022-10-18T16:01:00Z"/>
              <w:lang w:val="en-US"/>
            </w:rPr>
          </w:rPrChange>
        </w:rPr>
      </w:pPr>
      <w:ins w:id="3904" w:author="Ilan Daniele" w:date="2022-10-19T13:59:00Z">
        <w:r w:rsidRPr="00E14E0D">
          <w:rPr>
            <w:rFonts w:ascii="Verdana" w:hAnsi="Verdana"/>
            <w:b/>
            <w:bCs/>
            <w:color w:val="FF0000"/>
            <w:sz w:val="21"/>
            <w:szCs w:val="21"/>
            <w:lang w:val="en-US"/>
            <w:rPrChange w:id="3905" w:author="Ilan Daniele" w:date="2022-10-19T14:56:00Z">
              <w:rPr>
                <w:lang w:val="en-US"/>
              </w:rPr>
            </w:rPrChange>
          </w:rPr>
          <w:t>More q</w:t>
        </w:r>
      </w:ins>
      <w:ins w:id="3906" w:author="Ilan Daniele" w:date="2022-10-18T16:01:00Z">
        <w:r w:rsidR="00717C6F" w:rsidRPr="00E14E0D">
          <w:rPr>
            <w:rFonts w:ascii="Verdana" w:hAnsi="Verdana"/>
            <w:b/>
            <w:bCs/>
            <w:color w:val="FF0000"/>
            <w:sz w:val="21"/>
            <w:szCs w:val="21"/>
            <w:lang w:val="en-US"/>
            <w:rPrChange w:id="3907" w:author="Ilan Daniele" w:date="2022-10-19T14:56:00Z">
              <w:rPr>
                <w:lang w:val="en-US"/>
              </w:rPr>
            </w:rPrChange>
          </w:rPr>
          <w:t>uestions:</w:t>
        </w:r>
      </w:ins>
    </w:p>
    <w:p w14:paraId="6DE98285" w14:textId="2B6D1DE6" w:rsidR="00717C6F" w:rsidRDefault="00717C6F">
      <w:pPr>
        <w:pStyle w:val="ListParagraph"/>
        <w:numPr>
          <w:ilvl w:val="0"/>
          <w:numId w:val="39"/>
        </w:numPr>
        <w:rPr>
          <w:ins w:id="3908" w:author="Ilan Daniele" w:date="2022-11-02T15:46:00Z"/>
          <w:rFonts w:ascii="Verdana" w:hAnsi="Verdana"/>
          <w:color w:val="FF0000"/>
          <w:sz w:val="21"/>
          <w:szCs w:val="21"/>
          <w:lang w:val="en-US"/>
        </w:rPr>
      </w:pPr>
      <w:ins w:id="3909" w:author="Ilan Daniele" w:date="2022-10-18T16:01:00Z">
        <w:r w:rsidRPr="002B652A">
          <w:rPr>
            <w:rFonts w:ascii="Verdana" w:hAnsi="Verdana"/>
            <w:color w:val="FF0000"/>
            <w:sz w:val="21"/>
            <w:szCs w:val="21"/>
            <w:lang w:val="en-US"/>
            <w:rPrChange w:id="3910" w:author="Ilan Daniele" w:date="2022-10-19T14:54:00Z">
              <w:rPr>
                <w:lang w:val="en-US"/>
              </w:rPr>
            </w:rPrChange>
          </w:rPr>
          <w:t>Final user, as client, if I entered a warranty, there should be a pag</w:t>
        </w:r>
      </w:ins>
      <w:ins w:id="3911" w:author="Ilan Daniele" w:date="2022-10-18T16:02:00Z">
        <w:r w:rsidRPr="002B652A">
          <w:rPr>
            <w:rFonts w:ascii="Verdana" w:hAnsi="Verdana"/>
            <w:color w:val="FF0000"/>
            <w:sz w:val="21"/>
            <w:szCs w:val="21"/>
            <w:lang w:val="en-US"/>
            <w:rPrChange w:id="3912" w:author="Ilan Daniele" w:date="2022-10-19T14:54:00Z">
              <w:rPr>
                <w:lang w:val="en-US"/>
              </w:rPr>
            </w:rPrChange>
          </w:rPr>
          <w:t>e where I can see my warrantied filled, where is that?</w:t>
        </w:r>
      </w:ins>
      <w:ins w:id="3913" w:author="Ilan Daniele" w:date="2022-10-18T16:03:00Z">
        <w:r w:rsidRPr="002B652A">
          <w:rPr>
            <w:rFonts w:ascii="Verdana" w:hAnsi="Verdana"/>
            <w:color w:val="FF0000"/>
            <w:sz w:val="21"/>
            <w:szCs w:val="21"/>
            <w:lang w:val="en-US"/>
            <w:rPrChange w:id="3914" w:author="Ilan Daniele" w:date="2022-10-19T14:54:00Z">
              <w:rPr>
                <w:lang w:val="en-US"/>
              </w:rPr>
            </w:rPrChange>
          </w:rPr>
          <w:t xml:space="preserve"> Or we just forget about that? </w:t>
        </w:r>
        <w:r w:rsidRPr="007A2C92">
          <w:rPr>
            <w:rFonts w:ascii="Verdana" w:hAnsi="Verdana"/>
            <w:b/>
            <w:bCs/>
            <w:color w:val="7C984A" w:themeColor="accent4"/>
            <w:sz w:val="21"/>
            <w:szCs w:val="21"/>
            <w:lang w:val="en-US"/>
            <w:rPrChange w:id="3915" w:author="Ilan Daniele" w:date="2022-11-03T15:43:00Z">
              <w:rPr>
                <w:lang w:val="en-US"/>
              </w:rPr>
            </w:rPrChange>
          </w:rPr>
          <w:t>This is something complex to add</w:t>
        </w:r>
      </w:ins>
      <w:ins w:id="3916" w:author="Ilan Daniele" w:date="2022-11-03T15:43:00Z">
        <w:r w:rsidR="007A2C92" w:rsidRPr="007A2C92">
          <w:rPr>
            <w:rFonts w:ascii="Verdana" w:hAnsi="Verdana"/>
            <w:b/>
            <w:bCs/>
            <w:color w:val="7C984A" w:themeColor="accent4"/>
            <w:sz w:val="21"/>
            <w:szCs w:val="21"/>
            <w:lang w:val="en-US"/>
            <w:rPrChange w:id="3917" w:author="Ilan Daniele" w:date="2022-11-03T15:43:00Z">
              <w:rPr>
                <w:rFonts w:ascii="Verdana" w:hAnsi="Verdana"/>
                <w:color w:val="FF0000"/>
                <w:sz w:val="21"/>
                <w:szCs w:val="21"/>
                <w:lang w:val="en-US"/>
              </w:rPr>
            </w:rPrChange>
          </w:rPr>
          <w:t>, we forget about it.</w:t>
        </w:r>
      </w:ins>
    </w:p>
    <w:p w14:paraId="47FF8333" w14:textId="70C615C0" w:rsidR="00002C82" w:rsidRPr="00002C82" w:rsidRDefault="00002C82">
      <w:pPr>
        <w:rPr>
          <w:ins w:id="3918" w:author="Aarti Joshi" w:date="2022-10-13T17:42:00Z"/>
          <w:rFonts w:ascii="Verdana" w:hAnsi="Verdana"/>
          <w:color w:val="FF0000"/>
          <w:sz w:val="21"/>
          <w:szCs w:val="21"/>
          <w:lang w:val="en-US"/>
          <w:rPrChange w:id="3919" w:author="Ilan Daniele" w:date="2022-11-02T15:46:00Z">
            <w:rPr>
              <w:ins w:id="3920" w:author="Aarti Joshi" w:date="2022-10-13T17:42:00Z"/>
            </w:rPr>
          </w:rPrChange>
        </w:rPr>
      </w:pPr>
      <w:ins w:id="3921" w:author="Ilan Daniele" w:date="2022-11-02T15:46:00Z">
        <w:r>
          <w:rPr>
            <w:rFonts w:ascii="Verdana" w:hAnsi="Verdana"/>
            <w:color w:val="FF0000"/>
            <w:sz w:val="21"/>
            <w:szCs w:val="21"/>
            <w:lang w:val="en-US"/>
          </w:rPr>
          <w:t>Respondidas en documento “requirements”</w:t>
        </w:r>
      </w:ins>
    </w:p>
    <w:p w14:paraId="22C2891F" w14:textId="38CF6724" w:rsidR="0071121C" w:rsidRDefault="00F44063">
      <w:pPr>
        <w:pStyle w:val="Heading1"/>
        <w:rPr>
          <w:ins w:id="3922" w:author="Aarti Joshi" w:date="2022-10-13T17:21:00Z"/>
          <w:rFonts w:ascii="Verdana" w:hAnsi="Verdana"/>
        </w:rPr>
      </w:pPr>
      <w:bookmarkStart w:id="3923" w:name="_Toc103769948"/>
      <w:ins w:id="3924" w:author="Villaverde, Alfredo" w:date="2022-03-10T13:15:00Z">
        <w:r w:rsidRPr="000A165C">
          <w:rPr>
            <w:rFonts w:ascii="Verdana" w:hAnsi="Verdana"/>
            <w:rPrChange w:id="3925" w:author="Aarti Joshi" w:date="2022-06-22T10:15:00Z">
              <w:rPr/>
            </w:rPrChange>
          </w:rPr>
          <w:t>Prerequisites</w:t>
        </w:r>
      </w:ins>
      <w:bookmarkEnd w:id="3923"/>
    </w:p>
    <w:p w14:paraId="07B4AB6B" w14:textId="271FB7E0" w:rsidR="00974D13" w:rsidRPr="00974D13" w:rsidRDefault="00974D13">
      <w:pPr>
        <w:pStyle w:val="ListParagraph"/>
        <w:numPr>
          <w:ilvl w:val="0"/>
          <w:numId w:val="29"/>
        </w:numPr>
        <w:rPr>
          <w:ins w:id="3926" w:author="Sebastian Gonzalez" w:date="2022-05-18T12:05:00Z"/>
          <w:rFonts w:ascii="Verdana" w:hAnsi="Verdana"/>
          <w:rPrChange w:id="3927" w:author="Aarti Joshi" w:date="2022-10-13T17:22:00Z">
            <w:rPr>
              <w:ins w:id="3928" w:author="Sebastian Gonzalez" w:date="2022-05-18T12:05:00Z"/>
            </w:rPr>
          </w:rPrChange>
        </w:rPr>
        <w:pPrChange w:id="3929" w:author="Aarti Joshi" w:date="2022-10-13T17:21:00Z">
          <w:pPr>
            <w:pStyle w:val="Heading1"/>
          </w:pPr>
        </w:pPrChange>
      </w:pPr>
      <w:ins w:id="3930" w:author="Aarti Joshi" w:date="2022-10-13T17:21:00Z">
        <w:r w:rsidRPr="00974D13">
          <w:rPr>
            <w:rFonts w:ascii="Verdana" w:hAnsi="Verdana"/>
            <w:lang w:val="en-US"/>
            <w:rPrChange w:id="3931" w:author="Aarti Joshi" w:date="2022-10-13T17:22:00Z">
              <w:rPr/>
            </w:rPrChange>
          </w:rPr>
          <w:t xml:space="preserve">Custom Record with zip code and their shipping cost must be </w:t>
        </w:r>
      </w:ins>
      <w:ins w:id="3932" w:author="Aarti Joshi" w:date="2022-10-13T17:22:00Z">
        <w:r w:rsidRPr="00974D13">
          <w:rPr>
            <w:rFonts w:ascii="Verdana" w:hAnsi="Verdana"/>
            <w:lang w:val="en-US"/>
            <w:rPrChange w:id="3933" w:author="Aarti Joshi" w:date="2022-10-13T17:22:00Z">
              <w:rPr/>
            </w:rPrChange>
          </w:rPr>
          <w:t xml:space="preserve">created in </w:t>
        </w:r>
        <w:r w:rsidRPr="00974D13">
          <w:rPr>
            <w:rFonts w:ascii="Verdana" w:hAnsi="Verdana"/>
            <w:lang w:val="en-US"/>
            <w:rPrChange w:id="3934" w:author="Aarti Joshi" w:date="2022-10-13T17:22:00Z">
              <w:rPr>
                <w:rFonts w:ascii="Verdana" w:hAnsi="Verdana"/>
              </w:rPr>
            </w:rPrChange>
          </w:rPr>
          <w:t>NetSuite</w:t>
        </w:r>
        <w:r w:rsidRPr="00974D13">
          <w:rPr>
            <w:rFonts w:ascii="Verdana" w:hAnsi="Verdana"/>
            <w:lang w:val="en-US"/>
            <w:rPrChange w:id="3935" w:author="Aarti Joshi" w:date="2022-10-13T17:22:00Z">
              <w:rPr/>
            </w:rPrChange>
          </w:rPr>
          <w:t>.</w:t>
        </w:r>
      </w:ins>
    </w:p>
    <w:p w14:paraId="3B45B95C" w14:textId="4A9385AF" w:rsidR="00582DF6" w:rsidRPr="000A165C" w:rsidDel="00AE244A" w:rsidRDefault="00582DF6" w:rsidP="00582DF6">
      <w:pPr>
        <w:rPr>
          <w:ins w:id="3936" w:author="Sebastian Gonzalez" w:date="2022-05-18T12:36:00Z"/>
          <w:del w:id="3937" w:author="Aarti Joshi" w:date="2022-09-06T12:11:00Z"/>
          <w:rFonts w:ascii="Verdana" w:hAnsi="Verdana"/>
          <w:b/>
          <w:bCs/>
          <w:color w:val="0070C0"/>
          <w:lang w:val="en-US"/>
          <w:rPrChange w:id="3938" w:author="Aarti Joshi" w:date="2022-06-22T10:15:00Z">
            <w:rPr>
              <w:ins w:id="3939" w:author="Sebastian Gonzalez" w:date="2022-05-18T12:36:00Z"/>
              <w:del w:id="3940" w:author="Aarti Joshi" w:date="2022-09-06T12:11:00Z"/>
              <w:b/>
              <w:bCs/>
              <w:color w:val="0070C0"/>
              <w:lang w:val="en-US"/>
            </w:rPr>
          </w:rPrChange>
        </w:rPr>
      </w:pPr>
      <w:ins w:id="3941" w:author="Sebastian Gonzalez" w:date="2022-05-18T12:05:00Z">
        <w:del w:id="3942" w:author="Aarti Joshi" w:date="2022-09-06T12:11:00Z">
          <w:r w:rsidRPr="000A165C" w:rsidDel="00AE244A">
            <w:rPr>
              <w:rFonts w:ascii="Verdana" w:hAnsi="Verdana"/>
              <w:b/>
              <w:bCs/>
              <w:color w:val="0070C0"/>
              <w:lang w:val="en-US"/>
              <w:rPrChange w:id="3943" w:author="Aarti Joshi" w:date="2022-06-22T10:15:00Z">
                <w:rPr>
                  <w:b/>
                  <w:bCs/>
                  <w:color w:val="0070C0"/>
                  <w:lang w:val="en-US"/>
                </w:rPr>
              </w:rPrChange>
            </w:rPr>
            <w:delText>GUIDELINE FOR THIS SECTION (DELETE TEXT BELOW ONCE THIS SECTION IS COMPLETED)</w:delText>
          </w:r>
        </w:del>
      </w:ins>
    </w:p>
    <w:p w14:paraId="36D01EBF" w14:textId="7530DEAE" w:rsidR="008E78C5" w:rsidRPr="000A165C" w:rsidDel="00AE244A" w:rsidRDefault="008E78C5" w:rsidP="00582DF6">
      <w:pPr>
        <w:rPr>
          <w:ins w:id="3944" w:author="Sebastian Gonzalez" w:date="2022-05-18T12:05:00Z"/>
          <w:del w:id="3945" w:author="Aarti Joshi" w:date="2022-09-06T12:11:00Z"/>
          <w:rFonts w:ascii="Verdana" w:hAnsi="Verdana"/>
          <w:lang w:val="en-US"/>
          <w:rPrChange w:id="3946" w:author="Aarti Joshi" w:date="2022-06-22T10:15:00Z">
            <w:rPr>
              <w:ins w:id="3947" w:author="Sebastian Gonzalez" w:date="2022-05-18T12:05:00Z"/>
              <w:del w:id="3948" w:author="Aarti Joshi" w:date="2022-09-06T12:11:00Z"/>
              <w:b/>
              <w:bCs/>
              <w:color w:val="0070C0"/>
              <w:lang w:val="en-US"/>
            </w:rPr>
          </w:rPrChange>
        </w:rPr>
      </w:pPr>
      <w:ins w:id="3949" w:author="Sebastian Gonzalez" w:date="2022-05-18T12:36:00Z">
        <w:del w:id="3950" w:author="Aarti Joshi" w:date="2022-09-06T12:11:00Z">
          <w:r w:rsidRPr="000A165C" w:rsidDel="00AE244A">
            <w:rPr>
              <w:rFonts w:ascii="Verdana" w:hAnsi="Verdana"/>
              <w:lang w:val="en-US"/>
              <w:rPrChange w:id="3951" w:author="Aarti Joshi" w:date="2022-06-22T10:15:00Z">
                <w:rPr>
                  <w:lang w:val="en-US"/>
                </w:rPr>
              </w:rPrChange>
            </w:rPr>
            <w:delText xml:space="preserve">This section should list any prerequisite needed by the solution. </w:delText>
          </w:r>
        </w:del>
      </w:ins>
    </w:p>
    <w:p w14:paraId="7CE4E42C" w14:textId="2597D0EC" w:rsidR="00582DF6" w:rsidRPr="000A165C" w:rsidDel="00AE244A" w:rsidRDefault="00582DF6" w:rsidP="00582DF6">
      <w:pPr>
        <w:rPr>
          <w:ins w:id="3952" w:author="Sebastian Gonzalez" w:date="2022-05-18T12:31:00Z"/>
          <w:del w:id="3953" w:author="Aarti Joshi" w:date="2022-09-06T12:11:00Z"/>
          <w:rFonts w:ascii="Verdana" w:hAnsi="Verdana"/>
          <w:b/>
          <w:bCs/>
          <w:i/>
          <w:iCs/>
          <w:lang w:val="en-US"/>
          <w:rPrChange w:id="3954" w:author="Aarti Joshi" w:date="2022-06-22T10:15:00Z">
            <w:rPr>
              <w:ins w:id="3955" w:author="Sebastian Gonzalez" w:date="2022-05-18T12:31:00Z"/>
              <w:del w:id="3956" w:author="Aarti Joshi" w:date="2022-09-06T12:11:00Z"/>
              <w:b/>
              <w:bCs/>
              <w:i/>
              <w:iCs/>
              <w:lang w:val="en-US"/>
            </w:rPr>
          </w:rPrChange>
        </w:rPr>
      </w:pPr>
      <w:ins w:id="3957" w:author="Sebastian Gonzalez" w:date="2022-05-18T12:05:00Z">
        <w:del w:id="3958" w:author="Aarti Joshi" w:date="2022-09-06T12:11:00Z">
          <w:r w:rsidRPr="000A165C" w:rsidDel="00AE244A">
            <w:rPr>
              <w:rFonts w:ascii="Verdana" w:hAnsi="Verdana"/>
              <w:b/>
              <w:bCs/>
              <w:i/>
              <w:iCs/>
              <w:lang w:val="en-US"/>
              <w:rPrChange w:id="3959" w:author="Aarti Joshi" w:date="2022-06-22T10:15:00Z">
                <w:rPr>
                  <w:b/>
                  <w:bCs/>
                  <w:i/>
                  <w:iCs/>
                  <w:lang w:val="en-US"/>
                </w:rPr>
              </w:rPrChange>
            </w:rPr>
            <w:delText xml:space="preserve">[This section is optional as </w:delText>
          </w:r>
        </w:del>
      </w:ins>
      <w:ins w:id="3960" w:author="Sebastian Gonzalez" w:date="2022-05-18T12:06:00Z">
        <w:del w:id="3961" w:author="Aarti Joshi" w:date="2022-09-06T12:11:00Z">
          <w:r w:rsidRPr="000A165C" w:rsidDel="00AE244A">
            <w:rPr>
              <w:rFonts w:ascii="Verdana" w:hAnsi="Verdana"/>
              <w:b/>
              <w:bCs/>
              <w:i/>
              <w:iCs/>
              <w:lang w:val="en-US"/>
              <w:rPrChange w:id="3962" w:author="Aarti Joshi" w:date="2022-06-22T10:15:00Z">
                <w:rPr>
                  <w:b/>
                  <w:bCs/>
                  <w:i/>
                  <w:iCs/>
                  <w:lang w:val="en-US"/>
                </w:rPr>
              </w:rPrChange>
            </w:rPr>
            <w:delText xml:space="preserve">final </w:delText>
          </w:r>
        </w:del>
      </w:ins>
      <w:ins w:id="3963" w:author="Sebastian Gonzalez" w:date="2022-05-18T12:05:00Z">
        <w:del w:id="3964" w:author="Aarti Joshi" w:date="2022-09-06T12:11:00Z">
          <w:r w:rsidRPr="000A165C" w:rsidDel="00AE244A">
            <w:rPr>
              <w:rFonts w:ascii="Verdana" w:hAnsi="Verdana"/>
              <w:b/>
              <w:bCs/>
              <w:i/>
              <w:iCs/>
              <w:lang w:val="en-US"/>
              <w:rPrChange w:id="3965" w:author="Aarti Joshi" w:date="2022-06-22T10:15:00Z">
                <w:rPr>
                  <w:b/>
                  <w:bCs/>
                  <w:i/>
                  <w:iCs/>
                  <w:lang w:val="en-US"/>
                </w:rPr>
              </w:rPrChange>
            </w:rPr>
            <w:delText>output</w:delText>
          </w:r>
        </w:del>
      </w:ins>
      <w:ins w:id="3966" w:author="Sebastian Gonzalez" w:date="2022-05-18T12:06:00Z">
        <w:del w:id="3967" w:author="Aarti Joshi" w:date="2022-09-06T12:11:00Z">
          <w:r w:rsidRPr="000A165C" w:rsidDel="00AE244A">
            <w:rPr>
              <w:rFonts w:ascii="Verdana" w:hAnsi="Verdana"/>
              <w:b/>
              <w:bCs/>
              <w:i/>
              <w:iCs/>
              <w:lang w:val="en-US"/>
              <w:rPrChange w:id="3968" w:author="Aarti Joshi" w:date="2022-06-22T10:15:00Z">
                <w:rPr>
                  <w:b/>
                  <w:bCs/>
                  <w:i/>
                  <w:iCs/>
                  <w:lang w:val="en-US"/>
                </w:rPr>
              </w:rPrChange>
            </w:rPr>
            <w:delText xml:space="preserve"> on the document</w:delText>
          </w:r>
        </w:del>
      </w:ins>
      <w:ins w:id="3969" w:author="Sebastian Gonzalez" w:date="2022-05-18T12:05:00Z">
        <w:del w:id="3970" w:author="Aarti Joshi" w:date="2022-09-06T12:11:00Z">
          <w:r w:rsidRPr="000A165C" w:rsidDel="00AE244A">
            <w:rPr>
              <w:rFonts w:ascii="Verdana" w:hAnsi="Verdana"/>
              <w:b/>
              <w:bCs/>
              <w:i/>
              <w:iCs/>
              <w:lang w:val="en-US"/>
              <w:rPrChange w:id="3971" w:author="Aarti Joshi" w:date="2022-06-22T10:15:00Z">
                <w:rPr>
                  <w:b/>
                  <w:bCs/>
                  <w:i/>
                  <w:iCs/>
                  <w:lang w:val="en-US"/>
                </w:rPr>
              </w:rPrChange>
            </w:rPr>
            <w:delText xml:space="preserve">. </w:delText>
          </w:r>
        </w:del>
      </w:ins>
      <w:ins w:id="3972" w:author="Sebastian Gonzalez" w:date="2022-05-18T12:06:00Z">
        <w:del w:id="3973" w:author="Aarti Joshi" w:date="2022-09-06T12:11:00Z">
          <w:r w:rsidRPr="000A165C" w:rsidDel="00AE244A">
            <w:rPr>
              <w:rFonts w:ascii="Verdana" w:hAnsi="Verdana"/>
              <w:b/>
              <w:bCs/>
              <w:i/>
              <w:iCs/>
              <w:lang w:val="en-US"/>
              <w:rPrChange w:id="3974" w:author="Aarti Joshi" w:date="2022-06-22T10:15:00Z">
                <w:rPr>
                  <w:b/>
                  <w:bCs/>
                  <w:i/>
                  <w:iCs/>
                  <w:lang w:val="en-US"/>
                </w:rPr>
              </w:rPrChange>
            </w:rPr>
            <w:delText xml:space="preserve">The contents of this section will depend on if a </w:delText>
          </w:r>
        </w:del>
      </w:ins>
      <w:ins w:id="3975" w:author="Sebastian Gonzalez" w:date="2022-05-18T12:07:00Z">
        <w:del w:id="3976" w:author="Aarti Joshi" w:date="2022-09-06T12:11:00Z">
          <w:r w:rsidRPr="000A165C" w:rsidDel="00AE244A">
            <w:rPr>
              <w:rFonts w:ascii="Verdana" w:hAnsi="Verdana"/>
              <w:b/>
              <w:bCs/>
              <w:i/>
              <w:iCs/>
              <w:lang w:val="en-US"/>
              <w:rPrChange w:id="3977" w:author="Aarti Joshi" w:date="2022-06-22T10:15:00Z">
                <w:rPr>
                  <w:b/>
                  <w:bCs/>
                  <w:i/>
                  <w:iCs/>
                  <w:lang w:val="en-US"/>
                </w:rPr>
              </w:rPrChange>
            </w:rPr>
            <w:delText>prerequisite</w:delText>
          </w:r>
        </w:del>
      </w:ins>
      <w:ins w:id="3978" w:author="Sebastian Gonzalez" w:date="2022-05-18T12:06:00Z">
        <w:del w:id="3979" w:author="Aarti Joshi" w:date="2022-09-06T12:11:00Z">
          <w:r w:rsidRPr="000A165C" w:rsidDel="00AE244A">
            <w:rPr>
              <w:rFonts w:ascii="Verdana" w:hAnsi="Verdana"/>
              <w:b/>
              <w:bCs/>
              <w:i/>
              <w:iCs/>
              <w:lang w:val="en-US"/>
              <w:rPrChange w:id="3980" w:author="Aarti Joshi" w:date="2022-06-22T10:15:00Z">
                <w:rPr>
                  <w:b/>
                  <w:bCs/>
                  <w:i/>
                  <w:iCs/>
                  <w:lang w:val="en-US"/>
                </w:rPr>
              </w:rPrChange>
            </w:rPr>
            <w:delText xml:space="preserve"> exists or not. Although the section is optional it must </w:delText>
          </w:r>
        </w:del>
      </w:ins>
      <w:ins w:id="3981" w:author="Sebastian Gonzalez" w:date="2022-05-18T12:07:00Z">
        <w:del w:id="3982" w:author="Aarti Joshi" w:date="2022-09-06T12:11:00Z">
          <w:r w:rsidRPr="000A165C" w:rsidDel="00AE244A">
            <w:rPr>
              <w:rFonts w:ascii="Verdana" w:hAnsi="Verdana"/>
              <w:b/>
              <w:bCs/>
              <w:i/>
              <w:iCs/>
              <w:lang w:val="en-US"/>
              <w:rPrChange w:id="3983" w:author="Aarti Joshi" w:date="2022-06-22T10:15:00Z">
                <w:rPr>
                  <w:b/>
                  <w:bCs/>
                  <w:i/>
                  <w:iCs/>
                  <w:lang w:val="en-US"/>
                </w:rPr>
              </w:rPrChange>
            </w:rPr>
            <w:delText>be part of the analysis process to determine if it is needed or not.</w:delText>
          </w:r>
        </w:del>
      </w:ins>
      <w:ins w:id="3984" w:author="Sebastian Gonzalez" w:date="2022-05-18T12:06:00Z">
        <w:del w:id="3985" w:author="Aarti Joshi" w:date="2022-09-06T12:11:00Z">
          <w:r w:rsidRPr="000A165C" w:rsidDel="00AE244A">
            <w:rPr>
              <w:rFonts w:ascii="Verdana" w:hAnsi="Verdana"/>
              <w:b/>
              <w:bCs/>
              <w:i/>
              <w:iCs/>
              <w:lang w:val="en-US"/>
              <w:rPrChange w:id="3986" w:author="Aarti Joshi" w:date="2022-06-22T10:15:00Z">
                <w:rPr>
                  <w:b/>
                  <w:bCs/>
                  <w:i/>
                  <w:iCs/>
                  <w:lang w:val="en-US"/>
                </w:rPr>
              </w:rPrChange>
            </w:rPr>
            <w:delText>]</w:delText>
          </w:r>
        </w:del>
      </w:ins>
    </w:p>
    <w:p w14:paraId="7B9073A6" w14:textId="2649EF37" w:rsidR="00DF1214" w:rsidRPr="000A165C" w:rsidDel="00AE0499" w:rsidRDefault="00DF1214" w:rsidP="00582DF6">
      <w:pPr>
        <w:rPr>
          <w:ins w:id="3987" w:author="Sebastian Gonzalez" w:date="2022-05-18T12:05:00Z"/>
          <w:del w:id="3988" w:author="Aarti Joshi" w:date="2022-09-06T12:10:00Z"/>
          <w:rFonts w:ascii="Verdana" w:hAnsi="Verdana"/>
          <w:lang w:val="en-US"/>
          <w:rPrChange w:id="3989" w:author="Aarti Joshi" w:date="2022-06-22T10:15:00Z">
            <w:rPr>
              <w:ins w:id="3990" w:author="Sebastian Gonzalez" w:date="2022-05-18T12:05:00Z"/>
              <w:del w:id="3991" w:author="Aarti Joshi" w:date="2022-09-06T12:10:00Z"/>
              <w:b/>
              <w:bCs/>
              <w:i/>
              <w:iCs/>
              <w:lang w:val="en-US"/>
            </w:rPr>
          </w:rPrChange>
        </w:rPr>
      </w:pPr>
      <w:ins w:id="3992" w:author="Sebastian Gonzalez" w:date="2022-05-18T12:31:00Z">
        <w:del w:id="3993" w:author="Aarti Joshi" w:date="2022-09-06T12:10:00Z">
          <w:r w:rsidRPr="000A165C" w:rsidDel="00AE0499">
            <w:rPr>
              <w:rFonts w:ascii="Verdana" w:hAnsi="Verdana"/>
              <w:lang w:val="en-US"/>
              <w:rPrChange w:id="3994" w:author="Aarti Joshi" w:date="2022-06-22T10:15:00Z">
                <w:rPr>
                  <w:b/>
                  <w:bCs/>
                  <w:i/>
                  <w:iCs/>
                  <w:lang w:val="en-US"/>
                </w:rPr>
              </w:rPrChange>
            </w:rPr>
            <w:delText>For example:</w:delText>
          </w:r>
        </w:del>
      </w:ins>
    </w:p>
    <w:p w14:paraId="0AA4BED7" w14:textId="05AEBAC8" w:rsidR="00582DF6" w:rsidRPr="000A165C" w:rsidDel="00AE0499" w:rsidRDefault="00582DF6" w:rsidP="00582DF6">
      <w:pPr>
        <w:pStyle w:val="ListParagraph"/>
        <w:numPr>
          <w:ilvl w:val="0"/>
          <w:numId w:val="13"/>
        </w:numPr>
        <w:rPr>
          <w:ins w:id="3995" w:author="Sebastian Gonzalez" w:date="2022-05-18T12:07:00Z"/>
          <w:del w:id="3996" w:author="Aarti Joshi" w:date="2022-09-06T12:10:00Z"/>
          <w:rFonts w:ascii="Verdana" w:hAnsi="Verdana" w:cs="Arial"/>
          <w:i/>
          <w:iCs/>
          <w:sz w:val="21"/>
          <w:szCs w:val="21"/>
          <w:shd w:val="clear" w:color="auto" w:fill="FFFFFF"/>
          <w:rPrChange w:id="3997" w:author="Aarti Joshi" w:date="2022-06-22T10:15:00Z">
            <w:rPr>
              <w:ins w:id="3998" w:author="Sebastian Gonzalez" w:date="2022-05-18T12:07:00Z"/>
              <w:del w:id="3999" w:author="Aarti Joshi" w:date="2022-09-06T12:10:00Z"/>
              <w:rFonts w:cs="Arial"/>
              <w:i/>
              <w:iCs/>
              <w:sz w:val="21"/>
              <w:szCs w:val="21"/>
              <w:shd w:val="clear" w:color="auto" w:fill="FFFFFF"/>
            </w:rPr>
          </w:rPrChange>
        </w:rPr>
      </w:pPr>
      <w:ins w:id="4000" w:author="Sebastian Gonzalez" w:date="2022-05-18T12:07:00Z">
        <w:del w:id="4001" w:author="Aarti Joshi" w:date="2022-09-06T12:10:00Z">
          <w:r w:rsidRPr="000A165C" w:rsidDel="00AE0499">
            <w:rPr>
              <w:rFonts w:ascii="Verdana" w:hAnsi="Verdana" w:cs="Arial"/>
              <w:i/>
              <w:iCs/>
              <w:sz w:val="21"/>
              <w:szCs w:val="21"/>
              <w:shd w:val="clear" w:color="auto" w:fill="FFFFFF"/>
              <w:rPrChange w:id="4002" w:author="Aarti Joshi" w:date="2022-06-22T10:15:00Z">
                <w:rPr>
                  <w:rFonts w:cs="Arial"/>
                  <w:i/>
                  <w:iCs/>
                  <w:sz w:val="21"/>
                  <w:szCs w:val="21"/>
                  <w:shd w:val="clear" w:color="auto" w:fill="FFFFFF"/>
                </w:rPr>
              </w:rPrChange>
            </w:rPr>
            <w:delText>The Payment Instruments feature must be enabled.</w:delText>
          </w:r>
        </w:del>
      </w:ins>
    </w:p>
    <w:p w14:paraId="6977299F" w14:textId="09E4784E" w:rsidR="00582DF6" w:rsidRPr="000A165C" w:rsidDel="00AE0499" w:rsidRDefault="00582DF6" w:rsidP="00582DF6">
      <w:pPr>
        <w:pStyle w:val="ListParagraph"/>
        <w:numPr>
          <w:ilvl w:val="0"/>
          <w:numId w:val="13"/>
        </w:numPr>
        <w:rPr>
          <w:ins w:id="4003" w:author="Sebastian Gonzalez" w:date="2022-05-18T12:28:00Z"/>
          <w:del w:id="4004" w:author="Aarti Joshi" w:date="2022-09-06T12:10:00Z"/>
          <w:rFonts w:ascii="Verdana" w:hAnsi="Verdana" w:cs="Arial"/>
          <w:i/>
          <w:iCs/>
          <w:sz w:val="21"/>
          <w:szCs w:val="21"/>
          <w:shd w:val="clear" w:color="auto" w:fill="FFFFFF"/>
          <w:rPrChange w:id="4005" w:author="Aarti Joshi" w:date="2022-06-22T10:15:00Z">
            <w:rPr>
              <w:ins w:id="4006" w:author="Sebastian Gonzalez" w:date="2022-05-18T12:28:00Z"/>
              <w:del w:id="4007" w:author="Aarti Joshi" w:date="2022-09-06T12:10:00Z"/>
              <w:rFonts w:cs="Arial"/>
              <w:i/>
              <w:iCs/>
              <w:sz w:val="21"/>
              <w:szCs w:val="21"/>
              <w:shd w:val="clear" w:color="auto" w:fill="FFFFFF"/>
            </w:rPr>
          </w:rPrChange>
        </w:rPr>
      </w:pPr>
      <w:ins w:id="4008" w:author="Sebastian Gonzalez" w:date="2022-05-18T12:08:00Z">
        <w:del w:id="4009" w:author="Aarti Joshi" w:date="2022-09-06T12:10:00Z">
          <w:r w:rsidRPr="000A165C" w:rsidDel="00AE0499">
            <w:rPr>
              <w:rFonts w:ascii="Verdana" w:hAnsi="Verdana" w:cs="Arial"/>
              <w:i/>
              <w:iCs/>
              <w:sz w:val="21"/>
              <w:szCs w:val="21"/>
              <w:shd w:val="clear" w:color="auto" w:fill="FFFFFF"/>
              <w:rPrChange w:id="4010" w:author="Aarti Joshi" w:date="2022-06-22T10:15:00Z">
                <w:rPr>
                  <w:rFonts w:cs="Arial"/>
                  <w:i/>
                  <w:iCs/>
                  <w:sz w:val="21"/>
                  <w:szCs w:val="21"/>
                  <w:shd w:val="clear" w:color="auto" w:fill="FFFFFF"/>
                </w:rPr>
              </w:rPrChange>
            </w:rPr>
            <w:delText>The payment gateway has been configured.</w:delText>
          </w:r>
        </w:del>
      </w:ins>
    </w:p>
    <w:p w14:paraId="7A838130" w14:textId="09EAF54A" w:rsidR="00DF1214" w:rsidRPr="000A165C" w:rsidDel="00AE0499" w:rsidRDefault="00DF1214">
      <w:pPr>
        <w:pStyle w:val="ListParagraph"/>
        <w:numPr>
          <w:ilvl w:val="0"/>
          <w:numId w:val="13"/>
        </w:numPr>
        <w:rPr>
          <w:ins w:id="4011" w:author="Sebastian Gonzalez" w:date="2022-05-18T12:05:00Z"/>
          <w:del w:id="4012" w:author="Aarti Joshi" w:date="2022-09-06T12:10:00Z"/>
          <w:rFonts w:ascii="Verdana" w:hAnsi="Verdana" w:cs="Arial"/>
          <w:i/>
          <w:iCs/>
          <w:sz w:val="21"/>
          <w:szCs w:val="21"/>
          <w:shd w:val="clear" w:color="auto" w:fill="FFFFFF"/>
          <w:rPrChange w:id="4013" w:author="Aarti Joshi" w:date="2022-06-22T10:15:00Z">
            <w:rPr>
              <w:ins w:id="4014" w:author="Sebastian Gonzalez" w:date="2022-05-18T12:05:00Z"/>
              <w:del w:id="4015" w:author="Aarti Joshi" w:date="2022-09-06T12:10:00Z"/>
              <w:shd w:val="clear" w:color="auto" w:fill="FFFFFF"/>
            </w:rPr>
          </w:rPrChange>
        </w:rPr>
        <w:pPrChange w:id="4016" w:author="Sebastian Gonzalez" w:date="2022-05-18T12:07:00Z">
          <w:pPr/>
        </w:pPrChange>
      </w:pPr>
      <w:ins w:id="4017" w:author="Sebastian Gonzalez" w:date="2022-05-18T12:28:00Z">
        <w:del w:id="4018" w:author="Aarti Joshi" w:date="2022-09-06T12:10:00Z">
          <w:r w:rsidRPr="000A165C" w:rsidDel="00AE0499">
            <w:rPr>
              <w:rFonts w:ascii="Verdana" w:hAnsi="Verdana" w:cs="Arial"/>
              <w:i/>
              <w:iCs/>
              <w:sz w:val="21"/>
              <w:szCs w:val="21"/>
              <w:shd w:val="clear" w:color="auto" w:fill="FFFFFF"/>
              <w:rPrChange w:id="4019" w:author="Aarti Joshi" w:date="2022-06-22T10:15:00Z">
                <w:rPr>
                  <w:rFonts w:cs="Arial"/>
                  <w:i/>
                  <w:iCs/>
                  <w:sz w:val="21"/>
                  <w:szCs w:val="21"/>
                  <w:shd w:val="clear" w:color="auto" w:fill="FFFFFF"/>
                </w:rPr>
              </w:rPrChange>
            </w:rPr>
            <w:delText>Etc.</w:delText>
          </w:r>
        </w:del>
      </w:ins>
    </w:p>
    <w:p w14:paraId="0212186D" w14:textId="3C0DEB07" w:rsidR="009D54F5" w:rsidRPr="000A165C" w:rsidDel="00AE0499" w:rsidRDefault="00582DF6">
      <w:pPr>
        <w:rPr>
          <w:ins w:id="4020" w:author="Villaverde, Alfredo" w:date="2022-03-10T13:15:00Z"/>
          <w:del w:id="4021" w:author="Aarti Joshi" w:date="2022-09-06T12:10:00Z"/>
          <w:rFonts w:ascii="Verdana" w:hAnsi="Verdana"/>
          <w:rPrChange w:id="4022" w:author="Aarti Joshi" w:date="2022-06-22T10:15:00Z">
            <w:rPr>
              <w:ins w:id="4023" w:author="Villaverde, Alfredo" w:date="2022-03-10T13:15:00Z"/>
              <w:del w:id="4024" w:author="Aarti Joshi" w:date="2022-09-06T12:10:00Z"/>
            </w:rPr>
          </w:rPrChange>
        </w:rPr>
        <w:pPrChange w:id="4025" w:author="Sebastian Gonzalez" w:date="2022-05-18T12:05:00Z">
          <w:pPr>
            <w:pStyle w:val="Heading1"/>
          </w:pPr>
        </w:pPrChange>
      </w:pPr>
      <w:ins w:id="4026" w:author="Sebastian Gonzalez" w:date="2022-05-18T12:05:00Z">
        <w:del w:id="4027" w:author="Aarti Joshi" w:date="2022-09-06T12:10:00Z">
          <w:r w:rsidRPr="000A165C" w:rsidDel="00AE0499">
            <w:rPr>
              <w:rFonts w:ascii="Verdana" w:hAnsi="Verdana"/>
              <w:b/>
              <w:bCs/>
              <w:color w:val="0070C0"/>
              <w:lang w:val="en-US"/>
              <w:rPrChange w:id="4028" w:author="Aarti Joshi" w:date="2022-06-22T10:15:00Z">
                <w:rPr>
                  <w:b/>
                  <w:bCs/>
                  <w:color w:val="0070C0"/>
                </w:rPr>
              </w:rPrChange>
            </w:rPr>
            <w:delText>(DELETE TEXT ABOVE ONCE THIS SECTION IS COMPLETED)</w:delText>
          </w:r>
        </w:del>
      </w:ins>
    </w:p>
    <w:p w14:paraId="27DE4A0D" w14:textId="000421C3" w:rsidR="00F44063" w:rsidRPr="000A165C" w:rsidDel="008E78C5" w:rsidRDefault="00F44063" w:rsidP="00F44063">
      <w:pPr>
        <w:pStyle w:val="Heading1"/>
        <w:rPr>
          <w:ins w:id="4029" w:author="Villaverde, Alfredo" w:date="2022-03-10T14:32:00Z"/>
          <w:del w:id="4030" w:author="Sebastian Gonzalez" w:date="2022-05-18T12:35:00Z"/>
          <w:rFonts w:ascii="Verdana" w:hAnsi="Verdana"/>
          <w:rPrChange w:id="4031" w:author="Aarti Joshi" w:date="2022-06-22T10:15:00Z">
            <w:rPr>
              <w:ins w:id="4032" w:author="Villaverde, Alfredo" w:date="2022-03-10T14:32:00Z"/>
              <w:del w:id="4033" w:author="Sebastian Gonzalez" w:date="2022-05-18T12:35:00Z"/>
            </w:rPr>
          </w:rPrChange>
        </w:rPr>
      </w:pPr>
      <w:bookmarkStart w:id="4034" w:name="_Toc103769949"/>
      <w:ins w:id="4035" w:author="Villaverde, Alfredo" w:date="2022-03-10T13:15:00Z">
        <w:r w:rsidRPr="000A165C">
          <w:rPr>
            <w:rFonts w:ascii="Verdana" w:hAnsi="Verdana"/>
            <w:rPrChange w:id="4036" w:author="Aarti Joshi" w:date="2022-06-22T10:15:00Z">
              <w:rPr/>
            </w:rPrChange>
          </w:rPr>
          <w:t>Assumption</w:t>
        </w:r>
        <w:del w:id="4037" w:author="Aarti Joshi" w:date="2022-10-13T17:36:00Z">
          <w:r w:rsidRPr="000A165C" w:rsidDel="00F8400B">
            <w:rPr>
              <w:rFonts w:ascii="Verdana" w:hAnsi="Verdana"/>
              <w:rPrChange w:id="4038" w:author="Aarti Joshi" w:date="2022-06-22T10:15:00Z">
                <w:rPr/>
              </w:rPrChange>
            </w:rPr>
            <w:delText>s</w:delText>
          </w:r>
        </w:del>
      </w:ins>
      <w:bookmarkEnd w:id="4034"/>
    </w:p>
    <w:p w14:paraId="6CEE249C" w14:textId="1EE07FEB" w:rsidR="00DF1214" w:rsidRPr="000A165C" w:rsidRDefault="00DF1214">
      <w:pPr>
        <w:pStyle w:val="Heading1"/>
        <w:rPr>
          <w:ins w:id="4039" w:author="Sebastian Gonzalez" w:date="2022-05-18T12:28:00Z"/>
          <w:rFonts w:ascii="Verdana" w:hAnsi="Verdana"/>
          <w:rPrChange w:id="4040" w:author="Aarti Joshi" w:date="2022-06-22T10:15:00Z">
            <w:rPr>
              <w:ins w:id="4041" w:author="Sebastian Gonzalez" w:date="2022-05-18T12:28:00Z"/>
            </w:rPr>
          </w:rPrChange>
        </w:rPr>
        <w:pPrChange w:id="4042" w:author="Sebastian Gonzalez" w:date="2022-05-18T12:35:00Z">
          <w:pPr/>
        </w:pPrChange>
      </w:pPr>
    </w:p>
    <w:p w14:paraId="06FF7225" w14:textId="0785A6CC" w:rsidR="00DF1214" w:rsidDel="00F8400B" w:rsidRDefault="00DF1214">
      <w:pPr>
        <w:pStyle w:val="Heading1"/>
        <w:numPr>
          <w:ilvl w:val="0"/>
          <w:numId w:val="35"/>
        </w:numPr>
        <w:rPr>
          <w:del w:id="4043" w:author="Aarti Joshi" w:date="2022-09-06T12:11:00Z"/>
          <w:rFonts w:ascii="Verdana" w:hAnsi="Verdana"/>
          <w:b/>
          <w:bCs/>
          <w:color w:val="0070C0"/>
        </w:rPr>
        <w:pPrChange w:id="4044" w:author="Aarti Joshi" w:date="2022-10-13T17:36:00Z">
          <w:pPr>
            <w:pStyle w:val="Heading1"/>
          </w:pPr>
        </w:pPrChange>
      </w:pPr>
      <w:ins w:id="4045" w:author="Sebastian Gonzalez" w:date="2022-05-18T12:28:00Z">
        <w:del w:id="4046" w:author="Aarti Joshi" w:date="2022-09-06T12:11:00Z">
          <w:r w:rsidRPr="000A165C" w:rsidDel="00AE244A">
            <w:rPr>
              <w:rFonts w:ascii="Verdana" w:hAnsi="Verdana"/>
              <w:b/>
              <w:bCs/>
              <w:color w:val="0070C0"/>
              <w:rPrChange w:id="4047" w:author="Aarti Joshi" w:date="2022-06-22T10:15:00Z">
                <w:rPr>
                  <w:b/>
                  <w:bCs/>
                  <w:color w:val="0070C0"/>
                </w:rPr>
              </w:rPrChange>
            </w:rPr>
            <w:delText>GUIDELINE FOR THIS SECTION (DELETE TEXT BELOW ONCE THIS SECTION IS COMPLETED)</w:delText>
          </w:r>
        </w:del>
      </w:ins>
    </w:p>
    <w:p w14:paraId="2D5C84D3" w14:textId="788CA24F" w:rsidR="00F8400B" w:rsidRPr="008C6E74" w:rsidRDefault="00F8400B" w:rsidP="00152BF8">
      <w:pPr>
        <w:pStyle w:val="Default"/>
        <w:numPr>
          <w:ilvl w:val="0"/>
          <w:numId w:val="35"/>
        </w:numPr>
        <w:rPr>
          <w:ins w:id="4048" w:author="Aarti Joshi" w:date="2022-10-13T17:44:00Z"/>
          <w:rPrChange w:id="4049" w:author="Aarti Joshi" w:date="2022-10-13T17:44:00Z">
            <w:rPr>
              <w:ins w:id="4050" w:author="Aarti Joshi" w:date="2022-10-13T17:44:00Z"/>
              <w:rFonts w:ascii="Verdana" w:hAnsi="Verdana" w:cs="Arial"/>
              <w:sz w:val="21"/>
              <w:szCs w:val="21"/>
              <w:shd w:val="clear" w:color="auto" w:fill="FFFFFF"/>
            </w:rPr>
          </w:rPrChange>
        </w:rPr>
      </w:pPr>
      <w:ins w:id="4051" w:author="Aarti Joshi" w:date="2022-10-13T17:35:00Z">
        <w:r w:rsidRPr="008C6E74">
          <w:rPr>
            <w:rFonts w:ascii="Verdana" w:hAnsi="Verdana" w:cs="Arial"/>
            <w:sz w:val="21"/>
            <w:szCs w:val="21"/>
            <w:shd w:val="clear" w:color="auto" w:fill="FFFFFF"/>
          </w:rPr>
          <w:t xml:space="preserve">Orca Pacific Team will be responsible to delete the </w:t>
        </w:r>
      </w:ins>
      <w:ins w:id="4052" w:author="Aarti Joshi" w:date="2022-10-13T17:36:00Z">
        <w:r w:rsidRPr="008C6E74">
          <w:rPr>
            <w:rFonts w:ascii="Verdana" w:hAnsi="Verdana" w:cs="Arial"/>
            <w:sz w:val="21"/>
            <w:szCs w:val="21"/>
            <w:shd w:val="clear" w:color="auto" w:fill="FFFFFF"/>
          </w:rPr>
          <w:t xml:space="preserve">image </w:t>
        </w:r>
      </w:ins>
      <w:ins w:id="4053" w:author="Aarti Joshi" w:date="2022-10-13T17:35:00Z">
        <w:r w:rsidRPr="008C6E74">
          <w:rPr>
            <w:rFonts w:ascii="Verdana" w:hAnsi="Verdana" w:cs="Arial"/>
            <w:sz w:val="21"/>
            <w:szCs w:val="21"/>
            <w:shd w:val="clear" w:color="auto" w:fill="FFFFFF"/>
          </w:rPr>
          <w:t>files in</w:t>
        </w:r>
      </w:ins>
      <w:ins w:id="4054" w:author="Aarti Joshi" w:date="2022-10-13T17:36:00Z">
        <w:r w:rsidRPr="008C6E74">
          <w:rPr>
            <w:rFonts w:ascii="Verdana" w:hAnsi="Verdana" w:cs="Arial"/>
            <w:sz w:val="21"/>
            <w:szCs w:val="21"/>
            <w:shd w:val="clear" w:color="auto" w:fill="FFFFFF"/>
          </w:rPr>
          <w:t xml:space="preserve"> every</w:t>
        </w:r>
      </w:ins>
      <w:ins w:id="4055" w:author="Aarti Joshi" w:date="2022-10-13T17:35:00Z">
        <w:r w:rsidRPr="008C6E74">
          <w:rPr>
            <w:rFonts w:ascii="Verdana" w:hAnsi="Verdana" w:cs="Arial"/>
            <w:sz w:val="21"/>
            <w:szCs w:val="21"/>
            <w:shd w:val="clear" w:color="auto" w:fill="FFFFFF"/>
          </w:rPr>
          <w:t xml:space="preserve"> 30 days from file cabinet to avoid space issue</w:t>
        </w:r>
      </w:ins>
      <w:ins w:id="4056" w:author="Aarti Joshi" w:date="2022-10-13T17:36:00Z">
        <w:r w:rsidRPr="008C6E74">
          <w:rPr>
            <w:rFonts w:ascii="Verdana" w:hAnsi="Verdana" w:cs="Arial"/>
            <w:sz w:val="21"/>
            <w:szCs w:val="21"/>
            <w:shd w:val="clear" w:color="auto" w:fill="FFFFFF"/>
          </w:rPr>
          <w:t>.</w:t>
        </w:r>
      </w:ins>
    </w:p>
    <w:p w14:paraId="463BA85C" w14:textId="6AFA74D5" w:rsidR="008C6E74" w:rsidRPr="008C6E74" w:rsidRDefault="008C6E74" w:rsidP="00152BF8">
      <w:pPr>
        <w:pStyle w:val="Default"/>
        <w:numPr>
          <w:ilvl w:val="0"/>
          <w:numId w:val="35"/>
        </w:numPr>
        <w:rPr>
          <w:ins w:id="4057" w:author="Aarti Joshi" w:date="2022-10-13T17:45:00Z"/>
          <w:rPrChange w:id="4058" w:author="Aarti Joshi" w:date="2022-10-13T17:45:00Z">
            <w:rPr>
              <w:ins w:id="4059" w:author="Aarti Joshi" w:date="2022-10-13T17:45:00Z"/>
              <w:rFonts w:ascii="Verdana" w:hAnsi="Verdana" w:cs="Arial"/>
              <w:sz w:val="21"/>
              <w:szCs w:val="21"/>
              <w:shd w:val="clear" w:color="auto" w:fill="FFFFFF"/>
            </w:rPr>
          </w:rPrChange>
        </w:rPr>
      </w:pPr>
      <w:ins w:id="4060" w:author="Aarti Joshi" w:date="2022-10-13T17:44:00Z">
        <w:r>
          <w:rPr>
            <w:rFonts w:ascii="Verdana" w:hAnsi="Verdana" w:cs="Arial"/>
            <w:sz w:val="21"/>
            <w:szCs w:val="21"/>
            <w:shd w:val="clear" w:color="auto" w:fill="FFFFFF"/>
          </w:rPr>
          <w:t>It would allow user to submit the warr</w:t>
        </w:r>
      </w:ins>
      <w:ins w:id="4061" w:author="Aarti Joshi" w:date="2022-10-13T17:45:00Z">
        <w:r>
          <w:rPr>
            <w:rFonts w:ascii="Verdana" w:hAnsi="Verdana" w:cs="Arial"/>
            <w:sz w:val="21"/>
            <w:szCs w:val="21"/>
            <w:shd w:val="clear" w:color="auto" w:fill="FFFFFF"/>
          </w:rPr>
          <w:t>anty claims and it would not show the list of claims in My account.</w:t>
        </w:r>
      </w:ins>
    </w:p>
    <w:p w14:paraId="2561082A" w14:textId="77777777" w:rsidR="008C6E74" w:rsidRPr="008C6E74" w:rsidRDefault="008C6E74">
      <w:pPr>
        <w:pStyle w:val="Default"/>
        <w:ind w:left="1080"/>
        <w:rPr>
          <w:ins w:id="4062" w:author="Aarti Joshi" w:date="2022-10-13T17:35:00Z"/>
          <w:rPrChange w:id="4063" w:author="Aarti Joshi" w:date="2022-10-13T17:44:00Z">
            <w:rPr>
              <w:ins w:id="4064" w:author="Aarti Joshi" w:date="2022-10-13T17:35:00Z"/>
              <w:b/>
              <w:bCs/>
              <w:color w:val="0070C0"/>
              <w:lang w:val="en-US"/>
            </w:rPr>
          </w:rPrChange>
        </w:rPr>
        <w:pPrChange w:id="4065" w:author="Aarti Joshi" w:date="2022-10-13T17:45:00Z">
          <w:pPr/>
        </w:pPrChange>
      </w:pPr>
    </w:p>
    <w:p w14:paraId="70485805" w14:textId="3CA3B1A2" w:rsidR="008E78C5" w:rsidRPr="000A165C" w:rsidDel="00AE244A" w:rsidRDefault="008E78C5" w:rsidP="00DF1214">
      <w:pPr>
        <w:rPr>
          <w:ins w:id="4066" w:author="Sebastian Gonzalez" w:date="2022-05-18T12:28:00Z"/>
          <w:del w:id="4067" w:author="Aarti Joshi" w:date="2022-09-06T12:11:00Z"/>
          <w:rFonts w:ascii="Verdana" w:hAnsi="Verdana"/>
          <w:b/>
          <w:bCs/>
          <w:color w:val="0070C0"/>
          <w:lang w:val="en-US"/>
          <w:rPrChange w:id="4068" w:author="Aarti Joshi" w:date="2022-06-22T10:15:00Z">
            <w:rPr>
              <w:ins w:id="4069" w:author="Sebastian Gonzalez" w:date="2022-05-18T12:28:00Z"/>
              <w:del w:id="4070" w:author="Aarti Joshi" w:date="2022-09-06T12:11:00Z"/>
              <w:b/>
              <w:bCs/>
              <w:color w:val="0070C0"/>
              <w:lang w:val="en-US"/>
            </w:rPr>
          </w:rPrChange>
        </w:rPr>
      </w:pPr>
      <w:ins w:id="4071" w:author="Sebastian Gonzalez" w:date="2022-05-18T12:35:00Z">
        <w:del w:id="4072" w:author="Aarti Joshi" w:date="2022-09-06T12:11:00Z">
          <w:r w:rsidRPr="000A165C" w:rsidDel="00AE244A">
            <w:rPr>
              <w:rFonts w:ascii="Verdana" w:hAnsi="Verdana"/>
              <w:lang w:val="en-US"/>
              <w:rPrChange w:id="4073" w:author="Aarti Joshi" w:date="2022-06-22T10:15:00Z">
                <w:rPr>
                  <w:lang w:val="en-US"/>
                </w:rPr>
              </w:rPrChange>
            </w:rPr>
            <w:delText xml:space="preserve">This section should list all the things that can be assumed will/are happening </w:delText>
          </w:r>
          <w:r w:rsidRPr="000A165C" w:rsidDel="00AE244A">
            <w:rPr>
              <w:rFonts w:ascii="Verdana" w:hAnsi="Verdana"/>
              <w:u w:val="single"/>
              <w:lang w:val="en-US"/>
              <w:rPrChange w:id="4074" w:author="Aarti Joshi" w:date="2022-06-22T10:15:00Z">
                <w:rPr>
                  <w:u w:val="single"/>
                  <w:lang w:val="en-US"/>
                </w:rPr>
              </w:rPrChange>
            </w:rPr>
            <w:delText>without</w:delText>
          </w:r>
          <w:r w:rsidRPr="000A165C" w:rsidDel="00AE244A">
            <w:rPr>
              <w:rFonts w:ascii="Verdana" w:hAnsi="Verdana"/>
              <w:lang w:val="en-US"/>
              <w:rPrChange w:id="4075" w:author="Aarti Joshi" w:date="2022-06-22T10:15:00Z">
                <w:rPr>
                  <w:lang w:val="en-US"/>
                </w:rPr>
              </w:rPrChange>
            </w:rPr>
            <w:delText xml:space="preserve"> any customization. It should not contain behaviors that will be only achieved after the customization has been put in place, an assumption is not a desired result.</w:delText>
          </w:r>
        </w:del>
      </w:ins>
    </w:p>
    <w:p w14:paraId="10CA9BE2" w14:textId="11A60E42" w:rsidR="00DF1214" w:rsidRPr="000A165C" w:rsidDel="00AE244A" w:rsidRDefault="00DF1214" w:rsidP="00DF1214">
      <w:pPr>
        <w:rPr>
          <w:ins w:id="4076" w:author="Sebastian Gonzalez" w:date="2022-05-18T12:31:00Z"/>
          <w:del w:id="4077" w:author="Aarti Joshi" w:date="2022-09-06T12:11:00Z"/>
          <w:rFonts w:ascii="Verdana" w:hAnsi="Verdana"/>
          <w:b/>
          <w:bCs/>
          <w:i/>
          <w:iCs/>
          <w:lang w:val="en-US"/>
          <w:rPrChange w:id="4078" w:author="Aarti Joshi" w:date="2022-06-22T10:15:00Z">
            <w:rPr>
              <w:ins w:id="4079" w:author="Sebastian Gonzalez" w:date="2022-05-18T12:31:00Z"/>
              <w:del w:id="4080" w:author="Aarti Joshi" w:date="2022-09-06T12:11:00Z"/>
              <w:b/>
              <w:bCs/>
              <w:i/>
              <w:iCs/>
              <w:lang w:val="en-US"/>
            </w:rPr>
          </w:rPrChange>
        </w:rPr>
      </w:pPr>
      <w:ins w:id="4081" w:author="Sebastian Gonzalez" w:date="2022-05-18T12:28:00Z">
        <w:del w:id="4082" w:author="Aarti Joshi" w:date="2022-09-06T12:11:00Z">
          <w:r w:rsidRPr="000A165C" w:rsidDel="00AE244A">
            <w:rPr>
              <w:rFonts w:ascii="Verdana" w:hAnsi="Verdana"/>
              <w:b/>
              <w:bCs/>
              <w:i/>
              <w:iCs/>
              <w:lang w:val="en-US"/>
              <w:rPrChange w:id="4083" w:author="Aarti Joshi" w:date="2022-06-22T10:15:00Z">
                <w:rPr>
                  <w:b/>
                  <w:bCs/>
                  <w:i/>
                  <w:iCs/>
                  <w:lang w:val="en-US"/>
                </w:rPr>
              </w:rPrChange>
            </w:rPr>
            <w:delText xml:space="preserve">[This section is optional as final output on the document. The contents of this section will depend on if </w:delText>
          </w:r>
        </w:del>
      </w:ins>
      <w:ins w:id="4084" w:author="Sebastian Gonzalez" w:date="2022-05-18T12:30:00Z">
        <w:del w:id="4085" w:author="Aarti Joshi" w:date="2022-09-06T12:11:00Z">
          <w:r w:rsidRPr="000A165C" w:rsidDel="00AE244A">
            <w:rPr>
              <w:rFonts w:ascii="Verdana" w:hAnsi="Verdana"/>
              <w:b/>
              <w:bCs/>
              <w:i/>
              <w:iCs/>
              <w:lang w:val="en-US"/>
              <w:rPrChange w:id="4086" w:author="Aarti Joshi" w:date="2022-06-22T10:15:00Z">
                <w:rPr>
                  <w:b/>
                  <w:bCs/>
                  <w:i/>
                  <w:iCs/>
                  <w:lang w:val="en-US"/>
                </w:rPr>
              </w:rPrChange>
            </w:rPr>
            <w:delText>assumptions</w:delText>
          </w:r>
        </w:del>
      </w:ins>
      <w:ins w:id="4087" w:author="Sebastian Gonzalez" w:date="2022-05-18T12:28:00Z">
        <w:del w:id="4088" w:author="Aarti Joshi" w:date="2022-09-06T12:11:00Z">
          <w:r w:rsidRPr="000A165C" w:rsidDel="00AE244A">
            <w:rPr>
              <w:rFonts w:ascii="Verdana" w:hAnsi="Verdana"/>
              <w:b/>
              <w:bCs/>
              <w:i/>
              <w:iCs/>
              <w:lang w:val="en-US"/>
              <w:rPrChange w:id="4089" w:author="Aarti Joshi" w:date="2022-06-22T10:15:00Z">
                <w:rPr>
                  <w:b/>
                  <w:bCs/>
                  <w:i/>
                  <w:iCs/>
                  <w:lang w:val="en-US"/>
                </w:rPr>
              </w:rPrChange>
            </w:rPr>
            <w:delText xml:space="preserve"> exists or not. Although the section is optional it must be part of the analysis process to determine if it is needed or not.]</w:delText>
          </w:r>
        </w:del>
      </w:ins>
    </w:p>
    <w:p w14:paraId="31B072B5" w14:textId="7D52F5D5" w:rsidR="00DF1214" w:rsidRPr="000A165C" w:rsidDel="00AE244A" w:rsidRDefault="00DF1214" w:rsidP="00DF1214">
      <w:pPr>
        <w:rPr>
          <w:ins w:id="4090" w:author="Sebastian Gonzalez" w:date="2022-05-18T12:28:00Z"/>
          <w:del w:id="4091" w:author="Aarti Joshi" w:date="2022-09-06T12:11:00Z"/>
          <w:rFonts w:ascii="Verdana" w:hAnsi="Verdana"/>
          <w:lang w:val="en-US"/>
          <w:rPrChange w:id="4092" w:author="Aarti Joshi" w:date="2022-06-22T10:15:00Z">
            <w:rPr>
              <w:ins w:id="4093" w:author="Sebastian Gonzalez" w:date="2022-05-18T12:28:00Z"/>
              <w:del w:id="4094" w:author="Aarti Joshi" w:date="2022-09-06T12:11:00Z"/>
              <w:b/>
              <w:bCs/>
              <w:i/>
              <w:iCs/>
              <w:lang w:val="en-US"/>
            </w:rPr>
          </w:rPrChange>
        </w:rPr>
      </w:pPr>
      <w:ins w:id="4095" w:author="Sebastian Gonzalez" w:date="2022-05-18T12:31:00Z">
        <w:del w:id="4096" w:author="Aarti Joshi" w:date="2022-09-06T12:11:00Z">
          <w:r w:rsidRPr="000A165C" w:rsidDel="00AE244A">
            <w:rPr>
              <w:rFonts w:ascii="Verdana" w:hAnsi="Verdana"/>
              <w:lang w:val="en-US"/>
              <w:rPrChange w:id="4097" w:author="Aarti Joshi" w:date="2022-06-22T10:15:00Z">
                <w:rPr>
                  <w:b/>
                  <w:bCs/>
                  <w:i/>
                  <w:iCs/>
                  <w:lang w:val="en-US"/>
                </w:rPr>
              </w:rPrChange>
            </w:rPr>
            <w:delText>For example:</w:delText>
          </w:r>
        </w:del>
      </w:ins>
    </w:p>
    <w:p w14:paraId="7DEC9CE8" w14:textId="7AFF8A44" w:rsidR="00DF1214" w:rsidRPr="000A165C" w:rsidDel="00AE244A" w:rsidRDefault="00DF1214" w:rsidP="00DF1214">
      <w:pPr>
        <w:pStyle w:val="ListParagraph"/>
        <w:numPr>
          <w:ilvl w:val="0"/>
          <w:numId w:val="13"/>
        </w:numPr>
        <w:rPr>
          <w:ins w:id="4098" w:author="Sebastian Gonzalez" w:date="2022-05-18T12:32:00Z"/>
          <w:del w:id="4099" w:author="Aarti Joshi" w:date="2022-09-06T12:11:00Z"/>
          <w:rFonts w:ascii="Verdana" w:hAnsi="Verdana" w:cs="Arial"/>
          <w:i/>
          <w:iCs/>
          <w:sz w:val="21"/>
          <w:szCs w:val="21"/>
          <w:shd w:val="clear" w:color="auto" w:fill="FFFFFF"/>
          <w:rPrChange w:id="4100" w:author="Aarti Joshi" w:date="2022-06-22T10:15:00Z">
            <w:rPr>
              <w:ins w:id="4101" w:author="Sebastian Gonzalez" w:date="2022-05-18T12:32:00Z"/>
              <w:del w:id="4102" w:author="Aarti Joshi" w:date="2022-09-06T12:11:00Z"/>
              <w:rFonts w:cs="Arial"/>
              <w:i/>
              <w:iCs/>
              <w:sz w:val="21"/>
              <w:szCs w:val="21"/>
              <w:shd w:val="clear" w:color="auto" w:fill="FFFFFF"/>
            </w:rPr>
          </w:rPrChange>
        </w:rPr>
      </w:pPr>
      <w:ins w:id="4103" w:author="Sebastian Gonzalez" w:date="2022-05-18T12:31:00Z">
        <w:del w:id="4104" w:author="Aarti Joshi" w:date="2022-09-06T12:11:00Z">
          <w:r w:rsidRPr="000A165C" w:rsidDel="00AE244A">
            <w:rPr>
              <w:rFonts w:ascii="Verdana" w:hAnsi="Verdana" w:cs="Arial"/>
              <w:i/>
              <w:iCs/>
              <w:sz w:val="21"/>
              <w:szCs w:val="21"/>
              <w:shd w:val="clear" w:color="auto" w:fill="FFFFFF"/>
              <w:rPrChange w:id="4105" w:author="Aarti Joshi" w:date="2022-06-22T10:15:00Z">
                <w:rPr>
                  <w:rFonts w:cs="Arial"/>
                  <w:i/>
                  <w:iCs/>
                  <w:sz w:val="21"/>
                  <w:szCs w:val="21"/>
                  <w:shd w:val="clear" w:color="auto" w:fill="FFFFFF"/>
                </w:rPr>
              </w:rPrChange>
            </w:rPr>
            <w:delText>The contacts information is already in NetSuite, no contacts will be migrated from any legacy system</w:delText>
          </w:r>
        </w:del>
      </w:ins>
      <w:ins w:id="4106" w:author="Sebastian Gonzalez" w:date="2022-05-18T12:28:00Z">
        <w:del w:id="4107" w:author="Aarti Joshi" w:date="2022-09-06T12:11:00Z">
          <w:r w:rsidRPr="000A165C" w:rsidDel="00AE244A">
            <w:rPr>
              <w:rFonts w:ascii="Verdana" w:hAnsi="Verdana" w:cs="Arial"/>
              <w:i/>
              <w:iCs/>
              <w:sz w:val="21"/>
              <w:szCs w:val="21"/>
              <w:shd w:val="clear" w:color="auto" w:fill="FFFFFF"/>
              <w:rPrChange w:id="4108" w:author="Aarti Joshi" w:date="2022-06-22T10:15:00Z">
                <w:rPr>
                  <w:rFonts w:cs="Arial"/>
                  <w:i/>
                  <w:iCs/>
                  <w:sz w:val="21"/>
                  <w:szCs w:val="21"/>
                  <w:shd w:val="clear" w:color="auto" w:fill="FFFFFF"/>
                </w:rPr>
              </w:rPrChange>
            </w:rPr>
            <w:delText>.</w:delText>
          </w:r>
        </w:del>
      </w:ins>
    </w:p>
    <w:p w14:paraId="4BBEF114" w14:textId="123C22E5" w:rsidR="00DF1214" w:rsidRPr="000A165C" w:rsidDel="00AE244A" w:rsidRDefault="008E78C5" w:rsidP="00DF1214">
      <w:pPr>
        <w:pStyle w:val="ListParagraph"/>
        <w:numPr>
          <w:ilvl w:val="0"/>
          <w:numId w:val="13"/>
        </w:numPr>
        <w:rPr>
          <w:ins w:id="4109" w:author="Sebastian Gonzalez" w:date="2022-05-18T12:35:00Z"/>
          <w:del w:id="4110" w:author="Aarti Joshi" w:date="2022-09-06T12:11:00Z"/>
          <w:rFonts w:ascii="Verdana" w:hAnsi="Verdana" w:cs="Arial"/>
          <w:i/>
          <w:iCs/>
          <w:sz w:val="21"/>
          <w:szCs w:val="21"/>
          <w:shd w:val="clear" w:color="auto" w:fill="FFFFFF"/>
          <w:rPrChange w:id="4111" w:author="Aarti Joshi" w:date="2022-06-22T10:15:00Z">
            <w:rPr>
              <w:ins w:id="4112" w:author="Sebastian Gonzalez" w:date="2022-05-18T12:35:00Z"/>
              <w:del w:id="4113" w:author="Aarti Joshi" w:date="2022-09-06T12:11:00Z"/>
              <w:rFonts w:cs="Arial"/>
              <w:i/>
              <w:iCs/>
              <w:sz w:val="21"/>
              <w:szCs w:val="21"/>
              <w:shd w:val="clear" w:color="auto" w:fill="FFFFFF"/>
            </w:rPr>
          </w:rPrChange>
        </w:rPr>
      </w:pPr>
      <w:ins w:id="4114" w:author="Sebastian Gonzalez" w:date="2022-05-18T12:32:00Z">
        <w:del w:id="4115" w:author="Aarti Joshi" w:date="2022-09-06T12:11:00Z">
          <w:r w:rsidRPr="000A165C" w:rsidDel="00AE244A">
            <w:rPr>
              <w:rFonts w:ascii="Verdana" w:hAnsi="Verdana" w:cs="Arial"/>
              <w:i/>
              <w:iCs/>
              <w:sz w:val="21"/>
              <w:szCs w:val="21"/>
              <w:shd w:val="clear" w:color="auto" w:fill="FFFFFF"/>
              <w:rPrChange w:id="4116" w:author="Aarti Joshi" w:date="2022-06-22T10:15:00Z">
                <w:rPr>
                  <w:rFonts w:cs="Arial"/>
                  <w:i/>
                  <w:iCs/>
                  <w:sz w:val="21"/>
                  <w:szCs w:val="21"/>
                  <w:shd w:val="clear" w:color="auto" w:fill="FFFFFF"/>
                </w:rPr>
              </w:rPrChange>
            </w:rPr>
            <w:delText>The customer will have a manual process to maintain/delete inconsistent records.</w:delText>
          </w:r>
        </w:del>
      </w:ins>
    </w:p>
    <w:p w14:paraId="1DB9176B" w14:textId="0B90A75F" w:rsidR="008E78C5" w:rsidRPr="000A165C" w:rsidDel="00AE244A" w:rsidRDefault="008E78C5">
      <w:pPr>
        <w:pStyle w:val="ListParagraph"/>
        <w:numPr>
          <w:ilvl w:val="0"/>
          <w:numId w:val="13"/>
        </w:numPr>
        <w:rPr>
          <w:ins w:id="4117" w:author="Sebastian Gonzalez" w:date="2022-05-18T12:35:00Z"/>
          <w:del w:id="4118" w:author="Aarti Joshi" w:date="2022-09-06T12:11:00Z"/>
          <w:rFonts w:ascii="Verdana" w:hAnsi="Verdana" w:cs="Arial"/>
          <w:i/>
          <w:iCs/>
          <w:sz w:val="21"/>
          <w:szCs w:val="21"/>
          <w:shd w:val="clear" w:color="auto" w:fill="FFFFFF"/>
          <w:rPrChange w:id="4119" w:author="Aarti Joshi" w:date="2022-06-22T10:15:00Z">
            <w:rPr>
              <w:ins w:id="4120" w:author="Sebastian Gonzalez" w:date="2022-05-18T12:35:00Z"/>
              <w:del w:id="4121" w:author="Aarti Joshi" w:date="2022-09-06T12:11:00Z"/>
              <w:lang w:val="en-US"/>
            </w:rPr>
          </w:rPrChange>
        </w:rPr>
        <w:pPrChange w:id="4122" w:author="Sebastian Gonzalez" w:date="2022-05-18T12:35:00Z">
          <w:pPr/>
        </w:pPrChange>
      </w:pPr>
      <w:ins w:id="4123" w:author="Sebastian Gonzalez" w:date="2022-05-18T12:35:00Z">
        <w:del w:id="4124" w:author="Aarti Joshi" w:date="2022-09-06T12:11:00Z">
          <w:r w:rsidRPr="000A165C" w:rsidDel="00AE244A">
            <w:rPr>
              <w:rFonts w:ascii="Verdana" w:hAnsi="Verdana" w:cs="Arial"/>
              <w:i/>
              <w:iCs/>
              <w:sz w:val="21"/>
              <w:szCs w:val="21"/>
              <w:shd w:val="clear" w:color="auto" w:fill="FFFFFF"/>
              <w:rPrChange w:id="4125" w:author="Aarti Joshi" w:date="2022-06-22T10:15:00Z">
                <w:rPr>
                  <w:rFonts w:cs="Arial"/>
                  <w:i/>
                  <w:iCs/>
                  <w:sz w:val="21"/>
                  <w:szCs w:val="21"/>
                  <w:shd w:val="clear" w:color="auto" w:fill="FFFFFF"/>
                </w:rPr>
              </w:rPrChange>
            </w:rPr>
            <w:delText>Etc.</w:delText>
          </w:r>
        </w:del>
      </w:ins>
    </w:p>
    <w:p w14:paraId="794C6158" w14:textId="1FE63D2B" w:rsidR="00DF1214" w:rsidRPr="000A165C" w:rsidDel="00AE244A" w:rsidRDefault="00DF1214" w:rsidP="00DF1214">
      <w:pPr>
        <w:rPr>
          <w:ins w:id="4126" w:author="Sebastian Gonzalez" w:date="2022-05-18T12:28:00Z"/>
          <w:del w:id="4127" w:author="Aarti Joshi" w:date="2022-09-06T12:11:00Z"/>
          <w:rFonts w:ascii="Verdana" w:hAnsi="Verdana"/>
          <w:lang w:val="en-US"/>
          <w:rPrChange w:id="4128" w:author="Aarti Joshi" w:date="2022-06-22T10:15:00Z">
            <w:rPr>
              <w:ins w:id="4129" w:author="Sebastian Gonzalez" w:date="2022-05-18T12:28:00Z"/>
              <w:del w:id="4130" w:author="Aarti Joshi" w:date="2022-09-06T12:11:00Z"/>
              <w:lang w:val="en-US"/>
            </w:rPr>
          </w:rPrChange>
        </w:rPr>
      </w:pPr>
      <w:ins w:id="4131" w:author="Sebastian Gonzalez" w:date="2022-05-18T12:28:00Z">
        <w:del w:id="4132" w:author="Aarti Joshi" w:date="2022-09-06T12:11:00Z">
          <w:r w:rsidRPr="000A165C" w:rsidDel="00AE244A">
            <w:rPr>
              <w:rFonts w:ascii="Verdana" w:hAnsi="Verdana"/>
              <w:b/>
              <w:bCs/>
              <w:color w:val="0070C0"/>
              <w:lang w:val="en-US"/>
              <w:rPrChange w:id="4133" w:author="Aarti Joshi" w:date="2022-06-22T10:15:00Z">
                <w:rPr>
                  <w:b/>
                  <w:bCs/>
                  <w:color w:val="0070C0"/>
                  <w:lang w:val="en-US"/>
                </w:rPr>
              </w:rPrChange>
            </w:rPr>
            <w:delText>(DELETE TEXT ABOVE ONCE THIS SECTION IS COMPLETED)</w:delText>
          </w:r>
        </w:del>
      </w:ins>
    </w:p>
    <w:p w14:paraId="275CAB52" w14:textId="17BC881D" w:rsidR="0071121C" w:rsidRPr="000A165C" w:rsidDel="00AE244A" w:rsidRDefault="0071121C">
      <w:pPr>
        <w:rPr>
          <w:ins w:id="4134" w:author="Villaverde, Alfredo" w:date="2022-03-10T13:15:00Z"/>
          <w:del w:id="4135" w:author="Aarti Joshi" w:date="2022-09-06T12:11:00Z"/>
          <w:rFonts w:ascii="Verdana" w:hAnsi="Verdana"/>
          <w:rPrChange w:id="4136" w:author="Aarti Joshi" w:date="2022-06-22T10:15:00Z">
            <w:rPr>
              <w:ins w:id="4137" w:author="Villaverde, Alfredo" w:date="2022-03-10T13:15:00Z"/>
              <w:del w:id="4138" w:author="Aarti Joshi" w:date="2022-09-06T12:11:00Z"/>
              <w:rFonts w:eastAsiaTheme="minorHAnsi" w:cstheme="minorBidi"/>
              <w:color w:val="auto"/>
              <w:kern w:val="0"/>
              <w:sz w:val="22"/>
              <w:szCs w:val="22"/>
            </w:rPr>
          </w:rPrChange>
        </w:rPr>
        <w:pPrChange w:id="4139" w:author="Villaverde, Alfredo" w:date="2022-03-10T14:32:00Z">
          <w:pPr>
            <w:pStyle w:val="Heading1"/>
          </w:pPr>
        </w:pPrChange>
      </w:pPr>
    </w:p>
    <w:p w14:paraId="22EC2605" w14:textId="5771E0AC" w:rsidR="00F44063" w:rsidRPr="000A165C" w:rsidRDefault="00F44063" w:rsidP="00F44063">
      <w:pPr>
        <w:pStyle w:val="Heading1"/>
        <w:rPr>
          <w:ins w:id="4140" w:author="Villaverde, Alfredo" w:date="2022-03-10T14:32:00Z"/>
          <w:rFonts w:ascii="Verdana" w:hAnsi="Verdana"/>
          <w:rPrChange w:id="4141" w:author="Aarti Joshi" w:date="2022-06-22T10:15:00Z">
            <w:rPr>
              <w:ins w:id="4142" w:author="Villaverde, Alfredo" w:date="2022-03-10T14:32:00Z"/>
            </w:rPr>
          </w:rPrChange>
        </w:rPr>
      </w:pPr>
      <w:bookmarkStart w:id="4143" w:name="_Toc103769950"/>
      <w:ins w:id="4144" w:author="Villaverde, Alfredo" w:date="2022-03-10T13:15:00Z">
        <w:r w:rsidRPr="000A165C">
          <w:rPr>
            <w:rFonts w:ascii="Verdana" w:hAnsi="Verdana"/>
            <w:rPrChange w:id="4145" w:author="Aarti Joshi" w:date="2022-06-22T10:15:00Z">
              <w:rPr/>
            </w:rPrChange>
          </w:rPr>
          <w:t>Constraints and limitations</w:t>
        </w:r>
      </w:ins>
      <w:bookmarkEnd w:id="4143"/>
    </w:p>
    <w:p w14:paraId="5BFF5AC2" w14:textId="4B5BF126" w:rsidR="00396076" w:rsidRPr="000A165C" w:rsidDel="00AE244A" w:rsidRDefault="00396076" w:rsidP="00396076">
      <w:pPr>
        <w:rPr>
          <w:ins w:id="4146" w:author="Sebastian Gonzalez" w:date="2022-05-18T12:38:00Z"/>
          <w:del w:id="4147" w:author="Aarti Joshi" w:date="2022-09-06T12:11:00Z"/>
          <w:rFonts w:ascii="Verdana" w:hAnsi="Verdana"/>
          <w:b/>
          <w:bCs/>
          <w:color w:val="0070C0"/>
          <w:lang w:val="en-US"/>
          <w:rPrChange w:id="4148" w:author="Aarti Joshi" w:date="2022-06-22T10:15:00Z">
            <w:rPr>
              <w:ins w:id="4149" w:author="Sebastian Gonzalez" w:date="2022-05-18T12:38:00Z"/>
              <w:del w:id="4150" w:author="Aarti Joshi" w:date="2022-09-06T12:11:00Z"/>
              <w:b/>
              <w:bCs/>
              <w:color w:val="0070C0"/>
              <w:lang w:val="en-US"/>
            </w:rPr>
          </w:rPrChange>
        </w:rPr>
      </w:pPr>
      <w:ins w:id="4151" w:author="Sebastian Gonzalez" w:date="2022-05-18T12:38:00Z">
        <w:del w:id="4152" w:author="Aarti Joshi" w:date="2022-09-06T12:11:00Z">
          <w:r w:rsidRPr="000A165C" w:rsidDel="00AE244A">
            <w:rPr>
              <w:rFonts w:ascii="Verdana" w:hAnsi="Verdana"/>
              <w:b/>
              <w:bCs/>
              <w:color w:val="0070C0"/>
              <w:lang w:val="en-US"/>
              <w:rPrChange w:id="4153" w:author="Aarti Joshi" w:date="2022-06-22T10:15:00Z">
                <w:rPr>
                  <w:b/>
                  <w:bCs/>
                  <w:color w:val="0070C0"/>
                  <w:lang w:val="en-US"/>
                </w:rPr>
              </w:rPrChange>
            </w:rPr>
            <w:delText>GUIDELINE FOR THIS SECTION (DELETE TEXT BELOW ONCE THIS SECTION IS COMPLETED)</w:delText>
          </w:r>
        </w:del>
      </w:ins>
    </w:p>
    <w:p w14:paraId="6E49BA90" w14:textId="162341F0" w:rsidR="00396076" w:rsidRPr="000A165C" w:rsidDel="00AE244A" w:rsidRDefault="00396076" w:rsidP="00396076">
      <w:pPr>
        <w:rPr>
          <w:ins w:id="4154" w:author="Sebastian Gonzalez" w:date="2022-05-18T12:38:00Z"/>
          <w:del w:id="4155" w:author="Aarti Joshi" w:date="2022-09-06T12:11:00Z"/>
          <w:rFonts w:ascii="Verdana" w:hAnsi="Verdana"/>
          <w:b/>
          <w:bCs/>
          <w:color w:val="0070C0"/>
          <w:lang w:val="en-US"/>
          <w:rPrChange w:id="4156" w:author="Aarti Joshi" w:date="2022-06-22T10:15:00Z">
            <w:rPr>
              <w:ins w:id="4157" w:author="Sebastian Gonzalez" w:date="2022-05-18T12:38:00Z"/>
              <w:del w:id="4158" w:author="Aarti Joshi" w:date="2022-09-06T12:11:00Z"/>
              <w:b/>
              <w:bCs/>
              <w:color w:val="0070C0"/>
              <w:lang w:val="en-US"/>
            </w:rPr>
          </w:rPrChange>
        </w:rPr>
      </w:pPr>
      <w:ins w:id="4159" w:author="Sebastian Gonzalez" w:date="2022-05-18T12:42:00Z">
        <w:del w:id="4160" w:author="Aarti Joshi" w:date="2022-09-06T12:11:00Z">
          <w:r w:rsidRPr="000A165C" w:rsidDel="00AE244A">
            <w:rPr>
              <w:rFonts w:ascii="Verdana" w:hAnsi="Verdana"/>
              <w:lang w:val="en-US"/>
              <w:rPrChange w:id="4161" w:author="Aarti Joshi" w:date="2022-06-22T10:15:00Z">
                <w:rPr>
                  <w:lang w:val="en-US"/>
                </w:rPr>
              </w:rPrChange>
            </w:rPr>
            <w:delText>This section should list all the constraints and limitations known until the date</w:delText>
          </w:r>
        </w:del>
      </w:ins>
      <w:ins w:id="4162" w:author="Sebastian Gonzalez" w:date="2022-05-18T12:38:00Z">
        <w:del w:id="4163" w:author="Aarti Joshi" w:date="2022-09-06T12:11:00Z">
          <w:r w:rsidRPr="000A165C" w:rsidDel="00AE244A">
            <w:rPr>
              <w:rFonts w:ascii="Verdana" w:hAnsi="Verdana"/>
              <w:lang w:val="en-US"/>
              <w:rPrChange w:id="4164" w:author="Aarti Joshi" w:date="2022-06-22T10:15:00Z">
                <w:rPr>
                  <w:lang w:val="en-US"/>
                </w:rPr>
              </w:rPrChange>
            </w:rPr>
            <w:delText>.</w:delText>
          </w:r>
        </w:del>
      </w:ins>
    </w:p>
    <w:p w14:paraId="1D870A58" w14:textId="5F7E2909" w:rsidR="00396076" w:rsidRPr="000A165C" w:rsidDel="00AE244A" w:rsidRDefault="00396076" w:rsidP="00396076">
      <w:pPr>
        <w:rPr>
          <w:ins w:id="4165" w:author="Sebastian Gonzalez" w:date="2022-05-18T12:38:00Z"/>
          <w:del w:id="4166" w:author="Aarti Joshi" w:date="2022-09-06T12:11:00Z"/>
          <w:rFonts w:ascii="Verdana" w:hAnsi="Verdana"/>
          <w:b/>
          <w:bCs/>
          <w:i/>
          <w:iCs/>
          <w:lang w:val="en-US"/>
          <w:rPrChange w:id="4167" w:author="Aarti Joshi" w:date="2022-06-22T10:15:00Z">
            <w:rPr>
              <w:ins w:id="4168" w:author="Sebastian Gonzalez" w:date="2022-05-18T12:38:00Z"/>
              <w:del w:id="4169" w:author="Aarti Joshi" w:date="2022-09-06T12:11:00Z"/>
              <w:b/>
              <w:bCs/>
              <w:i/>
              <w:iCs/>
              <w:lang w:val="en-US"/>
            </w:rPr>
          </w:rPrChange>
        </w:rPr>
      </w:pPr>
      <w:ins w:id="4170" w:author="Sebastian Gonzalez" w:date="2022-05-18T12:38:00Z">
        <w:del w:id="4171" w:author="Aarti Joshi" w:date="2022-09-06T12:11:00Z">
          <w:r w:rsidRPr="000A165C" w:rsidDel="00AE244A">
            <w:rPr>
              <w:rFonts w:ascii="Verdana" w:hAnsi="Verdana"/>
              <w:b/>
              <w:bCs/>
              <w:i/>
              <w:iCs/>
              <w:lang w:val="en-US"/>
              <w:rPrChange w:id="4172" w:author="Aarti Joshi" w:date="2022-06-22T10:15:00Z">
                <w:rPr>
                  <w:b/>
                  <w:bCs/>
                  <w:i/>
                  <w:iCs/>
                  <w:lang w:val="en-US"/>
                </w:rPr>
              </w:rPrChange>
            </w:rPr>
            <w:delText xml:space="preserve">[This section is optional as final output on the document. The contents of this section will depend on if </w:delText>
          </w:r>
        </w:del>
      </w:ins>
      <w:ins w:id="4173" w:author="Sebastian Gonzalez" w:date="2022-05-18T12:42:00Z">
        <w:del w:id="4174" w:author="Aarti Joshi" w:date="2022-09-06T12:11:00Z">
          <w:r w:rsidR="009C6D07" w:rsidRPr="000A165C" w:rsidDel="00AE244A">
            <w:rPr>
              <w:rFonts w:ascii="Verdana" w:hAnsi="Verdana"/>
              <w:b/>
              <w:bCs/>
              <w:i/>
              <w:iCs/>
              <w:lang w:val="en-US"/>
              <w:rPrChange w:id="4175" w:author="Aarti Joshi" w:date="2022-06-22T10:15:00Z">
                <w:rPr>
                  <w:b/>
                  <w:bCs/>
                  <w:i/>
                  <w:iCs/>
                  <w:lang w:val="en-US"/>
                </w:rPr>
              </w:rPrChange>
            </w:rPr>
            <w:delText>limitations</w:delText>
          </w:r>
        </w:del>
      </w:ins>
      <w:ins w:id="4176" w:author="Sebastian Gonzalez" w:date="2022-05-18T12:38:00Z">
        <w:del w:id="4177" w:author="Aarti Joshi" w:date="2022-09-06T12:11:00Z">
          <w:r w:rsidRPr="000A165C" w:rsidDel="00AE244A">
            <w:rPr>
              <w:rFonts w:ascii="Verdana" w:hAnsi="Verdana"/>
              <w:b/>
              <w:bCs/>
              <w:i/>
              <w:iCs/>
              <w:lang w:val="en-US"/>
              <w:rPrChange w:id="4178" w:author="Aarti Joshi" w:date="2022-06-22T10:15:00Z">
                <w:rPr>
                  <w:b/>
                  <w:bCs/>
                  <w:i/>
                  <w:iCs/>
                  <w:lang w:val="en-US"/>
                </w:rPr>
              </w:rPrChange>
            </w:rPr>
            <w:delText xml:space="preserve"> exists or not. Although the section is optional it must be part of the analysis process to determine if it is needed or not.]</w:delText>
          </w:r>
        </w:del>
      </w:ins>
    </w:p>
    <w:p w14:paraId="60A49853" w14:textId="411BB077" w:rsidR="00396076" w:rsidRPr="000A165C" w:rsidDel="00AE244A" w:rsidRDefault="00396076" w:rsidP="00396076">
      <w:pPr>
        <w:rPr>
          <w:ins w:id="4179" w:author="Sebastian Gonzalez" w:date="2022-05-18T12:38:00Z"/>
          <w:del w:id="4180" w:author="Aarti Joshi" w:date="2022-09-06T12:11:00Z"/>
          <w:rFonts w:ascii="Verdana" w:hAnsi="Verdana"/>
          <w:lang w:val="en-US"/>
          <w:rPrChange w:id="4181" w:author="Aarti Joshi" w:date="2022-06-22T10:15:00Z">
            <w:rPr>
              <w:ins w:id="4182" w:author="Sebastian Gonzalez" w:date="2022-05-18T12:38:00Z"/>
              <w:del w:id="4183" w:author="Aarti Joshi" w:date="2022-09-06T12:11:00Z"/>
              <w:lang w:val="en-US"/>
            </w:rPr>
          </w:rPrChange>
        </w:rPr>
      </w:pPr>
      <w:ins w:id="4184" w:author="Sebastian Gonzalez" w:date="2022-05-18T12:38:00Z">
        <w:del w:id="4185" w:author="Aarti Joshi" w:date="2022-09-06T12:11:00Z">
          <w:r w:rsidRPr="000A165C" w:rsidDel="00AE244A">
            <w:rPr>
              <w:rFonts w:ascii="Verdana" w:hAnsi="Verdana"/>
              <w:lang w:val="en-US"/>
              <w:rPrChange w:id="4186" w:author="Aarti Joshi" w:date="2022-06-22T10:15:00Z">
                <w:rPr>
                  <w:lang w:val="en-US"/>
                </w:rPr>
              </w:rPrChange>
            </w:rPr>
            <w:delText>For example:</w:delText>
          </w:r>
        </w:del>
      </w:ins>
    </w:p>
    <w:p w14:paraId="55B9D9EC" w14:textId="322E4A08" w:rsidR="00396076" w:rsidRPr="000A165C" w:rsidDel="00AE244A" w:rsidRDefault="009C6D07" w:rsidP="00396076">
      <w:pPr>
        <w:pStyle w:val="ListParagraph"/>
        <w:numPr>
          <w:ilvl w:val="0"/>
          <w:numId w:val="13"/>
        </w:numPr>
        <w:rPr>
          <w:ins w:id="4187" w:author="Sebastian Gonzalez" w:date="2022-05-18T12:42:00Z"/>
          <w:del w:id="4188" w:author="Aarti Joshi" w:date="2022-09-06T12:11:00Z"/>
          <w:rFonts w:ascii="Verdana" w:hAnsi="Verdana" w:cs="Arial"/>
          <w:i/>
          <w:iCs/>
          <w:sz w:val="21"/>
          <w:szCs w:val="21"/>
          <w:shd w:val="clear" w:color="auto" w:fill="FFFFFF"/>
          <w:rPrChange w:id="4189" w:author="Aarti Joshi" w:date="2022-06-22T10:15:00Z">
            <w:rPr>
              <w:ins w:id="4190" w:author="Sebastian Gonzalez" w:date="2022-05-18T12:42:00Z"/>
              <w:del w:id="4191" w:author="Aarti Joshi" w:date="2022-09-06T12:11:00Z"/>
              <w:rFonts w:cs="Arial"/>
              <w:i/>
              <w:iCs/>
              <w:sz w:val="21"/>
              <w:szCs w:val="21"/>
              <w:shd w:val="clear" w:color="auto" w:fill="FFFFFF"/>
            </w:rPr>
          </w:rPrChange>
        </w:rPr>
      </w:pPr>
      <w:ins w:id="4192" w:author="Sebastian Gonzalez" w:date="2022-05-18T12:43:00Z">
        <w:del w:id="4193" w:author="Aarti Joshi" w:date="2022-09-06T12:11:00Z">
          <w:r w:rsidRPr="000A165C" w:rsidDel="00AE244A">
            <w:rPr>
              <w:rFonts w:ascii="Verdana" w:hAnsi="Verdana" w:cs="Arial"/>
              <w:i/>
              <w:iCs/>
              <w:sz w:val="21"/>
              <w:szCs w:val="21"/>
              <w:shd w:val="clear" w:color="auto" w:fill="FFFFFF"/>
              <w:rPrChange w:id="4194" w:author="Aarti Joshi" w:date="2022-06-22T10:15:00Z">
                <w:rPr>
                  <w:rFonts w:cs="Arial"/>
                  <w:i/>
                  <w:iCs/>
                  <w:sz w:val="21"/>
                  <w:szCs w:val="21"/>
                  <w:shd w:val="clear" w:color="auto" w:fill="FFFFFF"/>
                </w:rPr>
              </w:rPrChange>
            </w:rPr>
            <w:delText>BOPIS</w:delText>
          </w:r>
        </w:del>
      </w:ins>
      <w:ins w:id="4195" w:author="Sebastian Gonzalez" w:date="2022-05-18T12:42:00Z">
        <w:del w:id="4196" w:author="Aarti Joshi" w:date="2022-09-06T12:11:00Z">
          <w:r w:rsidRPr="000A165C" w:rsidDel="00AE244A">
            <w:rPr>
              <w:rFonts w:ascii="Verdana" w:hAnsi="Verdana" w:cs="Arial"/>
              <w:i/>
              <w:iCs/>
              <w:sz w:val="21"/>
              <w:szCs w:val="21"/>
              <w:shd w:val="clear" w:color="auto" w:fill="FFFFFF"/>
              <w:rPrChange w:id="4197" w:author="Aarti Joshi" w:date="2022-06-22T10:15:00Z">
                <w:rPr>
                  <w:rFonts w:cs="Arial"/>
                  <w:i/>
                  <w:iCs/>
                  <w:sz w:val="21"/>
                  <w:szCs w:val="21"/>
                  <w:shd w:val="clear" w:color="auto" w:fill="FFFFFF"/>
                </w:rPr>
              </w:rPrChange>
            </w:rPr>
            <w:delText xml:space="preserve"> is not compatible with scriptable cart.</w:delText>
          </w:r>
        </w:del>
      </w:ins>
    </w:p>
    <w:p w14:paraId="1FAFF1DE" w14:textId="0D333CF0" w:rsidR="009C6D07" w:rsidRPr="000A165C" w:rsidDel="00AE244A" w:rsidRDefault="009C6D07" w:rsidP="00396076">
      <w:pPr>
        <w:pStyle w:val="ListParagraph"/>
        <w:numPr>
          <w:ilvl w:val="0"/>
          <w:numId w:val="13"/>
        </w:numPr>
        <w:rPr>
          <w:ins w:id="4198" w:author="Sebastian Gonzalez" w:date="2022-05-18T12:43:00Z"/>
          <w:del w:id="4199" w:author="Aarti Joshi" w:date="2022-09-06T12:11:00Z"/>
          <w:rFonts w:ascii="Verdana" w:hAnsi="Verdana" w:cs="Arial"/>
          <w:i/>
          <w:iCs/>
          <w:sz w:val="21"/>
          <w:szCs w:val="21"/>
          <w:shd w:val="clear" w:color="auto" w:fill="FFFFFF"/>
          <w:rPrChange w:id="4200" w:author="Aarti Joshi" w:date="2022-06-22T10:15:00Z">
            <w:rPr>
              <w:ins w:id="4201" w:author="Sebastian Gonzalez" w:date="2022-05-18T12:43:00Z"/>
              <w:del w:id="4202" w:author="Aarti Joshi" w:date="2022-09-06T12:11:00Z"/>
              <w:rFonts w:cs="Arial"/>
              <w:i/>
              <w:iCs/>
              <w:sz w:val="21"/>
              <w:szCs w:val="21"/>
              <w:shd w:val="clear" w:color="auto" w:fill="FFFFFF"/>
            </w:rPr>
          </w:rPrChange>
        </w:rPr>
      </w:pPr>
      <w:ins w:id="4203" w:author="Sebastian Gonzalez" w:date="2022-05-18T12:42:00Z">
        <w:del w:id="4204" w:author="Aarti Joshi" w:date="2022-09-06T12:11:00Z">
          <w:r w:rsidRPr="000A165C" w:rsidDel="00AE244A">
            <w:rPr>
              <w:rFonts w:ascii="Verdana" w:hAnsi="Verdana" w:cs="Arial"/>
              <w:i/>
              <w:iCs/>
              <w:sz w:val="21"/>
              <w:szCs w:val="21"/>
              <w:shd w:val="clear" w:color="auto" w:fill="FFFFFF"/>
              <w:rPrChange w:id="4205" w:author="Aarti Joshi" w:date="2022-06-22T10:15:00Z">
                <w:rPr>
                  <w:rFonts w:cs="Arial"/>
                  <w:i/>
                  <w:iCs/>
                  <w:sz w:val="21"/>
                  <w:szCs w:val="21"/>
                  <w:shd w:val="clear" w:color="auto" w:fill="FFFFFF"/>
                </w:rPr>
              </w:rPrChange>
            </w:rPr>
            <w:delText>Customer Item pr</w:delText>
          </w:r>
        </w:del>
      </w:ins>
      <w:ins w:id="4206" w:author="Sebastian Gonzalez" w:date="2022-05-18T12:43:00Z">
        <w:del w:id="4207" w:author="Aarti Joshi" w:date="2022-09-06T12:11:00Z">
          <w:r w:rsidRPr="000A165C" w:rsidDel="00AE244A">
            <w:rPr>
              <w:rFonts w:ascii="Verdana" w:hAnsi="Verdana" w:cs="Arial"/>
              <w:i/>
              <w:iCs/>
              <w:sz w:val="21"/>
              <w:szCs w:val="21"/>
              <w:shd w:val="clear" w:color="auto" w:fill="FFFFFF"/>
              <w:rPrChange w:id="4208" w:author="Aarti Joshi" w:date="2022-06-22T10:15:00Z">
                <w:rPr>
                  <w:rFonts w:cs="Arial"/>
                  <w:i/>
                  <w:iCs/>
                  <w:sz w:val="21"/>
                  <w:szCs w:val="21"/>
                  <w:shd w:val="clear" w:color="auto" w:fill="FFFFFF"/>
                </w:rPr>
              </w:rPrChange>
            </w:rPr>
            <w:delText>icing is limited to 10.000 records.</w:delText>
          </w:r>
        </w:del>
      </w:ins>
    </w:p>
    <w:p w14:paraId="1FEABAFB" w14:textId="2CD2042F" w:rsidR="009C6D07" w:rsidRPr="000A165C" w:rsidDel="00AE244A" w:rsidRDefault="009C6D07" w:rsidP="00396076">
      <w:pPr>
        <w:pStyle w:val="ListParagraph"/>
        <w:numPr>
          <w:ilvl w:val="0"/>
          <w:numId w:val="13"/>
        </w:numPr>
        <w:rPr>
          <w:ins w:id="4209" w:author="Sebastian Gonzalez" w:date="2022-05-18T12:38:00Z"/>
          <w:del w:id="4210" w:author="Aarti Joshi" w:date="2022-09-06T12:11:00Z"/>
          <w:rFonts w:ascii="Verdana" w:hAnsi="Verdana" w:cs="Arial"/>
          <w:i/>
          <w:iCs/>
          <w:sz w:val="21"/>
          <w:szCs w:val="21"/>
          <w:shd w:val="clear" w:color="auto" w:fill="FFFFFF"/>
          <w:rPrChange w:id="4211" w:author="Aarti Joshi" w:date="2022-06-22T10:15:00Z">
            <w:rPr>
              <w:ins w:id="4212" w:author="Sebastian Gonzalez" w:date="2022-05-18T12:38:00Z"/>
              <w:del w:id="4213" w:author="Aarti Joshi" w:date="2022-09-06T12:11:00Z"/>
              <w:rFonts w:cs="Arial"/>
              <w:i/>
              <w:iCs/>
              <w:sz w:val="21"/>
              <w:szCs w:val="21"/>
              <w:shd w:val="clear" w:color="auto" w:fill="FFFFFF"/>
            </w:rPr>
          </w:rPrChange>
        </w:rPr>
      </w:pPr>
      <w:ins w:id="4214" w:author="Sebastian Gonzalez" w:date="2022-05-18T12:43:00Z">
        <w:del w:id="4215" w:author="Aarti Joshi" w:date="2022-09-06T12:11:00Z">
          <w:r w:rsidRPr="000A165C" w:rsidDel="00AE244A">
            <w:rPr>
              <w:rFonts w:ascii="Verdana" w:hAnsi="Verdana" w:cs="Arial"/>
              <w:i/>
              <w:iCs/>
              <w:sz w:val="21"/>
              <w:szCs w:val="21"/>
              <w:shd w:val="clear" w:color="auto" w:fill="FFFFFF"/>
              <w:rPrChange w:id="4216" w:author="Aarti Joshi" w:date="2022-06-22T10:15:00Z">
                <w:rPr>
                  <w:rFonts w:cs="Arial"/>
                  <w:i/>
                  <w:iCs/>
                  <w:sz w:val="21"/>
                  <w:szCs w:val="21"/>
                  <w:shd w:val="clear" w:color="auto" w:fill="FFFFFF"/>
                </w:rPr>
              </w:rPrChange>
            </w:rPr>
            <w:delText>Etc.</w:delText>
          </w:r>
        </w:del>
      </w:ins>
    </w:p>
    <w:p w14:paraId="13F5DD9F" w14:textId="1ADD580F" w:rsidR="0071121C" w:rsidRPr="000A165C" w:rsidDel="00AE244A" w:rsidRDefault="00396076">
      <w:pPr>
        <w:rPr>
          <w:ins w:id="4217" w:author="Villaverde, Alfredo" w:date="2022-03-10T13:15:00Z"/>
          <w:del w:id="4218" w:author="Aarti Joshi" w:date="2022-09-06T12:11:00Z"/>
          <w:rFonts w:ascii="Verdana" w:hAnsi="Verdana"/>
          <w:rPrChange w:id="4219" w:author="Aarti Joshi" w:date="2022-06-22T10:15:00Z">
            <w:rPr>
              <w:ins w:id="4220" w:author="Villaverde, Alfredo" w:date="2022-03-10T13:15:00Z"/>
              <w:del w:id="4221" w:author="Aarti Joshi" w:date="2022-09-06T12:11:00Z"/>
            </w:rPr>
          </w:rPrChange>
        </w:rPr>
        <w:pPrChange w:id="4222" w:author="Villaverde, Alfredo" w:date="2022-03-10T14:32:00Z">
          <w:pPr>
            <w:pStyle w:val="Heading1"/>
          </w:pPr>
        </w:pPrChange>
      </w:pPr>
      <w:ins w:id="4223" w:author="Sebastian Gonzalez" w:date="2022-05-18T12:38:00Z">
        <w:del w:id="4224" w:author="Aarti Joshi" w:date="2022-09-06T12:11:00Z">
          <w:r w:rsidRPr="000A165C" w:rsidDel="00AE244A">
            <w:rPr>
              <w:rFonts w:ascii="Verdana" w:hAnsi="Verdana"/>
              <w:b/>
              <w:bCs/>
              <w:color w:val="0070C0"/>
              <w:lang w:val="en-US"/>
              <w:rPrChange w:id="4225" w:author="Aarti Joshi" w:date="2022-06-22T10:15:00Z">
                <w:rPr>
                  <w:b/>
                  <w:bCs/>
                  <w:color w:val="0070C0"/>
                </w:rPr>
              </w:rPrChange>
            </w:rPr>
            <w:delText>(DELETE TEXT ABOVE ONCE THIS SECTION IS COMPLETED)</w:delText>
          </w:r>
        </w:del>
      </w:ins>
    </w:p>
    <w:p w14:paraId="4AB2E1E3" w14:textId="3C2FA7A7" w:rsidR="00F44063" w:rsidRPr="000A165C" w:rsidDel="00AE244A" w:rsidRDefault="00F44063">
      <w:pPr>
        <w:pStyle w:val="Heading1"/>
        <w:rPr>
          <w:ins w:id="4226" w:author="Villaverde, Alfredo" w:date="2022-03-10T14:32:00Z"/>
          <w:del w:id="4227" w:author="Aarti Joshi" w:date="2022-09-06T12:11:00Z"/>
          <w:rFonts w:ascii="Verdana" w:hAnsi="Verdana"/>
          <w:rPrChange w:id="4228" w:author="Aarti Joshi" w:date="2022-06-22T10:15:00Z">
            <w:rPr>
              <w:ins w:id="4229" w:author="Villaverde, Alfredo" w:date="2022-03-10T14:32:00Z"/>
              <w:del w:id="4230" w:author="Aarti Joshi" w:date="2022-09-06T12:11:00Z"/>
            </w:rPr>
          </w:rPrChange>
        </w:rPr>
      </w:pPr>
      <w:bookmarkStart w:id="4231" w:name="_Toc103769951"/>
      <w:ins w:id="4232" w:author="Villaverde, Alfredo" w:date="2022-03-10T13:15:00Z">
        <w:r w:rsidRPr="000A165C">
          <w:rPr>
            <w:rFonts w:ascii="Verdana" w:hAnsi="Verdana"/>
            <w:rPrChange w:id="4233" w:author="Aarti Joshi" w:date="2022-06-22T10:15:00Z">
              <w:rPr/>
            </w:rPrChange>
          </w:rPr>
          <w:t>Risks</w:t>
        </w:r>
      </w:ins>
      <w:bookmarkEnd w:id="4231"/>
    </w:p>
    <w:p w14:paraId="227606A5" w14:textId="02133A81" w:rsidR="009C6D07" w:rsidRPr="000A165C" w:rsidDel="00AE244A" w:rsidRDefault="009C6D07">
      <w:pPr>
        <w:pStyle w:val="Heading1"/>
        <w:rPr>
          <w:ins w:id="4234" w:author="Sebastian Gonzalez" w:date="2022-05-18T12:43:00Z"/>
          <w:del w:id="4235" w:author="Aarti Joshi" w:date="2022-09-06T12:11:00Z"/>
          <w:rFonts w:ascii="Verdana" w:hAnsi="Verdana"/>
          <w:b/>
          <w:bCs/>
          <w:color w:val="0070C0"/>
          <w:rPrChange w:id="4236" w:author="Aarti Joshi" w:date="2022-06-22T10:15:00Z">
            <w:rPr>
              <w:ins w:id="4237" w:author="Sebastian Gonzalez" w:date="2022-05-18T12:43:00Z"/>
              <w:del w:id="4238" w:author="Aarti Joshi" w:date="2022-09-06T12:11:00Z"/>
              <w:b/>
              <w:bCs/>
              <w:color w:val="0070C0"/>
              <w:lang w:val="en-US"/>
            </w:rPr>
          </w:rPrChange>
        </w:rPr>
        <w:pPrChange w:id="4239" w:author="Aarti Joshi" w:date="2022-09-06T12:11:00Z">
          <w:pPr/>
        </w:pPrChange>
      </w:pPr>
      <w:ins w:id="4240" w:author="Sebastian Gonzalez" w:date="2022-05-18T12:43:00Z">
        <w:del w:id="4241" w:author="Aarti Joshi" w:date="2022-09-06T12:11:00Z">
          <w:r w:rsidRPr="000A165C" w:rsidDel="00AE244A">
            <w:rPr>
              <w:rFonts w:ascii="Verdana" w:hAnsi="Verdana"/>
              <w:b/>
              <w:bCs/>
              <w:color w:val="0070C0"/>
              <w:rPrChange w:id="4242" w:author="Aarti Joshi" w:date="2022-06-22T10:15:00Z">
                <w:rPr>
                  <w:b/>
                  <w:bCs/>
                  <w:color w:val="0070C0"/>
                  <w:lang w:val="en-US"/>
                </w:rPr>
              </w:rPrChange>
            </w:rPr>
            <w:delText>GUIDELINE FOR THIS SECTION (DELETE TEXT BELOW ONCE THIS SECTION IS COMPLETED)</w:delText>
          </w:r>
        </w:del>
      </w:ins>
    </w:p>
    <w:p w14:paraId="24E9ABAE" w14:textId="09872DE1" w:rsidR="009C6D07" w:rsidRPr="000A165C" w:rsidDel="00AE244A" w:rsidRDefault="009C6D07">
      <w:pPr>
        <w:pStyle w:val="Heading1"/>
        <w:rPr>
          <w:ins w:id="4243" w:author="Sebastian Gonzalez" w:date="2022-05-18T12:43:00Z"/>
          <w:del w:id="4244" w:author="Aarti Joshi" w:date="2022-09-06T12:11:00Z"/>
          <w:rFonts w:ascii="Verdana" w:hAnsi="Verdana"/>
          <w:b/>
          <w:bCs/>
          <w:color w:val="0070C0"/>
          <w:rPrChange w:id="4245" w:author="Aarti Joshi" w:date="2022-06-22T10:15:00Z">
            <w:rPr>
              <w:ins w:id="4246" w:author="Sebastian Gonzalez" w:date="2022-05-18T12:43:00Z"/>
              <w:del w:id="4247" w:author="Aarti Joshi" w:date="2022-09-06T12:11:00Z"/>
              <w:b/>
              <w:bCs/>
              <w:color w:val="0070C0"/>
              <w:lang w:val="en-US"/>
            </w:rPr>
          </w:rPrChange>
        </w:rPr>
        <w:pPrChange w:id="4248" w:author="Aarti Joshi" w:date="2022-09-06T12:11:00Z">
          <w:pPr/>
        </w:pPrChange>
      </w:pPr>
      <w:ins w:id="4249" w:author="Sebastian Gonzalez" w:date="2022-05-18T12:43:00Z">
        <w:del w:id="4250" w:author="Aarti Joshi" w:date="2022-09-06T12:11:00Z">
          <w:r w:rsidRPr="000A165C" w:rsidDel="00AE244A">
            <w:rPr>
              <w:rFonts w:ascii="Verdana" w:hAnsi="Verdana"/>
              <w:rPrChange w:id="4251" w:author="Aarti Joshi" w:date="2022-06-22T10:15:00Z">
                <w:rPr>
                  <w:lang w:val="en-US"/>
                </w:rPr>
              </w:rPrChange>
            </w:rPr>
            <w:delText>This section should list all the risks that this solution may face or introd</w:delText>
          </w:r>
        </w:del>
      </w:ins>
      <w:ins w:id="4252" w:author="Sebastian Gonzalez" w:date="2022-05-18T12:44:00Z">
        <w:del w:id="4253" w:author="Aarti Joshi" w:date="2022-09-06T12:11:00Z">
          <w:r w:rsidRPr="000A165C" w:rsidDel="00AE244A">
            <w:rPr>
              <w:rFonts w:ascii="Verdana" w:hAnsi="Verdana"/>
              <w:rPrChange w:id="4254" w:author="Aarti Joshi" w:date="2022-06-22T10:15:00Z">
                <w:rPr>
                  <w:lang w:val="en-US"/>
                </w:rPr>
              </w:rPrChange>
            </w:rPr>
            <w:delText>uce to the system.</w:delText>
          </w:r>
        </w:del>
      </w:ins>
    </w:p>
    <w:p w14:paraId="336C047C" w14:textId="304C6D2C" w:rsidR="009C6D07" w:rsidRPr="000A165C" w:rsidDel="00AE244A" w:rsidRDefault="009C6D07">
      <w:pPr>
        <w:pStyle w:val="Heading1"/>
        <w:rPr>
          <w:ins w:id="4255" w:author="Sebastian Gonzalez" w:date="2022-05-18T12:43:00Z"/>
          <w:del w:id="4256" w:author="Aarti Joshi" w:date="2022-09-06T12:11:00Z"/>
          <w:rFonts w:ascii="Verdana" w:hAnsi="Verdana"/>
          <w:b/>
          <w:bCs/>
          <w:i/>
          <w:iCs/>
          <w:rPrChange w:id="4257" w:author="Aarti Joshi" w:date="2022-06-22T10:15:00Z">
            <w:rPr>
              <w:ins w:id="4258" w:author="Sebastian Gonzalez" w:date="2022-05-18T12:43:00Z"/>
              <w:del w:id="4259" w:author="Aarti Joshi" w:date="2022-09-06T12:11:00Z"/>
              <w:b/>
              <w:bCs/>
              <w:i/>
              <w:iCs/>
              <w:lang w:val="en-US"/>
            </w:rPr>
          </w:rPrChange>
        </w:rPr>
        <w:pPrChange w:id="4260" w:author="Aarti Joshi" w:date="2022-09-06T12:11:00Z">
          <w:pPr/>
        </w:pPrChange>
      </w:pPr>
      <w:ins w:id="4261" w:author="Sebastian Gonzalez" w:date="2022-05-18T12:43:00Z">
        <w:del w:id="4262" w:author="Aarti Joshi" w:date="2022-09-06T12:11:00Z">
          <w:r w:rsidRPr="000A165C" w:rsidDel="00AE244A">
            <w:rPr>
              <w:rFonts w:ascii="Verdana" w:hAnsi="Verdana"/>
              <w:b/>
              <w:bCs/>
              <w:i/>
              <w:iCs/>
              <w:rPrChange w:id="4263" w:author="Aarti Joshi" w:date="2022-06-22T10:15:00Z">
                <w:rPr>
                  <w:b/>
                  <w:bCs/>
                  <w:i/>
                  <w:iCs/>
                  <w:lang w:val="en-US"/>
                </w:rPr>
              </w:rPrChange>
            </w:rPr>
            <w:delText xml:space="preserve">[This section is optional as final output on the document. The contents of this section will depend on if </w:delText>
          </w:r>
        </w:del>
      </w:ins>
      <w:ins w:id="4264" w:author="Sebastian Gonzalez" w:date="2022-05-18T12:44:00Z">
        <w:del w:id="4265" w:author="Aarti Joshi" w:date="2022-09-06T12:11:00Z">
          <w:r w:rsidRPr="000A165C" w:rsidDel="00AE244A">
            <w:rPr>
              <w:rFonts w:ascii="Verdana" w:hAnsi="Verdana"/>
              <w:b/>
              <w:bCs/>
              <w:i/>
              <w:iCs/>
              <w:rPrChange w:id="4266" w:author="Aarti Joshi" w:date="2022-06-22T10:15:00Z">
                <w:rPr>
                  <w:b/>
                  <w:bCs/>
                  <w:i/>
                  <w:iCs/>
                  <w:lang w:val="en-US"/>
                </w:rPr>
              </w:rPrChange>
            </w:rPr>
            <w:delText>risks</w:delText>
          </w:r>
        </w:del>
      </w:ins>
      <w:ins w:id="4267" w:author="Sebastian Gonzalez" w:date="2022-05-18T12:43:00Z">
        <w:del w:id="4268" w:author="Aarti Joshi" w:date="2022-09-06T12:11:00Z">
          <w:r w:rsidRPr="000A165C" w:rsidDel="00AE244A">
            <w:rPr>
              <w:rFonts w:ascii="Verdana" w:hAnsi="Verdana"/>
              <w:b/>
              <w:bCs/>
              <w:i/>
              <w:iCs/>
              <w:rPrChange w:id="4269" w:author="Aarti Joshi" w:date="2022-06-22T10:15:00Z">
                <w:rPr>
                  <w:b/>
                  <w:bCs/>
                  <w:i/>
                  <w:iCs/>
                  <w:lang w:val="en-US"/>
                </w:rPr>
              </w:rPrChange>
            </w:rPr>
            <w:delText xml:space="preserve"> exists or not. Although the section is optional it must be part of the analysis process to determine if it is needed or not.]</w:delText>
          </w:r>
        </w:del>
      </w:ins>
    </w:p>
    <w:p w14:paraId="51F4CD75" w14:textId="001E0B16" w:rsidR="009C6D07" w:rsidRPr="000A165C" w:rsidDel="00AE244A" w:rsidRDefault="009C6D07">
      <w:pPr>
        <w:pStyle w:val="Heading1"/>
        <w:rPr>
          <w:ins w:id="4270" w:author="Sebastian Gonzalez" w:date="2022-05-18T12:43:00Z"/>
          <w:del w:id="4271" w:author="Aarti Joshi" w:date="2022-09-06T12:11:00Z"/>
          <w:rFonts w:ascii="Verdana" w:hAnsi="Verdana"/>
          <w:rPrChange w:id="4272" w:author="Aarti Joshi" w:date="2022-06-22T10:15:00Z">
            <w:rPr>
              <w:ins w:id="4273" w:author="Sebastian Gonzalez" w:date="2022-05-18T12:43:00Z"/>
              <w:del w:id="4274" w:author="Aarti Joshi" w:date="2022-09-06T12:11:00Z"/>
              <w:lang w:val="en-US"/>
            </w:rPr>
          </w:rPrChange>
        </w:rPr>
        <w:pPrChange w:id="4275" w:author="Aarti Joshi" w:date="2022-09-06T12:11:00Z">
          <w:pPr/>
        </w:pPrChange>
      </w:pPr>
      <w:ins w:id="4276" w:author="Sebastian Gonzalez" w:date="2022-05-18T12:43:00Z">
        <w:del w:id="4277" w:author="Aarti Joshi" w:date="2022-09-06T12:11:00Z">
          <w:r w:rsidRPr="000A165C" w:rsidDel="00AE244A">
            <w:rPr>
              <w:rFonts w:ascii="Verdana" w:hAnsi="Verdana"/>
              <w:rPrChange w:id="4278" w:author="Aarti Joshi" w:date="2022-06-22T10:15:00Z">
                <w:rPr>
                  <w:lang w:val="en-US"/>
                </w:rPr>
              </w:rPrChange>
            </w:rPr>
            <w:delText>For example:</w:delText>
          </w:r>
        </w:del>
      </w:ins>
    </w:p>
    <w:p w14:paraId="370E680B" w14:textId="366908CB" w:rsidR="009C6D07" w:rsidRPr="000A165C" w:rsidDel="00AE244A" w:rsidRDefault="009C6D07">
      <w:pPr>
        <w:pStyle w:val="Heading1"/>
        <w:rPr>
          <w:ins w:id="4279" w:author="Sebastian Gonzalez" w:date="2022-05-18T12:44:00Z"/>
          <w:del w:id="4280" w:author="Aarti Joshi" w:date="2022-09-06T12:11:00Z"/>
          <w:rFonts w:ascii="Verdana" w:hAnsi="Verdana"/>
          <w:i/>
          <w:iCs/>
          <w:sz w:val="21"/>
          <w:szCs w:val="21"/>
          <w:shd w:val="clear" w:color="auto" w:fill="FFFFFF"/>
          <w:rPrChange w:id="4281" w:author="Aarti Joshi" w:date="2022-06-22T10:15:00Z">
            <w:rPr>
              <w:ins w:id="4282" w:author="Sebastian Gonzalez" w:date="2022-05-18T12:44:00Z"/>
              <w:del w:id="4283" w:author="Aarti Joshi" w:date="2022-09-06T12:11:00Z"/>
              <w:rFonts w:cs="Arial"/>
              <w:i/>
              <w:iCs/>
              <w:sz w:val="21"/>
              <w:szCs w:val="21"/>
              <w:shd w:val="clear" w:color="auto" w:fill="FFFFFF"/>
            </w:rPr>
          </w:rPrChange>
        </w:rPr>
        <w:pPrChange w:id="4284" w:author="Aarti Joshi" w:date="2022-09-06T12:11:00Z">
          <w:pPr>
            <w:pStyle w:val="ListParagraph"/>
            <w:numPr>
              <w:numId w:val="13"/>
            </w:numPr>
            <w:ind w:left="720" w:hanging="360"/>
          </w:pPr>
        </w:pPrChange>
      </w:pPr>
      <w:ins w:id="4285" w:author="Sebastian Gonzalez" w:date="2022-05-18T12:44:00Z">
        <w:del w:id="4286" w:author="Aarti Joshi" w:date="2022-09-06T12:11:00Z">
          <w:r w:rsidRPr="000A165C" w:rsidDel="00AE244A">
            <w:rPr>
              <w:rFonts w:ascii="Verdana" w:hAnsi="Verdana"/>
              <w:i/>
              <w:iCs/>
              <w:sz w:val="21"/>
              <w:szCs w:val="21"/>
              <w:shd w:val="clear" w:color="auto" w:fill="FFFFFF"/>
              <w:rPrChange w:id="4287" w:author="Aarti Joshi" w:date="2022-06-22T10:15:00Z">
                <w:rPr>
                  <w:rFonts w:cs="Arial"/>
                  <w:i/>
                  <w:iCs/>
                  <w:sz w:val="21"/>
                  <w:szCs w:val="21"/>
                  <w:shd w:val="clear" w:color="auto" w:fill="FFFFFF"/>
                </w:rPr>
              </w:rPrChange>
            </w:rPr>
            <w:delText xml:space="preserve">If a third party integration is needed then there is a risk that the third party could break eventually and impact the site. </w:delText>
          </w:r>
        </w:del>
      </w:ins>
    </w:p>
    <w:p w14:paraId="0797236B" w14:textId="181A75EC" w:rsidR="009C6D07" w:rsidRPr="000A165C" w:rsidDel="00AE244A" w:rsidRDefault="009C6D07">
      <w:pPr>
        <w:pStyle w:val="Heading1"/>
        <w:rPr>
          <w:ins w:id="4288" w:author="Sebastian Gonzalez" w:date="2022-05-18T12:46:00Z"/>
          <w:del w:id="4289" w:author="Aarti Joshi" w:date="2022-09-06T12:11:00Z"/>
          <w:rFonts w:ascii="Verdana" w:hAnsi="Verdana"/>
          <w:i/>
          <w:iCs/>
          <w:sz w:val="21"/>
          <w:szCs w:val="21"/>
          <w:shd w:val="clear" w:color="auto" w:fill="FFFFFF"/>
          <w:rPrChange w:id="4290" w:author="Aarti Joshi" w:date="2022-06-22T10:15:00Z">
            <w:rPr>
              <w:ins w:id="4291" w:author="Sebastian Gonzalez" w:date="2022-05-18T12:46:00Z"/>
              <w:del w:id="4292" w:author="Aarti Joshi" w:date="2022-09-06T12:11:00Z"/>
              <w:rFonts w:cs="Arial"/>
              <w:i/>
              <w:iCs/>
              <w:sz w:val="21"/>
              <w:szCs w:val="21"/>
              <w:shd w:val="clear" w:color="auto" w:fill="FFFFFF"/>
            </w:rPr>
          </w:rPrChange>
        </w:rPr>
        <w:pPrChange w:id="4293" w:author="Aarti Joshi" w:date="2022-09-06T12:11:00Z">
          <w:pPr>
            <w:pStyle w:val="ListParagraph"/>
            <w:numPr>
              <w:numId w:val="13"/>
            </w:numPr>
            <w:ind w:left="720" w:hanging="360"/>
          </w:pPr>
        </w:pPrChange>
      </w:pPr>
      <w:ins w:id="4294" w:author="Sebastian Gonzalez" w:date="2022-05-18T12:45:00Z">
        <w:del w:id="4295" w:author="Aarti Joshi" w:date="2022-09-06T12:11:00Z">
          <w:r w:rsidRPr="000A165C" w:rsidDel="00AE244A">
            <w:rPr>
              <w:rFonts w:ascii="Verdana" w:hAnsi="Verdana"/>
              <w:i/>
              <w:iCs/>
              <w:sz w:val="21"/>
              <w:szCs w:val="21"/>
              <w:shd w:val="clear" w:color="auto" w:fill="FFFFFF"/>
              <w:rPrChange w:id="4296" w:author="Aarti Joshi" w:date="2022-06-22T10:15:00Z">
                <w:rPr>
                  <w:rFonts w:cs="Arial"/>
                  <w:i/>
                  <w:iCs/>
                  <w:sz w:val="21"/>
                  <w:szCs w:val="21"/>
                  <w:shd w:val="clear" w:color="auto" w:fill="FFFFFF"/>
                </w:rPr>
              </w:rPrChange>
            </w:rPr>
            <w:delText xml:space="preserve">If working with SCS and CSS rules are being used to achieve certain behavior then the theme could be updated in the future and the CSS rules </w:delText>
          </w:r>
        </w:del>
      </w:ins>
      <w:ins w:id="4297" w:author="Sebastian Gonzalez" w:date="2022-05-18T12:46:00Z">
        <w:del w:id="4298" w:author="Aarti Joshi" w:date="2022-09-06T12:11:00Z">
          <w:r w:rsidRPr="000A165C" w:rsidDel="00AE244A">
            <w:rPr>
              <w:rFonts w:ascii="Verdana" w:hAnsi="Verdana"/>
              <w:i/>
              <w:iCs/>
              <w:sz w:val="21"/>
              <w:szCs w:val="21"/>
              <w:shd w:val="clear" w:color="auto" w:fill="FFFFFF"/>
              <w:rPrChange w:id="4299" w:author="Aarti Joshi" w:date="2022-06-22T10:15:00Z">
                <w:rPr>
                  <w:rFonts w:cs="Arial"/>
                  <w:i/>
                  <w:iCs/>
                  <w:sz w:val="21"/>
                  <w:szCs w:val="21"/>
                  <w:shd w:val="clear" w:color="auto" w:fill="FFFFFF"/>
                </w:rPr>
              </w:rPrChange>
            </w:rPr>
            <w:delText>might</w:delText>
          </w:r>
        </w:del>
      </w:ins>
      <w:ins w:id="4300" w:author="Sebastian Gonzalez" w:date="2022-05-18T12:45:00Z">
        <w:del w:id="4301" w:author="Aarti Joshi" w:date="2022-09-06T12:11:00Z">
          <w:r w:rsidRPr="000A165C" w:rsidDel="00AE244A">
            <w:rPr>
              <w:rFonts w:ascii="Verdana" w:hAnsi="Verdana"/>
              <w:i/>
              <w:iCs/>
              <w:sz w:val="21"/>
              <w:szCs w:val="21"/>
              <w:shd w:val="clear" w:color="auto" w:fill="FFFFFF"/>
              <w:rPrChange w:id="4302" w:author="Aarti Joshi" w:date="2022-06-22T10:15:00Z">
                <w:rPr>
                  <w:rFonts w:cs="Arial"/>
                  <w:i/>
                  <w:iCs/>
                  <w:sz w:val="21"/>
                  <w:szCs w:val="21"/>
                  <w:shd w:val="clear" w:color="auto" w:fill="FFFFFF"/>
                </w:rPr>
              </w:rPrChange>
            </w:rPr>
            <w:delText xml:space="preserve"> no longer work (although this is highly improbable the ri</w:delText>
          </w:r>
        </w:del>
      </w:ins>
      <w:ins w:id="4303" w:author="Sebastian Gonzalez" w:date="2022-05-18T12:46:00Z">
        <w:del w:id="4304" w:author="Aarti Joshi" w:date="2022-09-06T12:11:00Z">
          <w:r w:rsidRPr="000A165C" w:rsidDel="00AE244A">
            <w:rPr>
              <w:rFonts w:ascii="Verdana" w:hAnsi="Verdana"/>
              <w:i/>
              <w:iCs/>
              <w:sz w:val="21"/>
              <w:szCs w:val="21"/>
              <w:shd w:val="clear" w:color="auto" w:fill="FFFFFF"/>
              <w:rPrChange w:id="4305" w:author="Aarti Joshi" w:date="2022-06-22T10:15:00Z">
                <w:rPr>
                  <w:rFonts w:cs="Arial"/>
                  <w:i/>
                  <w:iCs/>
                  <w:sz w:val="21"/>
                  <w:szCs w:val="21"/>
                  <w:shd w:val="clear" w:color="auto" w:fill="FFFFFF"/>
                </w:rPr>
              </w:rPrChange>
            </w:rPr>
            <w:delText>sk exists).</w:delText>
          </w:r>
        </w:del>
      </w:ins>
    </w:p>
    <w:p w14:paraId="6C5F600E" w14:textId="5FB36237" w:rsidR="009C6D07" w:rsidRPr="000A165C" w:rsidDel="00AE244A" w:rsidRDefault="009C6D07">
      <w:pPr>
        <w:pStyle w:val="Heading1"/>
        <w:rPr>
          <w:ins w:id="4306" w:author="Sebastian Gonzalez" w:date="2022-05-18T12:43:00Z"/>
          <w:del w:id="4307" w:author="Aarti Joshi" w:date="2022-09-06T12:11:00Z"/>
          <w:rFonts w:ascii="Verdana" w:hAnsi="Verdana"/>
          <w:i/>
          <w:iCs/>
          <w:sz w:val="21"/>
          <w:szCs w:val="21"/>
          <w:shd w:val="clear" w:color="auto" w:fill="FFFFFF"/>
          <w:rPrChange w:id="4308" w:author="Aarti Joshi" w:date="2022-06-22T10:15:00Z">
            <w:rPr>
              <w:ins w:id="4309" w:author="Sebastian Gonzalez" w:date="2022-05-18T12:43:00Z"/>
              <w:del w:id="4310" w:author="Aarti Joshi" w:date="2022-09-06T12:11:00Z"/>
              <w:rFonts w:cs="Arial"/>
              <w:i/>
              <w:iCs/>
              <w:sz w:val="21"/>
              <w:szCs w:val="21"/>
              <w:shd w:val="clear" w:color="auto" w:fill="FFFFFF"/>
            </w:rPr>
          </w:rPrChange>
        </w:rPr>
        <w:pPrChange w:id="4311" w:author="Aarti Joshi" w:date="2022-09-06T12:11:00Z">
          <w:pPr>
            <w:pStyle w:val="ListParagraph"/>
            <w:numPr>
              <w:numId w:val="13"/>
            </w:numPr>
            <w:ind w:left="720" w:hanging="360"/>
          </w:pPr>
        </w:pPrChange>
      </w:pPr>
      <w:ins w:id="4312" w:author="Sebastian Gonzalez" w:date="2022-05-18T12:46:00Z">
        <w:del w:id="4313" w:author="Aarti Joshi" w:date="2022-09-06T12:11:00Z">
          <w:r w:rsidRPr="000A165C" w:rsidDel="00AE244A">
            <w:rPr>
              <w:rFonts w:ascii="Verdana" w:hAnsi="Verdana"/>
              <w:i/>
              <w:iCs/>
              <w:sz w:val="21"/>
              <w:szCs w:val="21"/>
              <w:shd w:val="clear" w:color="auto" w:fill="FFFFFF"/>
              <w:rPrChange w:id="4314" w:author="Aarti Joshi" w:date="2022-06-22T10:15:00Z">
                <w:rPr>
                  <w:rFonts w:cs="Arial"/>
                  <w:i/>
                  <w:iCs/>
                  <w:sz w:val="21"/>
                  <w:szCs w:val="21"/>
                  <w:shd w:val="clear" w:color="auto" w:fill="FFFFFF"/>
                </w:rPr>
              </w:rPrChange>
            </w:rPr>
            <w:delText>Etc.</w:delText>
          </w:r>
        </w:del>
      </w:ins>
    </w:p>
    <w:p w14:paraId="3EBA43A4" w14:textId="216FF989" w:rsidR="009C6D07" w:rsidRPr="000A165C" w:rsidDel="00AE244A" w:rsidRDefault="009C6D07">
      <w:pPr>
        <w:pStyle w:val="Heading1"/>
        <w:rPr>
          <w:ins w:id="4315" w:author="Sebastian Gonzalez" w:date="2022-05-18T12:43:00Z"/>
          <w:del w:id="4316" w:author="Aarti Joshi" w:date="2022-09-06T12:11:00Z"/>
          <w:rFonts w:ascii="Verdana" w:hAnsi="Verdana"/>
          <w:rPrChange w:id="4317" w:author="Aarti Joshi" w:date="2022-06-22T10:15:00Z">
            <w:rPr>
              <w:ins w:id="4318" w:author="Sebastian Gonzalez" w:date="2022-05-18T12:43:00Z"/>
              <w:del w:id="4319" w:author="Aarti Joshi" w:date="2022-09-06T12:11:00Z"/>
            </w:rPr>
          </w:rPrChange>
        </w:rPr>
        <w:pPrChange w:id="4320" w:author="Aarti Joshi" w:date="2022-09-06T12:11:00Z">
          <w:pPr/>
        </w:pPrChange>
      </w:pPr>
      <w:ins w:id="4321" w:author="Sebastian Gonzalez" w:date="2022-05-18T12:43:00Z">
        <w:del w:id="4322" w:author="Aarti Joshi" w:date="2022-09-06T12:11:00Z">
          <w:r w:rsidRPr="000A165C" w:rsidDel="00AE244A">
            <w:rPr>
              <w:rFonts w:ascii="Verdana" w:hAnsi="Verdana"/>
              <w:b/>
              <w:bCs/>
              <w:color w:val="0070C0"/>
              <w:rPrChange w:id="4323" w:author="Aarti Joshi" w:date="2022-06-22T10:15:00Z">
                <w:rPr>
                  <w:b/>
                  <w:bCs/>
                  <w:color w:val="0070C0"/>
                  <w:lang w:val="en-US"/>
                </w:rPr>
              </w:rPrChange>
            </w:rPr>
            <w:delText>(DELETE TEXT ABOVE ONCE THIS SECTION IS COMPLETED)</w:delText>
          </w:r>
        </w:del>
      </w:ins>
    </w:p>
    <w:p w14:paraId="796A055E" w14:textId="7297210A" w:rsidR="009C6D07" w:rsidRPr="000A165C" w:rsidRDefault="009C6D07">
      <w:pPr>
        <w:pStyle w:val="Heading1"/>
        <w:rPr>
          <w:ins w:id="4324" w:author="Sebastian Gonzalez" w:date="2022-05-18T12:46:00Z"/>
          <w:rFonts w:ascii="Verdana" w:hAnsi="Verdana"/>
          <w:rPrChange w:id="4325" w:author="Aarti Joshi" w:date="2022-06-22T10:15:00Z">
            <w:rPr>
              <w:ins w:id="4326" w:author="Sebastian Gonzalez" w:date="2022-05-18T12:46:00Z"/>
              <w:lang w:val="en-US"/>
            </w:rPr>
          </w:rPrChange>
        </w:rPr>
        <w:pPrChange w:id="4327" w:author="Aarti Joshi" w:date="2022-09-06T12:11:00Z">
          <w:pPr/>
        </w:pPrChange>
      </w:pPr>
      <w:ins w:id="4328" w:author="Sebastian Gonzalez" w:date="2022-05-18T12:46:00Z">
        <w:r w:rsidRPr="000A165C">
          <w:rPr>
            <w:rFonts w:ascii="Verdana" w:hAnsi="Verdana"/>
            <w:rPrChange w:id="4329" w:author="Aarti Joshi" w:date="2022-06-22T10:15:00Z">
              <w:rPr/>
            </w:rPrChange>
          </w:rPr>
          <w:br w:type="page"/>
        </w:r>
      </w:ins>
    </w:p>
    <w:p w14:paraId="2ADB7126" w14:textId="77777777" w:rsidR="0071121C" w:rsidRPr="000A165C" w:rsidDel="009C6D07" w:rsidRDefault="0071121C">
      <w:pPr>
        <w:rPr>
          <w:ins w:id="4330" w:author="Villaverde, Alfredo" w:date="2022-03-10T13:14:00Z"/>
          <w:del w:id="4331" w:author="Sebastian Gonzalez" w:date="2022-05-18T12:46:00Z"/>
          <w:rFonts w:ascii="Verdana" w:hAnsi="Verdana"/>
          <w:rPrChange w:id="4332" w:author="Aarti Joshi" w:date="2022-06-22T10:15:00Z">
            <w:rPr>
              <w:ins w:id="4333" w:author="Villaverde, Alfredo" w:date="2022-03-10T13:14:00Z"/>
              <w:del w:id="4334" w:author="Sebastian Gonzalez" w:date="2022-05-18T12:46:00Z"/>
            </w:rPr>
          </w:rPrChange>
        </w:rPr>
      </w:pPr>
    </w:p>
    <w:p w14:paraId="583B1D3A" w14:textId="77777777" w:rsidR="00F44063" w:rsidRPr="000A165C" w:rsidDel="009C6D07" w:rsidRDefault="00F44063">
      <w:pPr>
        <w:rPr>
          <w:del w:id="4335" w:author="Sebastian Gonzalez" w:date="2022-05-18T12:46:00Z"/>
          <w:rFonts w:ascii="Verdana" w:hAnsi="Verdana"/>
          <w:rPrChange w:id="4336" w:author="Aarti Joshi" w:date="2022-06-22T10:15:00Z">
            <w:rPr>
              <w:del w:id="4337" w:author="Sebastian Gonzalez" w:date="2022-05-18T12:46:00Z"/>
            </w:rPr>
          </w:rPrChange>
        </w:rPr>
        <w:pPrChange w:id="4338" w:author="Villaverde, Alfredo" w:date="2022-03-10T13:14:00Z">
          <w:pPr>
            <w:pStyle w:val="Heading1"/>
          </w:pPr>
        </w:pPrChange>
      </w:pPr>
    </w:p>
    <w:p w14:paraId="5D89584A" w14:textId="77777777" w:rsidR="00613C22" w:rsidRPr="000A165C" w:rsidRDefault="007522ED" w:rsidP="00613C22">
      <w:pPr>
        <w:rPr>
          <w:rFonts w:ascii="Verdana" w:hAnsi="Verdana"/>
          <w:lang w:val="en-US"/>
          <w:rPrChange w:id="4339" w:author="Aarti Joshi" w:date="2022-06-22T10:15:00Z">
            <w:rPr>
              <w:lang w:val="en-US"/>
            </w:rPr>
          </w:rPrChange>
        </w:rPr>
      </w:pPr>
      <w:r w:rsidRPr="000A165C">
        <w:rPr>
          <w:rFonts w:ascii="Verdana" w:hAnsi="Verdana"/>
          <w:lang w:val="en-US"/>
          <w:rPrChange w:id="4340" w:author="Aarti Joshi" w:date="2022-06-22T10:15:00Z">
            <w:rPr>
              <w:lang w:val="en-US"/>
            </w:rPr>
          </w:rPrChange>
        </w:rPr>
        <w:t xml:space="preserve">Oracle + </w:t>
      </w:r>
      <w:r w:rsidR="00613C22" w:rsidRPr="000A165C">
        <w:rPr>
          <w:rFonts w:ascii="Verdana" w:hAnsi="Verdana"/>
          <w:lang w:val="en-US"/>
          <w:rPrChange w:id="4341" w:author="Aarti Joshi" w:date="2022-06-22T10:15:00Z">
            <w:rPr>
              <w:lang w:val="en-US"/>
            </w:rPr>
          </w:rPrChange>
        </w:rPr>
        <w:t xml:space="preserve">NetSuite Professional Services and </w:t>
      </w:r>
      <w:r w:rsidR="00D0663F" w:rsidRPr="000A165C">
        <w:rPr>
          <w:rFonts w:ascii="Verdana" w:hAnsi="Verdana"/>
          <w:lang w:val="en-US"/>
          <w:rPrChange w:id="4342" w:author="Aarti Joshi" w:date="2022-06-22T10:15:00Z">
            <w:rPr>
              <w:lang w:val="en-US"/>
            </w:rPr>
          </w:rPrChange>
        </w:rPr>
        <w:t xml:space="preserve">Customer </w:t>
      </w:r>
      <w:r w:rsidR="00613C22" w:rsidRPr="000A165C">
        <w:rPr>
          <w:rFonts w:ascii="Verdana" w:hAnsi="Verdana"/>
          <w:lang w:val="en-US"/>
          <w:rPrChange w:id="4343" w:author="Aarti Joshi" w:date="2022-06-22T10:15:00Z">
            <w:rPr>
              <w:lang w:val="en-US"/>
            </w:rPr>
          </w:rPrChange>
        </w:rPr>
        <w:t xml:space="preserve">are in agreement that the </w:t>
      </w:r>
      <w:r w:rsidR="002D1F01" w:rsidRPr="000A165C">
        <w:rPr>
          <w:rFonts w:ascii="Verdana" w:hAnsi="Verdana"/>
          <w:lang w:val="en-US"/>
          <w:rPrChange w:id="4344" w:author="Aarti Joshi" w:date="2022-06-22T10:15:00Z">
            <w:rPr>
              <w:lang w:val="en-US"/>
            </w:rPr>
          </w:rPrChange>
        </w:rPr>
        <w:t>information</w:t>
      </w:r>
      <w:r w:rsidR="00613C22" w:rsidRPr="000A165C">
        <w:rPr>
          <w:rFonts w:ascii="Verdana" w:hAnsi="Verdana"/>
          <w:lang w:val="en-US"/>
          <w:rPrChange w:id="4345" w:author="Aarti Joshi" w:date="2022-06-22T10:15:00Z">
            <w:rPr>
              <w:lang w:val="en-US"/>
            </w:rPr>
          </w:rPrChange>
        </w:rPr>
        <w:t xml:space="preserve"> documented above </w:t>
      </w:r>
      <w:r w:rsidR="002D1F01" w:rsidRPr="000A165C">
        <w:rPr>
          <w:rFonts w:ascii="Verdana" w:hAnsi="Verdana"/>
          <w:lang w:val="en-US"/>
          <w:rPrChange w:id="4346" w:author="Aarti Joshi" w:date="2022-06-22T10:15:00Z">
            <w:rPr>
              <w:lang w:val="en-US"/>
            </w:rPr>
          </w:rPrChange>
        </w:rPr>
        <w:t>is</w:t>
      </w:r>
      <w:r w:rsidR="00613C22" w:rsidRPr="000A165C">
        <w:rPr>
          <w:rFonts w:ascii="Verdana" w:hAnsi="Verdana"/>
          <w:lang w:val="en-US"/>
          <w:rPrChange w:id="4347" w:author="Aarti Joshi" w:date="2022-06-22T10:15:00Z">
            <w:rPr>
              <w:lang w:val="en-US"/>
            </w:rPr>
          </w:rPrChange>
        </w:rPr>
        <w:t xml:space="preserve"> accurate and representative of the customer’s business needs. This document will act as the basis for all subsequent implementation activities.</w:t>
      </w:r>
    </w:p>
    <w:p w14:paraId="07FEE9A7" w14:textId="33C49DE8" w:rsidR="00613C22" w:rsidRPr="000A165C" w:rsidDel="00E33AEC" w:rsidRDefault="00E33AEC" w:rsidP="00613C22">
      <w:pPr>
        <w:rPr>
          <w:del w:id="4348" w:author="Villaverde, Alfredo" w:date="2022-03-10T13:17:00Z"/>
          <w:rFonts w:ascii="Verdana" w:hAnsi="Verdana"/>
          <w:color w:val="FF0000"/>
          <w:lang w:val="en-US"/>
          <w:rPrChange w:id="4349" w:author="Aarti Joshi" w:date="2022-06-22T10:15:00Z">
            <w:rPr>
              <w:del w:id="4350" w:author="Villaverde, Alfredo" w:date="2022-03-10T13:17:00Z"/>
              <w:color w:val="FF0000"/>
              <w:lang w:val="en-US"/>
            </w:rPr>
          </w:rPrChange>
        </w:rPr>
      </w:pPr>
      <w:ins w:id="4351" w:author="Villaverde, Alfredo" w:date="2022-03-10T13:17:00Z">
        <w:r w:rsidRPr="000A165C">
          <w:rPr>
            <w:rFonts w:ascii="Verdana" w:hAnsi="Verdana"/>
            <w:lang w:val="en-US"/>
            <w:rPrChange w:id="4352" w:author="Aarti Joshi" w:date="2022-06-22T10:15:00Z">
              <w:rPr>
                <w:lang w:val="en-US"/>
              </w:rPr>
            </w:rPrChange>
          </w:rPr>
          <w:t>Document d</w:t>
        </w:r>
      </w:ins>
      <w:del w:id="4353" w:author="Villaverde, Alfredo" w:date="2022-03-10T13:17:00Z">
        <w:r w:rsidR="00D0663F" w:rsidRPr="000A165C" w:rsidDel="00E33AEC">
          <w:rPr>
            <w:rFonts w:ascii="Verdana" w:hAnsi="Verdana"/>
            <w:lang w:val="en-US"/>
            <w:rPrChange w:id="4354" w:author="Aarti Joshi" w:date="2022-06-22T10:15:00Z">
              <w:rPr>
                <w:lang w:val="en-US"/>
              </w:rPr>
            </w:rPrChange>
          </w:rPr>
          <w:delText>D</w:delText>
        </w:r>
      </w:del>
      <w:r w:rsidR="00613C22" w:rsidRPr="000A165C">
        <w:rPr>
          <w:rFonts w:ascii="Verdana" w:hAnsi="Verdana"/>
          <w:lang w:val="en-US"/>
          <w:rPrChange w:id="4355" w:author="Aarti Joshi" w:date="2022-06-22T10:15:00Z">
            <w:rPr>
              <w:lang w:val="en-US"/>
            </w:rPr>
          </w:rPrChange>
        </w:rPr>
        <w:t xml:space="preserve">elivery </w:t>
      </w:r>
      <w:ins w:id="4356" w:author="Villaverde, Alfredo" w:date="2022-03-10T13:17:00Z">
        <w:r w:rsidRPr="000A165C">
          <w:rPr>
            <w:rFonts w:ascii="Verdana" w:hAnsi="Verdana"/>
            <w:lang w:val="en-US"/>
            <w:rPrChange w:id="4357" w:author="Aarti Joshi" w:date="2022-06-22T10:15:00Z">
              <w:rPr>
                <w:lang w:val="en-US"/>
              </w:rPr>
            </w:rPrChange>
          </w:rPr>
          <w:t>d</w:t>
        </w:r>
      </w:ins>
      <w:del w:id="4358" w:author="Villaverde, Alfredo" w:date="2022-03-10T13:17:00Z">
        <w:r w:rsidR="00613C22" w:rsidRPr="000A165C" w:rsidDel="00E33AEC">
          <w:rPr>
            <w:rFonts w:ascii="Verdana" w:hAnsi="Verdana"/>
            <w:lang w:val="en-US"/>
            <w:rPrChange w:id="4359" w:author="Aarti Joshi" w:date="2022-06-22T10:15:00Z">
              <w:rPr>
                <w:lang w:val="en-US"/>
              </w:rPr>
            </w:rPrChange>
          </w:rPr>
          <w:delText>D</w:delText>
        </w:r>
      </w:del>
      <w:r w:rsidR="00613C22" w:rsidRPr="000A165C">
        <w:rPr>
          <w:rFonts w:ascii="Verdana" w:hAnsi="Verdana"/>
          <w:lang w:val="en-US"/>
          <w:rPrChange w:id="4360" w:author="Aarti Joshi" w:date="2022-06-22T10:15:00Z">
            <w:rPr>
              <w:lang w:val="en-US"/>
            </w:rPr>
          </w:rPrChange>
        </w:rPr>
        <w:t>ate:</w:t>
      </w:r>
      <w:r w:rsidR="0034424C" w:rsidRPr="000A165C">
        <w:rPr>
          <w:rFonts w:ascii="Verdana" w:hAnsi="Verdana"/>
          <w:lang w:val="en-US"/>
          <w:rPrChange w:id="4361" w:author="Aarti Joshi" w:date="2022-06-22T10:15:00Z">
            <w:rPr>
              <w:lang w:val="en-US"/>
            </w:rPr>
          </w:rPrChange>
        </w:rPr>
        <w:tab/>
      </w:r>
      <w:r w:rsidR="0034424C" w:rsidRPr="000A165C">
        <w:rPr>
          <w:rFonts w:ascii="Verdana" w:hAnsi="Verdana"/>
          <w:lang w:val="en-US"/>
          <w:rPrChange w:id="4362" w:author="Aarti Joshi" w:date="2022-06-22T10:15:00Z">
            <w:rPr>
              <w:lang w:val="en-US"/>
            </w:rPr>
          </w:rPrChange>
        </w:rPr>
        <w:tab/>
      </w:r>
      <w:del w:id="4363" w:author="Villaverde, Alfredo" w:date="2022-03-10T13:16:00Z">
        <w:r w:rsidR="00DE6FC6" w:rsidRPr="000A165C" w:rsidDel="00E33AEC">
          <w:rPr>
            <w:rFonts w:ascii="Verdana" w:hAnsi="Verdana"/>
            <w:lang w:val="en-US"/>
            <w:rPrChange w:id="4364" w:author="Aarti Joshi" w:date="2022-06-22T10:15:00Z">
              <w:rPr>
                <w:lang w:val="en-US"/>
              </w:rPr>
            </w:rPrChange>
          </w:rPr>
          <w:delText>10</w:delText>
        </w:r>
      </w:del>
      <w:ins w:id="4365" w:author="Villaverde, Alfredo" w:date="2022-03-10T13:16:00Z">
        <w:r w:rsidRPr="000A165C">
          <w:rPr>
            <w:rFonts w:ascii="Verdana" w:hAnsi="Verdana"/>
            <w:lang w:val="en-US"/>
            <w:rPrChange w:id="4366" w:author="Aarti Joshi" w:date="2022-06-22T10:15:00Z">
              <w:rPr>
                <w:lang w:val="en-US"/>
              </w:rPr>
            </w:rPrChange>
          </w:rPr>
          <w:t>MM</w:t>
        </w:r>
      </w:ins>
      <w:r w:rsidR="00DE6FC6" w:rsidRPr="000A165C">
        <w:rPr>
          <w:rFonts w:ascii="Verdana" w:hAnsi="Verdana"/>
          <w:lang w:val="en-US"/>
          <w:rPrChange w:id="4367" w:author="Aarti Joshi" w:date="2022-06-22T10:15:00Z">
            <w:rPr>
              <w:lang w:val="en-US"/>
            </w:rPr>
          </w:rPrChange>
        </w:rPr>
        <w:t>/</w:t>
      </w:r>
      <w:del w:id="4368" w:author="Villaverde, Alfredo" w:date="2022-03-10T13:16:00Z">
        <w:r w:rsidR="00DE6FC6" w:rsidRPr="000A165C" w:rsidDel="00E33AEC">
          <w:rPr>
            <w:rFonts w:ascii="Verdana" w:hAnsi="Verdana"/>
            <w:lang w:val="en-US"/>
            <w:rPrChange w:id="4369" w:author="Aarti Joshi" w:date="2022-06-22T10:15:00Z">
              <w:rPr>
                <w:lang w:val="en-US"/>
              </w:rPr>
            </w:rPrChange>
          </w:rPr>
          <w:delText>15</w:delText>
        </w:r>
      </w:del>
      <w:ins w:id="4370" w:author="Villaverde, Alfredo" w:date="2022-03-10T13:16:00Z">
        <w:r w:rsidRPr="000A165C">
          <w:rPr>
            <w:rFonts w:ascii="Verdana" w:hAnsi="Verdana"/>
            <w:lang w:val="en-US"/>
            <w:rPrChange w:id="4371" w:author="Aarti Joshi" w:date="2022-06-22T10:15:00Z">
              <w:rPr>
                <w:lang w:val="en-US"/>
              </w:rPr>
            </w:rPrChange>
          </w:rPr>
          <w:t>DD</w:t>
        </w:r>
      </w:ins>
      <w:r w:rsidR="00DE6FC6" w:rsidRPr="000A165C">
        <w:rPr>
          <w:rFonts w:ascii="Verdana" w:hAnsi="Verdana"/>
          <w:lang w:val="en-US"/>
          <w:rPrChange w:id="4372" w:author="Aarti Joshi" w:date="2022-06-22T10:15:00Z">
            <w:rPr>
              <w:lang w:val="en-US"/>
            </w:rPr>
          </w:rPrChange>
        </w:rPr>
        <w:t>/</w:t>
      </w:r>
      <w:del w:id="4373" w:author="Villaverde, Alfredo" w:date="2022-03-10T13:17:00Z">
        <w:r w:rsidR="00DE6FC6" w:rsidRPr="000A165C" w:rsidDel="00E33AEC">
          <w:rPr>
            <w:rFonts w:ascii="Verdana" w:hAnsi="Verdana"/>
            <w:lang w:val="en-US"/>
            <w:rPrChange w:id="4374" w:author="Aarti Joshi" w:date="2022-06-22T10:15:00Z">
              <w:rPr>
                <w:lang w:val="en-US"/>
              </w:rPr>
            </w:rPrChange>
          </w:rPr>
          <w:delText>2021</w:delText>
        </w:r>
      </w:del>
      <w:ins w:id="4375" w:author="Villaverde, Alfredo" w:date="2022-03-10T13:17:00Z">
        <w:r w:rsidRPr="000A165C">
          <w:rPr>
            <w:rFonts w:ascii="Verdana" w:hAnsi="Verdana"/>
            <w:lang w:val="en-US"/>
            <w:rPrChange w:id="4376" w:author="Aarti Joshi" w:date="2022-06-22T10:15:00Z">
              <w:rPr>
                <w:lang w:val="en-US"/>
              </w:rPr>
            </w:rPrChange>
          </w:rPr>
          <w:t>YYYY</w:t>
        </w:r>
      </w:ins>
    </w:p>
    <w:p w14:paraId="475201D0" w14:textId="3B4AFEF8" w:rsidR="0019755B" w:rsidRPr="000A165C" w:rsidDel="00E33AEC" w:rsidRDefault="0019755B" w:rsidP="00613C22">
      <w:pPr>
        <w:rPr>
          <w:del w:id="4377" w:author="Villaverde, Alfredo" w:date="2022-03-10T13:17:00Z"/>
          <w:rFonts w:ascii="Verdana" w:hAnsi="Verdana"/>
          <w:rPrChange w:id="4378" w:author="Aarti Joshi" w:date="2022-06-22T10:15:00Z">
            <w:rPr>
              <w:del w:id="4379" w:author="Villaverde, Alfredo" w:date="2022-03-10T13:17:00Z"/>
            </w:rPr>
          </w:rPrChange>
        </w:rPr>
      </w:pPr>
      <w:del w:id="4380" w:author="Villaverde, Alfredo" w:date="2022-03-10T13:17:00Z">
        <w:r w:rsidRPr="000A165C" w:rsidDel="00E33AEC">
          <w:rPr>
            <w:rFonts w:ascii="Verdana" w:hAnsi="Verdana"/>
            <w:rPrChange w:id="4381" w:author="Aarti Joshi" w:date="2022-06-22T10:15:00Z">
              <w:rPr/>
            </w:rPrChange>
          </w:rPr>
          <w:delText>Document Version:</w:delText>
        </w:r>
        <w:r w:rsidRPr="000A165C" w:rsidDel="00E33AEC">
          <w:rPr>
            <w:rFonts w:ascii="Verdana" w:hAnsi="Verdana"/>
            <w:rPrChange w:id="4382" w:author="Aarti Joshi" w:date="2022-06-22T10:15:00Z">
              <w:rPr/>
            </w:rPrChange>
          </w:rPr>
          <w:tab/>
        </w:r>
        <w:r w:rsidR="00DE6FC6" w:rsidRPr="000A165C" w:rsidDel="00E33AEC">
          <w:rPr>
            <w:rFonts w:ascii="Verdana" w:hAnsi="Verdana"/>
            <w:rPrChange w:id="4383" w:author="Aarti Joshi" w:date="2022-06-22T10:15:00Z">
              <w:rPr/>
            </w:rPrChange>
          </w:rPr>
          <w:delText>TransnetYX site changes</w:delText>
        </w:r>
      </w:del>
    </w:p>
    <w:p w14:paraId="02F2C34E" w14:textId="77777777" w:rsidR="00D0663F" w:rsidRPr="000A165C" w:rsidRDefault="00D0663F" w:rsidP="00613C22">
      <w:pPr>
        <w:rPr>
          <w:rFonts w:ascii="Verdana" w:hAnsi="Verdana"/>
          <w:lang w:val="en-US"/>
          <w:rPrChange w:id="4384" w:author="Aarti Joshi" w:date="2022-06-22T10:15:00Z">
            <w:rPr>
              <w:lang w:val="en-US"/>
            </w:rPr>
          </w:rPrChange>
        </w:rPr>
      </w:pPr>
    </w:p>
    <w:p w14:paraId="7F8B9B1C" w14:textId="28B902CA" w:rsidR="0034424C" w:rsidRPr="000A165C" w:rsidRDefault="0034424C" w:rsidP="00D0663F">
      <w:pPr>
        <w:pStyle w:val="ContentsHeader"/>
        <w:rPr>
          <w:rStyle w:val="Emphasis"/>
          <w:rFonts w:ascii="Verdana" w:hAnsi="Verdana"/>
          <w:iCs w:val="0"/>
          <w:lang w:val="en-US"/>
          <w:rPrChange w:id="4385" w:author="Aarti Joshi" w:date="2022-06-22T10:15:00Z">
            <w:rPr>
              <w:rStyle w:val="Emphasis"/>
              <w:b/>
              <w:iCs w:val="0"/>
              <w:lang w:val="en-US"/>
            </w:rPr>
          </w:rPrChange>
        </w:rPr>
      </w:pPr>
    </w:p>
    <w:p w14:paraId="1231BE67" w14:textId="77777777" w:rsidR="00613C22" w:rsidRPr="000A165C" w:rsidRDefault="00613C22" w:rsidP="00613C22">
      <w:pPr>
        <w:rPr>
          <w:rFonts w:ascii="Verdana" w:hAnsi="Verdana"/>
          <w:lang w:val="en-US"/>
          <w:rPrChange w:id="4386" w:author="Aarti Joshi" w:date="2022-06-22T10:15:00Z">
            <w:rPr>
              <w:lang w:val="en-US"/>
            </w:rPr>
          </w:rPrChange>
        </w:rPr>
      </w:pPr>
    </w:p>
    <w:p w14:paraId="771CD0A2" w14:textId="533A6002" w:rsidR="0034424C" w:rsidRPr="000A165C" w:rsidRDefault="0034424C" w:rsidP="00D0663F">
      <w:pPr>
        <w:pStyle w:val="ContentsHeader"/>
        <w:rPr>
          <w:rStyle w:val="Emphasis"/>
          <w:rFonts w:ascii="Verdana" w:hAnsi="Verdana"/>
          <w:iCs w:val="0"/>
          <w:lang w:val="en-US"/>
          <w:rPrChange w:id="4387" w:author="Aarti Joshi" w:date="2022-06-22T10:15:00Z">
            <w:rPr>
              <w:rStyle w:val="Emphasis"/>
              <w:b/>
              <w:iCs w:val="0"/>
              <w:lang w:val="en-US"/>
            </w:rPr>
          </w:rPrChange>
        </w:rPr>
      </w:pPr>
    </w:p>
    <w:p w14:paraId="34FF1C98" w14:textId="77777777" w:rsidR="0034424C" w:rsidRPr="000A165C" w:rsidRDefault="0034424C" w:rsidP="00613C22">
      <w:pPr>
        <w:rPr>
          <w:rFonts w:ascii="Verdana" w:hAnsi="Verdana"/>
          <w:lang w:val="en-US"/>
          <w:rPrChange w:id="4388" w:author="Aarti Joshi" w:date="2022-06-22T10:15:00Z">
            <w:rPr>
              <w:lang w:val="en-US"/>
            </w:rPr>
          </w:rPrChange>
        </w:rPr>
      </w:pPr>
    </w:p>
    <w:p w14:paraId="6D072C0D" w14:textId="77777777" w:rsidR="0034424C" w:rsidRPr="000A165C" w:rsidRDefault="0034424C" w:rsidP="00613C22">
      <w:pPr>
        <w:rPr>
          <w:rFonts w:ascii="Verdana" w:hAnsi="Verdana"/>
          <w:lang w:val="en-US"/>
          <w:rPrChange w:id="4389" w:author="Aarti Joshi" w:date="2022-06-22T10:15:00Z">
            <w:rPr>
              <w:lang w:val="en-US"/>
            </w:rPr>
          </w:rPrChange>
        </w:rPr>
      </w:pPr>
    </w:p>
    <w:sectPr w:rsidR="0034424C" w:rsidRPr="000A165C" w:rsidSect="00036075">
      <w:headerReference w:type="default" r:id="rId21"/>
      <w:footerReference w:type="default" r:id="rId22"/>
      <w:headerReference w:type="first" r:id="rId23"/>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C55F2" w14:textId="77777777" w:rsidR="004C55C5" w:rsidRDefault="004C55C5" w:rsidP="00C26546">
      <w:pPr>
        <w:spacing w:after="0" w:line="240" w:lineRule="auto"/>
      </w:pPr>
      <w:r>
        <w:separator/>
      </w:r>
    </w:p>
  </w:endnote>
  <w:endnote w:type="continuationSeparator" w:id="0">
    <w:p w14:paraId="6580AA95" w14:textId="77777777" w:rsidR="004C55C5" w:rsidRDefault="004C55C5"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390" w:author="Villaverde, Alfredo" w:date="2022-03-10T13:16:00Z">
                                <w:r w:rsidR="00F44063">
                                  <w:rPr>
                                    <w:rStyle w:val="PageNumber"/>
                                    <w:rFonts w:ascii="Arial" w:hAnsi="Arial" w:cs="Arial"/>
                                    <w:sz w:val="16"/>
                                    <w:szCs w:val="18"/>
                                  </w:rPr>
                                  <w:t>2</w:t>
                                </w:r>
                              </w:ins>
                              <w:del w:id="4391"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392" w:author="Villaverde, Alfredo" w:date="2022-03-10T13:16:00Z">
                          <w:r w:rsidR="00F44063">
                            <w:rPr>
                              <w:rStyle w:val="PageNumber"/>
                              <w:rFonts w:ascii="Arial" w:hAnsi="Arial" w:cs="Arial"/>
                              <w:sz w:val="16"/>
                              <w:szCs w:val="18"/>
                            </w:rPr>
                            <w:t>2</w:t>
                          </w:r>
                        </w:ins>
                        <w:del w:id="4393"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v:textbox>
                </v:shape>
              </w:pict>
            </mc:Fallback>
          </mc:AlternateContent>
        </w:r>
      </w:p>
      <w:p w14:paraId="1629D6EB" w14:textId="77777777"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6B7F33">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71353" w14:textId="77777777" w:rsidR="004C55C5" w:rsidRDefault="004C55C5" w:rsidP="00C26546">
      <w:pPr>
        <w:spacing w:after="0" w:line="240" w:lineRule="auto"/>
      </w:pPr>
      <w:r>
        <w:separator/>
      </w:r>
    </w:p>
  </w:footnote>
  <w:footnote w:type="continuationSeparator" w:id="0">
    <w:p w14:paraId="444B818A" w14:textId="77777777" w:rsidR="004C55C5" w:rsidRDefault="004C55C5"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8768D" w:rsidRDefault="007522ED">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4F76"/>
    <w:multiLevelType w:val="hybridMultilevel"/>
    <w:tmpl w:val="31E48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22CC"/>
    <w:multiLevelType w:val="hybridMultilevel"/>
    <w:tmpl w:val="2FCCFC40"/>
    <w:lvl w:ilvl="0" w:tplc="993618D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6823B7A"/>
    <w:multiLevelType w:val="hybridMultilevel"/>
    <w:tmpl w:val="E514AD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A122BC"/>
    <w:multiLevelType w:val="hybridMultilevel"/>
    <w:tmpl w:val="745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521C8"/>
    <w:multiLevelType w:val="hybridMultilevel"/>
    <w:tmpl w:val="252C4AD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1BEB4F28"/>
    <w:multiLevelType w:val="hybridMultilevel"/>
    <w:tmpl w:val="CA2C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60C0A"/>
    <w:multiLevelType w:val="hybridMultilevel"/>
    <w:tmpl w:val="9A16EC3A"/>
    <w:lvl w:ilvl="0" w:tplc="10090001">
      <w:start w:val="1"/>
      <w:numFmt w:val="bullet"/>
      <w:lvlText w:val=""/>
      <w:lvlJc w:val="left"/>
      <w:pPr>
        <w:ind w:left="792" w:hanging="360"/>
      </w:pPr>
      <w:rPr>
        <w:rFonts w:ascii="Symbol" w:hAnsi="Symbol" w:hint="default"/>
      </w:rPr>
    </w:lvl>
    <w:lvl w:ilvl="1" w:tplc="10090003">
      <w:start w:val="1"/>
      <w:numFmt w:val="bullet"/>
      <w:lvlText w:val="o"/>
      <w:lvlJc w:val="left"/>
      <w:pPr>
        <w:ind w:left="1512" w:hanging="360"/>
      </w:pPr>
      <w:rPr>
        <w:rFonts w:ascii="Courier New" w:hAnsi="Courier New" w:cs="Courier New" w:hint="default"/>
      </w:rPr>
    </w:lvl>
    <w:lvl w:ilvl="2" w:tplc="2CE0FDC8">
      <w:start w:val="1"/>
      <w:numFmt w:val="bullet"/>
      <w:lvlText w:val=""/>
      <w:lvlJc w:val="left"/>
      <w:pPr>
        <w:ind w:left="2232" w:hanging="360"/>
      </w:pPr>
      <w:rPr>
        <w:rFonts w:ascii="Wingdings" w:hAnsi="Wingdings" w:hint="default"/>
        <w:color w:val="auto"/>
      </w:rPr>
    </w:lvl>
    <w:lvl w:ilvl="3" w:tplc="10090001">
      <w:start w:val="1"/>
      <w:numFmt w:val="bullet"/>
      <w:lvlText w:val=""/>
      <w:lvlJc w:val="left"/>
      <w:pPr>
        <w:ind w:left="2952" w:hanging="360"/>
      </w:pPr>
      <w:rPr>
        <w:rFonts w:ascii="Symbol" w:hAnsi="Symbol" w:hint="default"/>
      </w:rPr>
    </w:lvl>
    <w:lvl w:ilvl="4" w:tplc="10090003">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7" w15:restartNumberingAfterBreak="0">
    <w:nsid w:val="25491E9C"/>
    <w:multiLevelType w:val="hybridMultilevel"/>
    <w:tmpl w:val="DDA6BB78"/>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8" w15:restartNumberingAfterBreak="0">
    <w:nsid w:val="25CD5477"/>
    <w:multiLevelType w:val="hybridMultilevel"/>
    <w:tmpl w:val="E0467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31BDA"/>
    <w:multiLevelType w:val="hybridMultilevel"/>
    <w:tmpl w:val="46AE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01CF6"/>
    <w:multiLevelType w:val="hybridMultilevel"/>
    <w:tmpl w:val="A5681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B4A637E"/>
    <w:multiLevelType w:val="hybridMultilevel"/>
    <w:tmpl w:val="4894B094"/>
    <w:lvl w:ilvl="0" w:tplc="10090001">
      <w:start w:val="1"/>
      <w:numFmt w:val="bullet"/>
      <w:lvlText w:val=""/>
      <w:lvlJc w:val="left"/>
      <w:pPr>
        <w:ind w:left="3240" w:hanging="360"/>
      </w:pPr>
      <w:rPr>
        <w:rFonts w:ascii="Symbol" w:hAnsi="Symbol" w:hint="default"/>
      </w:rPr>
    </w:lvl>
    <w:lvl w:ilvl="1" w:tplc="10090003" w:tentative="1">
      <w:start w:val="1"/>
      <w:numFmt w:val="bullet"/>
      <w:lvlText w:val="o"/>
      <w:lvlJc w:val="left"/>
      <w:pPr>
        <w:ind w:left="3960" w:hanging="360"/>
      </w:pPr>
      <w:rPr>
        <w:rFonts w:ascii="Courier New" w:hAnsi="Courier New" w:cs="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12" w15:restartNumberingAfterBreak="0">
    <w:nsid w:val="2C626A58"/>
    <w:multiLevelType w:val="hybridMultilevel"/>
    <w:tmpl w:val="FE48BE34"/>
    <w:lvl w:ilvl="0" w:tplc="10090001">
      <w:start w:val="1"/>
      <w:numFmt w:val="bullet"/>
      <w:lvlText w:val=""/>
      <w:lvlJc w:val="left"/>
      <w:pPr>
        <w:ind w:left="2232" w:hanging="360"/>
      </w:pPr>
      <w:rPr>
        <w:rFonts w:ascii="Symbol" w:hAnsi="Symbol" w:hint="default"/>
      </w:rPr>
    </w:lvl>
    <w:lvl w:ilvl="1" w:tplc="10090003" w:tentative="1">
      <w:start w:val="1"/>
      <w:numFmt w:val="bullet"/>
      <w:lvlText w:val="o"/>
      <w:lvlJc w:val="left"/>
      <w:pPr>
        <w:ind w:left="2952" w:hanging="360"/>
      </w:pPr>
      <w:rPr>
        <w:rFonts w:ascii="Courier New" w:hAnsi="Courier New" w:cs="Courier New" w:hint="default"/>
      </w:rPr>
    </w:lvl>
    <w:lvl w:ilvl="2" w:tplc="10090005" w:tentative="1">
      <w:start w:val="1"/>
      <w:numFmt w:val="bullet"/>
      <w:lvlText w:val=""/>
      <w:lvlJc w:val="left"/>
      <w:pPr>
        <w:ind w:left="3672" w:hanging="360"/>
      </w:pPr>
      <w:rPr>
        <w:rFonts w:ascii="Wingdings" w:hAnsi="Wingdings" w:hint="default"/>
      </w:rPr>
    </w:lvl>
    <w:lvl w:ilvl="3" w:tplc="10090001" w:tentative="1">
      <w:start w:val="1"/>
      <w:numFmt w:val="bullet"/>
      <w:lvlText w:val=""/>
      <w:lvlJc w:val="left"/>
      <w:pPr>
        <w:ind w:left="4392" w:hanging="360"/>
      </w:pPr>
      <w:rPr>
        <w:rFonts w:ascii="Symbol" w:hAnsi="Symbol" w:hint="default"/>
      </w:rPr>
    </w:lvl>
    <w:lvl w:ilvl="4" w:tplc="10090003" w:tentative="1">
      <w:start w:val="1"/>
      <w:numFmt w:val="bullet"/>
      <w:lvlText w:val="o"/>
      <w:lvlJc w:val="left"/>
      <w:pPr>
        <w:ind w:left="5112" w:hanging="360"/>
      </w:pPr>
      <w:rPr>
        <w:rFonts w:ascii="Courier New" w:hAnsi="Courier New" w:cs="Courier New" w:hint="default"/>
      </w:rPr>
    </w:lvl>
    <w:lvl w:ilvl="5" w:tplc="10090005" w:tentative="1">
      <w:start w:val="1"/>
      <w:numFmt w:val="bullet"/>
      <w:lvlText w:val=""/>
      <w:lvlJc w:val="left"/>
      <w:pPr>
        <w:ind w:left="5832" w:hanging="360"/>
      </w:pPr>
      <w:rPr>
        <w:rFonts w:ascii="Wingdings" w:hAnsi="Wingdings" w:hint="default"/>
      </w:rPr>
    </w:lvl>
    <w:lvl w:ilvl="6" w:tplc="10090001" w:tentative="1">
      <w:start w:val="1"/>
      <w:numFmt w:val="bullet"/>
      <w:lvlText w:val=""/>
      <w:lvlJc w:val="left"/>
      <w:pPr>
        <w:ind w:left="6552" w:hanging="360"/>
      </w:pPr>
      <w:rPr>
        <w:rFonts w:ascii="Symbol" w:hAnsi="Symbol" w:hint="default"/>
      </w:rPr>
    </w:lvl>
    <w:lvl w:ilvl="7" w:tplc="10090003" w:tentative="1">
      <w:start w:val="1"/>
      <w:numFmt w:val="bullet"/>
      <w:lvlText w:val="o"/>
      <w:lvlJc w:val="left"/>
      <w:pPr>
        <w:ind w:left="7272" w:hanging="360"/>
      </w:pPr>
      <w:rPr>
        <w:rFonts w:ascii="Courier New" w:hAnsi="Courier New" w:cs="Courier New" w:hint="default"/>
      </w:rPr>
    </w:lvl>
    <w:lvl w:ilvl="8" w:tplc="10090005" w:tentative="1">
      <w:start w:val="1"/>
      <w:numFmt w:val="bullet"/>
      <w:lvlText w:val=""/>
      <w:lvlJc w:val="left"/>
      <w:pPr>
        <w:ind w:left="7992" w:hanging="360"/>
      </w:pPr>
      <w:rPr>
        <w:rFonts w:ascii="Wingdings" w:hAnsi="Wingdings" w:hint="default"/>
      </w:rPr>
    </w:lvl>
  </w:abstractNum>
  <w:abstractNum w:abstractNumId="13" w15:restartNumberingAfterBreak="0">
    <w:nsid w:val="2E6B756B"/>
    <w:multiLevelType w:val="hybridMultilevel"/>
    <w:tmpl w:val="15501808"/>
    <w:lvl w:ilvl="0" w:tplc="04090015">
      <w:start w:val="1"/>
      <w:numFmt w:val="upperLetter"/>
      <w:lvlText w:val="%1."/>
      <w:lvlJc w:val="left"/>
      <w:pPr>
        <w:ind w:left="360" w:hanging="360"/>
      </w:pPr>
    </w:lvl>
    <w:lvl w:ilvl="1" w:tplc="5B44ABF6">
      <w:start w:val="1"/>
      <w:numFmt w:val="decimal"/>
      <w:lvlText w:val="%2."/>
      <w:lvlJc w:val="left"/>
      <w:pPr>
        <w:ind w:left="1080" w:hanging="360"/>
      </w:pPr>
      <w:rPr>
        <w:sz w:val="20"/>
        <w:szCs w:val="2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6C7CC1"/>
    <w:multiLevelType w:val="hybridMultilevel"/>
    <w:tmpl w:val="A59CF1BC"/>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5" w15:restartNumberingAfterBreak="0">
    <w:nsid w:val="30457F4D"/>
    <w:multiLevelType w:val="hybridMultilevel"/>
    <w:tmpl w:val="FABED1CC"/>
    <w:lvl w:ilvl="0" w:tplc="10090001">
      <w:start w:val="1"/>
      <w:numFmt w:val="bullet"/>
      <w:lvlText w:val=""/>
      <w:lvlJc w:val="left"/>
      <w:pPr>
        <w:ind w:left="360" w:hanging="360"/>
      </w:pPr>
      <w:rPr>
        <w:rFonts w:ascii="Symbol" w:hAnsi="Symbol" w:hint="default"/>
      </w:rPr>
    </w:lvl>
    <w:lvl w:ilvl="1" w:tplc="5B44ABF6">
      <w:start w:val="1"/>
      <w:numFmt w:val="decimal"/>
      <w:lvlText w:val="%2."/>
      <w:lvlJc w:val="left"/>
      <w:pPr>
        <w:ind w:left="1080" w:hanging="360"/>
      </w:pPr>
      <w:rPr>
        <w:sz w:val="20"/>
        <w:szCs w:val="2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3920AA"/>
    <w:multiLevelType w:val="hybridMultilevel"/>
    <w:tmpl w:val="BB9CC8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2121755"/>
    <w:multiLevelType w:val="hybridMultilevel"/>
    <w:tmpl w:val="AAAA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41E1A45"/>
    <w:multiLevelType w:val="hybridMultilevel"/>
    <w:tmpl w:val="070CA8FC"/>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0" w15:restartNumberingAfterBreak="0">
    <w:nsid w:val="39203EF5"/>
    <w:multiLevelType w:val="hybridMultilevel"/>
    <w:tmpl w:val="E834B540"/>
    <w:lvl w:ilvl="0" w:tplc="10090001">
      <w:start w:val="1"/>
      <w:numFmt w:val="bullet"/>
      <w:lvlText w:val=""/>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21"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12E4747"/>
    <w:multiLevelType w:val="hybridMultilevel"/>
    <w:tmpl w:val="6E60BC36"/>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3" w15:restartNumberingAfterBreak="0">
    <w:nsid w:val="4DC37781"/>
    <w:multiLevelType w:val="hybridMultilevel"/>
    <w:tmpl w:val="B6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740C7B"/>
    <w:multiLevelType w:val="hybridMultilevel"/>
    <w:tmpl w:val="09FA07F4"/>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3960" w:hanging="360"/>
      </w:pPr>
      <w:rPr>
        <w:rFonts w:ascii="Courier New" w:hAnsi="Courier New" w:cs="Courier New" w:hint="default"/>
      </w:rPr>
    </w:lvl>
    <w:lvl w:ilvl="2" w:tplc="10090005">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25" w15:restartNumberingAfterBreak="0">
    <w:nsid w:val="5CBA1E41"/>
    <w:multiLevelType w:val="hybridMultilevel"/>
    <w:tmpl w:val="BAC0EC44"/>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6" w15:restartNumberingAfterBreak="0">
    <w:nsid w:val="5D26553A"/>
    <w:multiLevelType w:val="hybridMultilevel"/>
    <w:tmpl w:val="8578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94673"/>
    <w:multiLevelType w:val="multilevel"/>
    <w:tmpl w:val="F180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A7A54"/>
    <w:multiLevelType w:val="hybridMultilevel"/>
    <w:tmpl w:val="6636AADC"/>
    <w:lvl w:ilvl="0" w:tplc="10090001">
      <w:start w:val="1"/>
      <w:numFmt w:val="bullet"/>
      <w:lvlText w:val=""/>
      <w:lvlJc w:val="left"/>
      <w:pPr>
        <w:ind w:left="360" w:hanging="360"/>
      </w:pPr>
      <w:rPr>
        <w:rFonts w:ascii="Symbol" w:hAnsi="Symbol" w:hint="default"/>
      </w:rPr>
    </w:lvl>
    <w:lvl w:ilvl="1" w:tplc="5B44ABF6">
      <w:start w:val="1"/>
      <w:numFmt w:val="decimal"/>
      <w:lvlText w:val="%2."/>
      <w:lvlJc w:val="left"/>
      <w:pPr>
        <w:ind w:left="1080" w:hanging="360"/>
      </w:pPr>
      <w:rPr>
        <w:sz w:val="20"/>
        <w:szCs w:val="20"/>
      </w:rPr>
    </w:lvl>
    <w:lvl w:ilvl="2" w:tplc="04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6023D6"/>
    <w:multiLevelType w:val="hybridMultilevel"/>
    <w:tmpl w:val="18283FE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5A50F64"/>
    <w:multiLevelType w:val="hybridMultilevel"/>
    <w:tmpl w:val="45820E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23CD3"/>
    <w:multiLevelType w:val="hybridMultilevel"/>
    <w:tmpl w:val="58F29D66"/>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3960" w:hanging="360"/>
      </w:pPr>
      <w:rPr>
        <w:rFonts w:ascii="Courier New" w:hAnsi="Courier New" w:cs="Courier New" w:hint="default"/>
      </w:rPr>
    </w:lvl>
    <w:lvl w:ilvl="2" w:tplc="10090005">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34" w15:restartNumberingAfterBreak="0">
    <w:nsid w:val="79213A3A"/>
    <w:multiLevelType w:val="hybridMultilevel"/>
    <w:tmpl w:val="0422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A4373E"/>
    <w:multiLevelType w:val="hybridMultilevel"/>
    <w:tmpl w:val="084A8182"/>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3960" w:hanging="360"/>
      </w:pPr>
      <w:rPr>
        <w:rFonts w:ascii="Courier New" w:hAnsi="Courier New" w:cs="Courier New" w:hint="default"/>
      </w:rPr>
    </w:lvl>
    <w:lvl w:ilvl="2" w:tplc="10090005">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36" w15:restartNumberingAfterBreak="0">
    <w:nsid w:val="7C151503"/>
    <w:multiLevelType w:val="hybridMultilevel"/>
    <w:tmpl w:val="8A567DD6"/>
    <w:lvl w:ilvl="0" w:tplc="04090015">
      <w:start w:val="1"/>
      <w:numFmt w:val="upperLetter"/>
      <w:lvlText w:val="%1."/>
      <w:lvlJc w:val="left"/>
      <w:pPr>
        <w:ind w:left="360" w:hanging="360"/>
      </w:pPr>
    </w:lvl>
    <w:lvl w:ilvl="1" w:tplc="5B44ABF6">
      <w:start w:val="1"/>
      <w:numFmt w:val="decimal"/>
      <w:lvlText w:val="%2."/>
      <w:lvlJc w:val="left"/>
      <w:pPr>
        <w:ind w:left="1080" w:hanging="360"/>
      </w:pPr>
      <w:rPr>
        <w:sz w:val="20"/>
        <w:szCs w:val="20"/>
      </w:rPr>
    </w:lvl>
    <w:lvl w:ilvl="2" w:tplc="04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C616952"/>
    <w:multiLevelType w:val="hybridMultilevel"/>
    <w:tmpl w:val="614643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8"/>
  </w:num>
  <w:num w:numId="2">
    <w:abstractNumId w:val="21"/>
  </w:num>
  <w:num w:numId="3">
    <w:abstractNumId w:val="34"/>
  </w:num>
  <w:num w:numId="4">
    <w:abstractNumId w:val="26"/>
  </w:num>
  <w:num w:numId="5">
    <w:abstractNumId w:val="23"/>
  </w:num>
  <w:num w:numId="6">
    <w:abstractNumId w:val="8"/>
  </w:num>
  <w:num w:numId="7">
    <w:abstractNumId w:val="9"/>
  </w:num>
  <w:num w:numId="8">
    <w:abstractNumId w:val="0"/>
  </w:num>
  <w:num w:numId="9">
    <w:abstractNumId w:val="3"/>
  </w:num>
  <w:num w:numId="10">
    <w:abstractNumId w:val="17"/>
  </w:num>
  <w:num w:numId="11">
    <w:abstractNumId w:val="5"/>
  </w:num>
  <w:num w:numId="12">
    <w:abstractNumId w:val="32"/>
  </w:num>
  <w:num w:numId="13">
    <w:abstractNumId w:val="27"/>
  </w:num>
  <w:num w:numId="14">
    <w:abstractNumId w:val="18"/>
  </w:num>
  <w:num w:numId="15">
    <w:abstractNumId w:val="37"/>
  </w:num>
  <w:num w:numId="16">
    <w:abstractNumId w:val="28"/>
  </w:num>
  <w:num w:numId="17">
    <w:abstractNumId w:val="13"/>
  </w:num>
  <w:num w:numId="18">
    <w:abstractNumId w:val="36"/>
  </w:num>
  <w:num w:numId="19">
    <w:abstractNumId w:val="29"/>
  </w:num>
  <w:num w:numId="20">
    <w:abstractNumId w:val="10"/>
  </w:num>
  <w:num w:numId="21">
    <w:abstractNumId w:val="16"/>
  </w:num>
  <w:num w:numId="22">
    <w:abstractNumId w:val="25"/>
  </w:num>
  <w:num w:numId="23">
    <w:abstractNumId w:val="15"/>
  </w:num>
  <w:num w:numId="24">
    <w:abstractNumId w:val="11"/>
  </w:num>
  <w:num w:numId="25">
    <w:abstractNumId w:val="24"/>
  </w:num>
  <w:num w:numId="26">
    <w:abstractNumId w:val="35"/>
  </w:num>
  <w:num w:numId="27">
    <w:abstractNumId w:val="33"/>
  </w:num>
  <w:num w:numId="28">
    <w:abstractNumId w:val="22"/>
  </w:num>
  <w:num w:numId="29">
    <w:abstractNumId w:val="20"/>
  </w:num>
  <w:num w:numId="30">
    <w:abstractNumId w:val="19"/>
  </w:num>
  <w:num w:numId="31">
    <w:abstractNumId w:val="14"/>
  </w:num>
  <w:num w:numId="32">
    <w:abstractNumId w:val="7"/>
  </w:num>
  <w:num w:numId="33">
    <w:abstractNumId w:val="6"/>
  </w:num>
  <w:num w:numId="34">
    <w:abstractNumId w:val="30"/>
  </w:num>
  <w:num w:numId="35">
    <w:abstractNumId w:val="31"/>
  </w:num>
  <w:num w:numId="36">
    <w:abstractNumId w:val="1"/>
  </w:num>
  <w:num w:numId="37">
    <w:abstractNumId w:val="2"/>
  </w:num>
  <w:num w:numId="38">
    <w:abstractNumId w:val="12"/>
  </w:num>
  <w:num w:numId="39">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arti Joshi">
    <w15:presenceInfo w15:providerId="None" w15:userId="Aarti Joshi"/>
  </w15:person>
  <w15:person w15:author="Villaverde, Alfredo">
    <w15:presenceInfo w15:providerId="AD" w15:userId="S::avillaverde@netsuite.com::1d8f2c68-76ac-4183-b3d2-62dc554a080f"/>
  </w15:person>
  <w15:person w15:author="Ilan Daniele">
    <w15:presenceInfo w15:providerId="Windows Live" w15:userId="d174dfe9611fcda4"/>
  </w15:person>
  <w15:person w15:author="Bertorelli, Yvonne A">
    <w15:presenceInfo w15:providerId="AD" w15:userId="S::ybertorelli@netsuite.com::ba75b836-a6a5-4583-b422-615bc0aee688"/>
  </w15:person>
  <w15:person w15:author="Sebastian Gonzalez">
    <w15:presenceInfo w15:providerId="AD" w15:userId="S::sebastian.a.gonzalez@oracle.com::b643de21-ed5c-473b-a799-023744b66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trackRevisions/>
  <w:documentProtection w:edit="trackedChanges" w:enforcement="1" w:cryptProviderType="rsaAES" w:cryptAlgorithmClass="hash" w:cryptAlgorithmType="typeAny" w:cryptAlgorithmSid="14" w:cryptSpinCount="100000" w:hash="c+zvQGap2RDA/4YCZYwgqUlz/MCKTSF/mMsIAQx4UKIY6I+jliOuOKa0QlI5k0W0MPv4xCOoeMeNI72Fymdreg==" w:salt="BSChWY6eAjoB09El6ueqn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09E5"/>
    <w:rsid w:val="00002C82"/>
    <w:rsid w:val="00003CBF"/>
    <w:rsid w:val="000058DC"/>
    <w:rsid w:val="00013C41"/>
    <w:rsid w:val="0003202B"/>
    <w:rsid w:val="00036075"/>
    <w:rsid w:val="0003758C"/>
    <w:rsid w:val="00042D78"/>
    <w:rsid w:val="00044BB6"/>
    <w:rsid w:val="000507EC"/>
    <w:rsid w:val="00052692"/>
    <w:rsid w:val="0005476B"/>
    <w:rsid w:val="0006003A"/>
    <w:rsid w:val="00061BBF"/>
    <w:rsid w:val="0006220C"/>
    <w:rsid w:val="00062C4E"/>
    <w:rsid w:val="00073AA5"/>
    <w:rsid w:val="0007518A"/>
    <w:rsid w:val="0007753A"/>
    <w:rsid w:val="000819A9"/>
    <w:rsid w:val="00086230"/>
    <w:rsid w:val="0009426A"/>
    <w:rsid w:val="000A165C"/>
    <w:rsid w:val="000A224D"/>
    <w:rsid w:val="000A2520"/>
    <w:rsid w:val="000C5E2A"/>
    <w:rsid w:val="000D2F69"/>
    <w:rsid w:val="000D514D"/>
    <w:rsid w:val="000D6991"/>
    <w:rsid w:val="000E2E90"/>
    <w:rsid w:val="000E5394"/>
    <w:rsid w:val="000E58A5"/>
    <w:rsid w:val="000E7C8B"/>
    <w:rsid w:val="000F3BD2"/>
    <w:rsid w:val="000F7D95"/>
    <w:rsid w:val="0010749A"/>
    <w:rsid w:val="00145937"/>
    <w:rsid w:val="00145BA5"/>
    <w:rsid w:val="00147D37"/>
    <w:rsid w:val="00150526"/>
    <w:rsid w:val="00150A48"/>
    <w:rsid w:val="00155B04"/>
    <w:rsid w:val="0015771E"/>
    <w:rsid w:val="00160964"/>
    <w:rsid w:val="001661B2"/>
    <w:rsid w:val="00170A84"/>
    <w:rsid w:val="00172CA6"/>
    <w:rsid w:val="00173D1B"/>
    <w:rsid w:val="00173DE0"/>
    <w:rsid w:val="00177945"/>
    <w:rsid w:val="0018128D"/>
    <w:rsid w:val="00184E74"/>
    <w:rsid w:val="00185E61"/>
    <w:rsid w:val="00193E18"/>
    <w:rsid w:val="001947A3"/>
    <w:rsid w:val="0019604F"/>
    <w:rsid w:val="0019755B"/>
    <w:rsid w:val="001A3373"/>
    <w:rsid w:val="001B16C8"/>
    <w:rsid w:val="001C0C44"/>
    <w:rsid w:val="001C3CC5"/>
    <w:rsid w:val="001E3BE3"/>
    <w:rsid w:val="002041DC"/>
    <w:rsid w:val="00206C57"/>
    <w:rsid w:val="0021144F"/>
    <w:rsid w:val="00214B09"/>
    <w:rsid w:val="002166F3"/>
    <w:rsid w:val="002211CB"/>
    <w:rsid w:val="0022256F"/>
    <w:rsid w:val="00226612"/>
    <w:rsid w:val="002365C7"/>
    <w:rsid w:val="00250357"/>
    <w:rsid w:val="00257CF1"/>
    <w:rsid w:val="002631E2"/>
    <w:rsid w:val="00265F1B"/>
    <w:rsid w:val="00277B0E"/>
    <w:rsid w:val="0028768D"/>
    <w:rsid w:val="00296585"/>
    <w:rsid w:val="002A0B6C"/>
    <w:rsid w:val="002B201A"/>
    <w:rsid w:val="002B202C"/>
    <w:rsid w:val="002B49D0"/>
    <w:rsid w:val="002B652A"/>
    <w:rsid w:val="002C5BA1"/>
    <w:rsid w:val="002D1F01"/>
    <w:rsid w:val="002F05C9"/>
    <w:rsid w:val="002F7B9D"/>
    <w:rsid w:val="0031361F"/>
    <w:rsid w:val="00313F7A"/>
    <w:rsid w:val="00320E46"/>
    <w:rsid w:val="00320F48"/>
    <w:rsid w:val="00324AA2"/>
    <w:rsid w:val="00324C02"/>
    <w:rsid w:val="00325F67"/>
    <w:rsid w:val="0034120F"/>
    <w:rsid w:val="0034424C"/>
    <w:rsid w:val="0034527A"/>
    <w:rsid w:val="00360643"/>
    <w:rsid w:val="00362294"/>
    <w:rsid w:val="003647A0"/>
    <w:rsid w:val="00365223"/>
    <w:rsid w:val="00366C7A"/>
    <w:rsid w:val="00371664"/>
    <w:rsid w:val="003739EA"/>
    <w:rsid w:val="00374164"/>
    <w:rsid w:val="00374419"/>
    <w:rsid w:val="00374A34"/>
    <w:rsid w:val="00374BA4"/>
    <w:rsid w:val="0037792F"/>
    <w:rsid w:val="00377B65"/>
    <w:rsid w:val="0038123D"/>
    <w:rsid w:val="003817C6"/>
    <w:rsid w:val="00384ACE"/>
    <w:rsid w:val="00387A89"/>
    <w:rsid w:val="00396076"/>
    <w:rsid w:val="003A105D"/>
    <w:rsid w:val="003A545A"/>
    <w:rsid w:val="003A7B1C"/>
    <w:rsid w:val="003B01A0"/>
    <w:rsid w:val="003B7341"/>
    <w:rsid w:val="003D0533"/>
    <w:rsid w:val="003D67C6"/>
    <w:rsid w:val="003E3413"/>
    <w:rsid w:val="003F5575"/>
    <w:rsid w:val="003F59FB"/>
    <w:rsid w:val="00402630"/>
    <w:rsid w:val="00404C15"/>
    <w:rsid w:val="004068A4"/>
    <w:rsid w:val="00411568"/>
    <w:rsid w:val="004320C3"/>
    <w:rsid w:val="0043477C"/>
    <w:rsid w:val="00436805"/>
    <w:rsid w:val="00443FF6"/>
    <w:rsid w:val="00444DF2"/>
    <w:rsid w:val="00445078"/>
    <w:rsid w:val="00447A48"/>
    <w:rsid w:val="00451854"/>
    <w:rsid w:val="0045214B"/>
    <w:rsid w:val="00452FE2"/>
    <w:rsid w:val="00453368"/>
    <w:rsid w:val="0045540D"/>
    <w:rsid w:val="00456194"/>
    <w:rsid w:val="00456F69"/>
    <w:rsid w:val="00466210"/>
    <w:rsid w:val="004753DC"/>
    <w:rsid w:val="004831A4"/>
    <w:rsid w:val="00487CD2"/>
    <w:rsid w:val="00490999"/>
    <w:rsid w:val="004A1FCF"/>
    <w:rsid w:val="004B1BFC"/>
    <w:rsid w:val="004B75C2"/>
    <w:rsid w:val="004C2368"/>
    <w:rsid w:val="004C3B95"/>
    <w:rsid w:val="004C55C5"/>
    <w:rsid w:val="004C6187"/>
    <w:rsid w:val="004C7B46"/>
    <w:rsid w:val="004D7772"/>
    <w:rsid w:val="004E3582"/>
    <w:rsid w:val="004E6711"/>
    <w:rsid w:val="004F6FC5"/>
    <w:rsid w:val="004F728D"/>
    <w:rsid w:val="00501084"/>
    <w:rsid w:val="00506FF2"/>
    <w:rsid w:val="00515A42"/>
    <w:rsid w:val="00517DC5"/>
    <w:rsid w:val="00521797"/>
    <w:rsid w:val="00522BD5"/>
    <w:rsid w:val="00523B63"/>
    <w:rsid w:val="0052459B"/>
    <w:rsid w:val="00527A6E"/>
    <w:rsid w:val="00530F0C"/>
    <w:rsid w:val="00530F75"/>
    <w:rsid w:val="0054316F"/>
    <w:rsid w:val="00544C9A"/>
    <w:rsid w:val="00544D1C"/>
    <w:rsid w:val="00547493"/>
    <w:rsid w:val="005620CA"/>
    <w:rsid w:val="00562AFC"/>
    <w:rsid w:val="00574245"/>
    <w:rsid w:val="00582DF6"/>
    <w:rsid w:val="0059363E"/>
    <w:rsid w:val="00595E33"/>
    <w:rsid w:val="005A1530"/>
    <w:rsid w:val="005B2A21"/>
    <w:rsid w:val="005B3AE4"/>
    <w:rsid w:val="005C6DA2"/>
    <w:rsid w:val="005D18CD"/>
    <w:rsid w:val="005D29B6"/>
    <w:rsid w:val="005D77EB"/>
    <w:rsid w:val="005E26BF"/>
    <w:rsid w:val="005E466E"/>
    <w:rsid w:val="005E5751"/>
    <w:rsid w:val="005F0B69"/>
    <w:rsid w:val="005F40D6"/>
    <w:rsid w:val="005F5DAF"/>
    <w:rsid w:val="005F766D"/>
    <w:rsid w:val="00607FF5"/>
    <w:rsid w:val="00613C22"/>
    <w:rsid w:val="0061560D"/>
    <w:rsid w:val="006233D1"/>
    <w:rsid w:val="00627DDE"/>
    <w:rsid w:val="00632792"/>
    <w:rsid w:val="00633EE6"/>
    <w:rsid w:val="0064019D"/>
    <w:rsid w:val="00642FBA"/>
    <w:rsid w:val="006724E3"/>
    <w:rsid w:val="006747AA"/>
    <w:rsid w:val="00675669"/>
    <w:rsid w:val="00682B82"/>
    <w:rsid w:val="00684622"/>
    <w:rsid w:val="006A5A46"/>
    <w:rsid w:val="006B7F33"/>
    <w:rsid w:val="006C09AC"/>
    <w:rsid w:val="006C15B9"/>
    <w:rsid w:val="006D0A04"/>
    <w:rsid w:val="006D2938"/>
    <w:rsid w:val="006D5555"/>
    <w:rsid w:val="006D5B44"/>
    <w:rsid w:val="006E2710"/>
    <w:rsid w:val="006E5804"/>
    <w:rsid w:val="006E6617"/>
    <w:rsid w:val="006F452B"/>
    <w:rsid w:val="006F5CF1"/>
    <w:rsid w:val="00706284"/>
    <w:rsid w:val="00706D9F"/>
    <w:rsid w:val="0071121C"/>
    <w:rsid w:val="007119BA"/>
    <w:rsid w:val="00717C6F"/>
    <w:rsid w:val="00722948"/>
    <w:rsid w:val="00741A09"/>
    <w:rsid w:val="0074665E"/>
    <w:rsid w:val="007522ED"/>
    <w:rsid w:val="00754850"/>
    <w:rsid w:val="0076068F"/>
    <w:rsid w:val="0076790F"/>
    <w:rsid w:val="00771237"/>
    <w:rsid w:val="00791A5C"/>
    <w:rsid w:val="0079327E"/>
    <w:rsid w:val="007A2C92"/>
    <w:rsid w:val="007A4A18"/>
    <w:rsid w:val="007B11CD"/>
    <w:rsid w:val="007B3292"/>
    <w:rsid w:val="007C0013"/>
    <w:rsid w:val="007C67A4"/>
    <w:rsid w:val="007D7B03"/>
    <w:rsid w:val="007E386F"/>
    <w:rsid w:val="007E7582"/>
    <w:rsid w:val="007F0924"/>
    <w:rsid w:val="00802AB7"/>
    <w:rsid w:val="00805D6D"/>
    <w:rsid w:val="00807AEA"/>
    <w:rsid w:val="00825353"/>
    <w:rsid w:val="008351BC"/>
    <w:rsid w:val="0083634A"/>
    <w:rsid w:val="00843725"/>
    <w:rsid w:val="00843768"/>
    <w:rsid w:val="008573B5"/>
    <w:rsid w:val="00865E7B"/>
    <w:rsid w:val="0087019C"/>
    <w:rsid w:val="00885AA6"/>
    <w:rsid w:val="00886096"/>
    <w:rsid w:val="00890814"/>
    <w:rsid w:val="00892212"/>
    <w:rsid w:val="008B138F"/>
    <w:rsid w:val="008B5B5D"/>
    <w:rsid w:val="008C2DD2"/>
    <w:rsid w:val="008C6E74"/>
    <w:rsid w:val="008C7C9A"/>
    <w:rsid w:val="008D0621"/>
    <w:rsid w:val="008D5BC0"/>
    <w:rsid w:val="008D674D"/>
    <w:rsid w:val="008D75D9"/>
    <w:rsid w:val="008E78C5"/>
    <w:rsid w:val="008F398E"/>
    <w:rsid w:val="008F6DD1"/>
    <w:rsid w:val="008F7878"/>
    <w:rsid w:val="00903F94"/>
    <w:rsid w:val="00914566"/>
    <w:rsid w:val="00915DD7"/>
    <w:rsid w:val="00916C63"/>
    <w:rsid w:val="00917822"/>
    <w:rsid w:val="00923F24"/>
    <w:rsid w:val="009250C8"/>
    <w:rsid w:val="00926671"/>
    <w:rsid w:val="00930F2B"/>
    <w:rsid w:val="0093166A"/>
    <w:rsid w:val="00934713"/>
    <w:rsid w:val="009425FA"/>
    <w:rsid w:val="009441A9"/>
    <w:rsid w:val="009446E6"/>
    <w:rsid w:val="0094726D"/>
    <w:rsid w:val="00954C9F"/>
    <w:rsid w:val="00963F3A"/>
    <w:rsid w:val="00967015"/>
    <w:rsid w:val="0096748F"/>
    <w:rsid w:val="00974D13"/>
    <w:rsid w:val="009801DA"/>
    <w:rsid w:val="009804E3"/>
    <w:rsid w:val="00983A09"/>
    <w:rsid w:val="00983C4A"/>
    <w:rsid w:val="00984814"/>
    <w:rsid w:val="00994012"/>
    <w:rsid w:val="00996A12"/>
    <w:rsid w:val="009A2331"/>
    <w:rsid w:val="009A5A3D"/>
    <w:rsid w:val="009B1988"/>
    <w:rsid w:val="009B6127"/>
    <w:rsid w:val="009C5C60"/>
    <w:rsid w:val="009C6D07"/>
    <w:rsid w:val="009D1882"/>
    <w:rsid w:val="009D1EDC"/>
    <w:rsid w:val="009D38D2"/>
    <w:rsid w:val="009D46DE"/>
    <w:rsid w:val="009D49A5"/>
    <w:rsid w:val="009D54F5"/>
    <w:rsid w:val="009E6E05"/>
    <w:rsid w:val="009E79F3"/>
    <w:rsid w:val="009F0439"/>
    <w:rsid w:val="009F0F22"/>
    <w:rsid w:val="009F5D31"/>
    <w:rsid w:val="00A010C4"/>
    <w:rsid w:val="00A01219"/>
    <w:rsid w:val="00A13EDB"/>
    <w:rsid w:val="00A149F1"/>
    <w:rsid w:val="00A20DD1"/>
    <w:rsid w:val="00A25A63"/>
    <w:rsid w:val="00A26226"/>
    <w:rsid w:val="00A318ED"/>
    <w:rsid w:val="00A40237"/>
    <w:rsid w:val="00A45F40"/>
    <w:rsid w:val="00A60CBB"/>
    <w:rsid w:val="00A611D6"/>
    <w:rsid w:val="00A71307"/>
    <w:rsid w:val="00A7133A"/>
    <w:rsid w:val="00A77E4C"/>
    <w:rsid w:val="00A82C89"/>
    <w:rsid w:val="00A85864"/>
    <w:rsid w:val="00A8743D"/>
    <w:rsid w:val="00A879C8"/>
    <w:rsid w:val="00A9747D"/>
    <w:rsid w:val="00AA0580"/>
    <w:rsid w:val="00AA05B0"/>
    <w:rsid w:val="00AA1D2B"/>
    <w:rsid w:val="00AA562F"/>
    <w:rsid w:val="00AA638B"/>
    <w:rsid w:val="00AB117F"/>
    <w:rsid w:val="00AD15F7"/>
    <w:rsid w:val="00AD6100"/>
    <w:rsid w:val="00AD7B63"/>
    <w:rsid w:val="00AE0499"/>
    <w:rsid w:val="00AE244A"/>
    <w:rsid w:val="00B0206F"/>
    <w:rsid w:val="00B03A2E"/>
    <w:rsid w:val="00B04D60"/>
    <w:rsid w:val="00B05D4C"/>
    <w:rsid w:val="00B15BFB"/>
    <w:rsid w:val="00B17681"/>
    <w:rsid w:val="00B24C49"/>
    <w:rsid w:val="00B255B7"/>
    <w:rsid w:val="00B27452"/>
    <w:rsid w:val="00B3060B"/>
    <w:rsid w:val="00B30E3E"/>
    <w:rsid w:val="00B363B8"/>
    <w:rsid w:val="00B43AD4"/>
    <w:rsid w:val="00B43E45"/>
    <w:rsid w:val="00B51D09"/>
    <w:rsid w:val="00B57495"/>
    <w:rsid w:val="00B63205"/>
    <w:rsid w:val="00B636D7"/>
    <w:rsid w:val="00B65FEA"/>
    <w:rsid w:val="00B71707"/>
    <w:rsid w:val="00B71FF2"/>
    <w:rsid w:val="00B72162"/>
    <w:rsid w:val="00B7684A"/>
    <w:rsid w:val="00B779AF"/>
    <w:rsid w:val="00B800D1"/>
    <w:rsid w:val="00B834CA"/>
    <w:rsid w:val="00B860CB"/>
    <w:rsid w:val="00B941EC"/>
    <w:rsid w:val="00B945A3"/>
    <w:rsid w:val="00BA3A90"/>
    <w:rsid w:val="00BA7D0E"/>
    <w:rsid w:val="00BB43B2"/>
    <w:rsid w:val="00BB60DB"/>
    <w:rsid w:val="00BC206D"/>
    <w:rsid w:val="00BC763E"/>
    <w:rsid w:val="00BE18E6"/>
    <w:rsid w:val="00BE7D8F"/>
    <w:rsid w:val="00C06866"/>
    <w:rsid w:val="00C157C0"/>
    <w:rsid w:val="00C2420F"/>
    <w:rsid w:val="00C24B7F"/>
    <w:rsid w:val="00C26546"/>
    <w:rsid w:val="00C3332D"/>
    <w:rsid w:val="00C45584"/>
    <w:rsid w:val="00C67F4A"/>
    <w:rsid w:val="00C77FF8"/>
    <w:rsid w:val="00C82AE6"/>
    <w:rsid w:val="00C86B56"/>
    <w:rsid w:val="00CA034A"/>
    <w:rsid w:val="00CA2FA4"/>
    <w:rsid w:val="00CA660C"/>
    <w:rsid w:val="00CB0E0A"/>
    <w:rsid w:val="00CB0FA5"/>
    <w:rsid w:val="00CB2E2F"/>
    <w:rsid w:val="00CC239F"/>
    <w:rsid w:val="00CC2FB1"/>
    <w:rsid w:val="00CC3908"/>
    <w:rsid w:val="00CC5D20"/>
    <w:rsid w:val="00CC7674"/>
    <w:rsid w:val="00CD1ACD"/>
    <w:rsid w:val="00CD2254"/>
    <w:rsid w:val="00CD69EC"/>
    <w:rsid w:val="00CE0DAE"/>
    <w:rsid w:val="00CE352F"/>
    <w:rsid w:val="00CE440D"/>
    <w:rsid w:val="00CE7651"/>
    <w:rsid w:val="00CF26D1"/>
    <w:rsid w:val="00CF4041"/>
    <w:rsid w:val="00D00564"/>
    <w:rsid w:val="00D0663F"/>
    <w:rsid w:val="00D077E0"/>
    <w:rsid w:val="00D1019F"/>
    <w:rsid w:val="00D1309D"/>
    <w:rsid w:val="00D16AD2"/>
    <w:rsid w:val="00D23A2A"/>
    <w:rsid w:val="00D427C6"/>
    <w:rsid w:val="00D43F35"/>
    <w:rsid w:val="00D53D9D"/>
    <w:rsid w:val="00D571AE"/>
    <w:rsid w:val="00D63523"/>
    <w:rsid w:val="00D809CB"/>
    <w:rsid w:val="00D8240D"/>
    <w:rsid w:val="00D8420E"/>
    <w:rsid w:val="00D908AF"/>
    <w:rsid w:val="00D952DE"/>
    <w:rsid w:val="00D97077"/>
    <w:rsid w:val="00DA02C9"/>
    <w:rsid w:val="00DA401A"/>
    <w:rsid w:val="00DB367C"/>
    <w:rsid w:val="00DB7A01"/>
    <w:rsid w:val="00DC6BF1"/>
    <w:rsid w:val="00DE19EF"/>
    <w:rsid w:val="00DE6FC6"/>
    <w:rsid w:val="00DF1214"/>
    <w:rsid w:val="00DF2969"/>
    <w:rsid w:val="00DF454E"/>
    <w:rsid w:val="00E015F6"/>
    <w:rsid w:val="00E05F12"/>
    <w:rsid w:val="00E0699F"/>
    <w:rsid w:val="00E071B1"/>
    <w:rsid w:val="00E07D47"/>
    <w:rsid w:val="00E14E0D"/>
    <w:rsid w:val="00E17609"/>
    <w:rsid w:val="00E24A5B"/>
    <w:rsid w:val="00E25A14"/>
    <w:rsid w:val="00E2704B"/>
    <w:rsid w:val="00E33AEC"/>
    <w:rsid w:val="00E36D4D"/>
    <w:rsid w:val="00E413A0"/>
    <w:rsid w:val="00E511F9"/>
    <w:rsid w:val="00E52164"/>
    <w:rsid w:val="00E53DED"/>
    <w:rsid w:val="00E55062"/>
    <w:rsid w:val="00E7776A"/>
    <w:rsid w:val="00E83B01"/>
    <w:rsid w:val="00E87C95"/>
    <w:rsid w:val="00E97E05"/>
    <w:rsid w:val="00EA6573"/>
    <w:rsid w:val="00EA70EF"/>
    <w:rsid w:val="00EB05DF"/>
    <w:rsid w:val="00EB241B"/>
    <w:rsid w:val="00EB3F82"/>
    <w:rsid w:val="00EC1C9A"/>
    <w:rsid w:val="00EC4308"/>
    <w:rsid w:val="00EE1BE4"/>
    <w:rsid w:val="00EF4CBA"/>
    <w:rsid w:val="00F01991"/>
    <w:rsid w:val="00F07E90"/>
    <w:rsid w:val="00F2414D"/>
    <w:rsid w:val="00F24CED"/>
    <w:rsid w:val="00F269B8"/>
    <w:rsid w:val="00F30BBB"/>
    <w:rsid w:val="00F3647C"/>
    <w:rsid w:val="00F37143"/>
    <w:rsid w:val="00F41252"/>
    <w:rsid w:val="00F43804"/>
    <w:rsid w:val="00F44063"/>
    <w:rsid w:val="00F44E44"/>
    <w:rsid w:val="00F520EE"/>
    <w:rsid w:val="00F70104"/>
    <w:rsid w:val="00F72AC7"/>
    <w:rsid w:val="00F8400B"/>
    <w:rsid w:val="00F86780"/>
    <w:rsid w:val="00F94C60"/>
    <w:rsid w:val="00F97653"/>
    <w:rsid w:val="00F9782F"/>
    <w:rsid w:val="00FA7498"/>
    <w:rsid w:val="00FA756D"/>
    <w:rsid w:val="00FB27EB"/>
    <w:rsid w:val="00FB4AC9"/>
    <w:rsid w:val="00FC396E"/>
    <w:rsid w:val="00FE5BEC"/>
    <w:rsid w:val="00FF5232"/>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36075"/>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rsid w:val="00A85864"/>
    <w:pPr>
      <w:spacing w:after="0"/>
      <w:ind w:left="4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character" w:styleId="UnresolvedMention">
    <w:name w:val="Unresolved Mention"/>
    <w:basedOn w:val="DefaultParagraphFont"/>
    <w:uiPriority w:val="99"/>
    <w:semiHidden/>
    <w:unhideWhenUsed/>
    <w:rsid w:val="008B138F"/>
    <w:rPr>
      <w:color w:val="605E5C"/>
      <w:shd w:val="clear" w:color="auto" w:fill="E1DFDD"/>
    </w:rPr>
  </w:style>
  <w:style w:type="character" w:styleId="FollowedHyperlink">
    <w:name w:val="FollowedHyperlink"/>
    <w:basedOn w:val="DefaultParagraphFont"/>
    <w:uiPriority w:val="99"/>
    <w:semiHidden/>
    <w:unhideWhenUsed/>
    <w:rsid w:val="005E466E"/>
    <w:rPr>
      <w:color w:val="969696" w:themeColor="followedHyperlink"/>
      <w:u w:val="single"/>
    </w:rPr>
  </w:style>
  <w:style w:type="paragraph" w:styleId="NormalWeb">
    <w:name w:val="Normal (Web)"/>
    <w:basedOn w:val="Normal"/>
    <w:uiPriority w:val="99"/>
    <w:semiHidden/>
    <w:unhideWhenUsed/>
    <w:rsid w:val="004368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17681"/>
    <w:rPr>
      <w:sz w:val="16"/>
      <w:szCs w:val="16"/>
    </w:rPr>
  </w:style>
  <w:style w:type="paragraph" w:styleId="CommentText">
    <w:name w:val="annotation text"/>
    <w:basedOn w:val="Normal"/>
    <w:link w:val="CommentTextChar"/>
    <w:uiPriority w:val="99"/>
    <w:semiHidden/>
    <w:unhideWhenUsed/>
    <w:rsid w:val="00B17681"/>
    <w:pPr>
      <w:spacing w:line="240" w:lineRule="auto"/>
    </w:pPr>
    <w:rPr>
      <w:sz w:val="20"/>
      <w:szCs w:val="20"/>
    </w:rPr>
  </w:style>
  <w:style w:type="character" w:customStyle="1" w:styleId="CommentTextChar">
    <w:name w:val="Comment Text Char"/>
    <w:basedOn w:val="DefaultParagraphFont"/>
    <w:link w:val="CommentText"/>
    <w:uiPriority w:val="99"/>
    <w:semiHidden/>
    <w:rsid w:val="00B17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17681"/>
    <w:rPr>
      <w:b/>
      <w:bCs/>
    </w:rPr>
  </w:style>
  <w:style w:type="character" w:customStyle="1" w:styleId="CommentSubjectChar">
    <w:name w:val="Comment Subject Char"/>
    <w:basedOn w:val="CommentTextChar"/>
    <w:link w:val="CommentSubject"/>
    <w:uiPriority w:val="99"/>
    <w:semiHidden/>
    <w:rsid w:val="00B17681"/>
    <w:rPr>
      <w:rFonts w:ascii="Arial" w:hAnsi="Arial"/>
      <w:b/>
      <w:bCs/>
      <w:sz w:val="20"/>
      <w:szCs w:val="20"/>
    </w:rPr>
  </w:style>
  <w:style w:type="paragraph" w:styleId="Revision">
    <w:name w:val="Revision"/>
    <w:hidden/>
    <w:uiPriority w:val="99"/>
    <w:semiHidden/>
    <w:rsid w:val="00517DC5"/>
    <w:pPr>
      <w:spacing w:after="0" w:line="240" w:lineRule="auto"/>
    </w:pPr>
    <w:rPr>
      <w:rFonts w:ascii="Arial" w:hAnsi="Arial"/>
    </w:rPr>
  </w:style>
  <w:style w:type="paragraph" w:styleId="TOC4">
    <w:name w:val="toc 4"/>
    <w:basedOn w:val="Normal"/>
    <w:next w:val="Normal"/>
    <w:autoRedefine/>
    <w:uiPriority w:val="39"/>
    <w:unhideWhenUsed/>
    <w:rsid w:val="008908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908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908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908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908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90814"/>
    <w:pPr>
      <w:spacing w:after="0"/>
      <w:ind w:left="1760"/>
    </w:pPr>
    <w:rPr>
      <w:rFonts w:asciiTheme="minorHAnsi" w:hAnsiTheme="minorHAnsi" w:cstheme="minorHAnsi"/>
      <w:sz w:val="20"/>
      <w:szCs w:val="20"/>
    </w:rPr>
  </w:style>
  <w:style w:type="paragraph" w:customStyle="1" w:styleId="Default">
    <w:name w:val="Default"/>
    <w:rsid w:val="00B71707"/>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xcontentpasted0">
    <w:name w:val="x_contentpasted0"/>
    <w:basedOn w:val="Normal"/>
    <w:rsid w:val="00974D13"/>
    <w:pPr>
      <w:spacing w:after="0" w:line="240" w:lineRule="auto"/>
    </w:pPr>
    <w:rPr>
      <w:rFonts w:ascii="Calibri" w:hAnsi="Calibri" w:cs="Calibri"/>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486115">
      <w:bodyDiv w:val="1"/>
      <w:marLeft w:val="0"/>
      <w:marRight w:val="0"/>
      <w:marTop w:val="0"/>
      <w:marBottom w:val="0"/>
      <w:divBdr>
        <w:top w:val="none" w:sz="0" w:space="0" w:color="auto"/>
        <w:left w:val="none" w:sz="0" w:space="0" w:color="auto"/>
        <w:bottom w:val="none" w:sz="0" w:space="0" w:color="auto"/>
        <w:right w:val="none" w:sz="0" w:space="0" w:color="auto"/>
      </w:divBdr>
    </w:div>
    <w:div w:id="1611663840">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 w:id="20805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3.xml><?xml version="1.0" encoding="utf-8"?>
<ds:datastoreItem xmlns:ds="http://schemas.openxmlformats.org/officeDocument/2006/customXml" ds:itemID="{D9AC51F9-C9F6-4DE5-97EB-1CD321AE198D}">
  <ds:schemaRefs>
    <ds:schemaRef ds:uri="http://schemas.openxmlformats.org/officeDocument/2006/bibliography"/>
  </ds:schemaRefs>
</ds:datastoreItem>
</file>

<file path=customXml/itemProps4.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1679</TotalTime>
  <Pages>9</Pages>
  <Words>4008</Words>
  <Characters>22048</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Ilan Daniele</cp:lastModifiedBy>
  <cp:revision>51</cp:revision>
  <dcterms:created xsi:type="dcterms:W3CDTF">2022-10-12T20:35:00Z</dcterms:created>
  <dcterms:modified xsi:type="dcterms:W3CDTF">2022-11-03T18:53:00Z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