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CC3908" w:rsidRDefault="00CC3908" w:rsidP="00061BBF">
      <w:pPr>
        <w:pStyle w:val="TableHeader"/>
      </w:pPr>
    </w:p>
    <w:p w14:paraId="0A37501D" w14:textId="77777777" w:rsidR="00CC5D20" w:rsidRPr="00F01991" w:rsidRDefault="00CC5D20" w:rsidP="00CC5D20">
      <w:pPr>
        <w:ind w:left="-720" w:right="-720"/>
        <w:rPr>
          <w:rFonts w:cs="Arial"/>
          <w:noProof/>
          <w:lang w:eastAsia="en-PH"/>
        </w:rPr>
      </w:pPr>
    </w:p>
    <w:p w14:paraId="5DAB6C7B" w14:textId="77777777" w:rsidR="00CC5D20" w:rsidRPr="00F01991" w:rsidRDefault="00CC5D20" w:rsidP="00CC5D20">
      <w:pPr>
        <w:ind w:left="-720" w:right="-720"/>
        <w:rPr>
          <w:rFonts w:cs="Arial"/>
          <w:noProof/>
          <w:lang w:eastAsia="en-PH"/>
        </w:rPr>
      </w:pPr>
    </w:p>
    <w:p w14:paraId="02EB378F" w14:textId="77777777" w:rsidR="00CC5D20" w:rsidRPr="00F01991" w:rsidRDefault="00CC5D20" w:rsidP="00CC5D20">
      <w:pPr>
        <w:ind w:left="-720" w:right="-720"/>
        <w:rPr>
          <w:rFonts w:cs="Arial"/>
          <w:noProof/>
          <w:lang w:eastAsia="en-PH"/>
        </w:rPr>
      </w:pPr>
    </w:p>
    <w:p w14:paraId="30FAA4E9" w14:textId="77777777" w:rsidR="00E24A5B" w:rsidRPr="00F01991" w:rsidDel="00320F48" w:rsidRDefault="00036075" w:rsidP="00036075">
      <w:pPr>
        <w:pStyle w:val="TOC2"/>
        <w:rPr>
          <w:del w:id="0" w:author="Villaverde, Alfredo" w:date="2022-03-10T13:04:00Z"/>
        </w:rPr>
      </w:pPr>
      <w:r w:rsidRPr="00F01991">
        <w:rPr>
          <w:rFonts w:eastAsiaTheme="minorEastAsia"/>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48512" behindDoc="0" locked="0" layoutInCell="1" allowOverlap="1" wp14:anchorId="40BF6283" wp14:editId="0933156F">
                <wp:simplePos x="0" y="0"/>
                <wp:positionH relativeFrom="column">
                  <wp:posOffset>-93567</wp:posOffset>
                </wp:positionH>
                <wp:positionV relativeFrom="paragraph">
                  <wp:posOffset>3092553</wp:posOffset>
                </wp:positionV>
                <wp:extent cx="5741582" cy="474980"/>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582" cy="474980"/>
                        </a:xfrm>
                        <a:prstGeom prst="rect">
                          <a:avLst/>
                        </a:prstGeom>
                        <a:noFill/>
                        <a:ln w="9525">
                          <a:noFill/>
                          <a:miter lim="800000"/>
                          <a:headEnd/>
                          <a:tailEnd/>
                        </a:ln>
                      </wps:spPr>
                      <wps:txbx>
                        <w:txbxContent>
                          <w:p w14:paraId="41773534" w14:textId="77777777" w:rsidR="0028768D" w:rsidRPr="00CC5D20" w:rsidRDefault="0028768D" w:rsidP="00F520EE">
                            <w:pPr>
                              <w:pStyle w:val="Title"/>
                              <w:pBdr>
                                <w:bottom w:val="none" w:sz="0" w:space="0" w:color="auto"/>
                              </w:pBdr>
                            </w:pPr>
                            <w:r>
                              <w:t>Functional Requirements Document (FRD)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BF6283" id="_x0000_t202" coordsize="21600,21600" o:spt="202" path="m,l,21600r21600,l21600,xe">
                <v:stroke joinstyle="miter"/>
                <v:path gradientshapeok="t" o:connecttype="rect"/>
              </v:shapetype>
              <v:shape id="Text Box 2" o:spid="_x0000_s1026" type="#_x0000_t202" style="position:absolute;left:0;text-align:left;margin-left:-7.35pt;margin-top:243.5pt;width:452.1pt;height:37.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" filled="f" stroked="f">
                <v:textbox>
                  <w:txbxContent>
                    <w:p w14:paraId="41773534" w14:textId="77777777" w:rsidR="0028768D" w:rsidRPr="00CC5D20" w:rsidRDefault="0028768D" w:rsidP="00F520EE">
                      <w:pPr>
                        <w:pStyle w:val="Title"/>
                        <w:pBdr>
                          <w:bottom w:val="none" w:sz="0" w:space="0" w:color="auto"/>
                        </w:pBdr>
                      </w:pPr>
                      <w:r>
                        <w:t>Functional Requirements Document (FRD)</w:t>
                      </w:r>
                    </w:p>
                  </w:txbxContent>
                </v:textbox>
              </v:shape>
            </w:pict>
          </mc:Fallback>
        </mc:AlternateContent>
      </w:r>
      <w:r w:rsidRPr="00F01991">
        <w:rPr>
          <w:rFonts w:eastAsiaTheme="minorEastAsia"/>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58752" behindDoc="0" locked="0" layoutInCell="1" allowOverlap="1" wp14:anchorId="31C5E4A2" wp14:editId="0FE0DE5D">
                <wp:simplePos x="0" y="0"/>
                <wp:positionH relativeFrom="column">
                  <wp:posOffset>-97790</wp:posOffset>
                </wp:positionH>
                <wp:positionV relativeFrom="paragraph">
                  <wp:posOffset>3567920</wp:posOffset>
                </wp:positionV>
                <wp:extent cx="511492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403985"/>
                        </a:xfrm>
                        <a:prstGeom prst="rect">
                          <a:avLst/>
                        </a:prstGeom>
                        <a:noFill/>
                        <a:ln w="9525">
                          <a:noFill/>
                          <a:miter lim="800000"/>
                          <a:headEnd/>
                          <a:tailEnd/>
                        </a:ln>
                      </wps:spPr>
                      <wps:txbx>
                        <w:txbxContent>
                          <w:p w14:paraId="3ED41504" w14:textId="2C71F767" w:rsidR="0028768D" w:rsidRPr="00320F48" w:rsidRDefault="00A60F4F" w:rsidP="00F520EE">
                            <w:pPr>
                              <w:pStyle w:val="Subtitle"/>
                              <w:rPr>
                                <w:i/>
                                <w:iCs w:val="0"/>
                                <w:rPrChange w:id="1" w:author="Villaverde, Alfredo" w:date="2022-03-10T13:03:00Z">
                                  <w:rPr/>
                                </w:rPrChange>
                              </w:rPr>
                            </w:pPr>
                            <w:ins w:id="2" w:author="Santiago Estellano" w:date="2022-10-24T15:30:00Z">
                              <w:r w:rsidRPr="00A60F4F">
                                <w:rPr>
                                  <w:i/>
                                  <w:iCs w:val="0"/>
                                </w:rPr>
                                <w:t>J879904 Nauto Inc</w:t>
                              </w:r>
                            </w:ins>
                            <w:del w:id="3" w:author="Santiago Estellano" w:date="2022-10-24T15:30:00Z">
                              <w:r w:rsidR="00A7133A" w:rsidRPr="00320F48" w:rsidDel="00A60F4F">
                                <w:rPr>
                                  <w:i/>
                                  <w:iCs w:val="0"/>
                                  <w:rPrChange w:id="4" w:author="Villaverde, Alfredo" w:date="2022-03-10T13:03:00Z">
                                    <w:rPr>
                                      <w:color w:val="FF0000"/>
                                    </w:rPr>
                                  </w:rPrChange>
                                </w:rPr>
                                <w:delText>TransnetYX, Inc. FDD</w:delText>
                              </w:r>
                            </w:del>
                            <w:ins w:id="5" w:author="Villaverde, Alfredo" w:date="2022-03-10T13:02:00Z">
                              <w:del w:id="6" w:author="Santiago Estellano" w:date="2022-10-24T15:30:00Z">
                                <w:r w:rsidR="00320F48" w:rsidRPr="00320F48" w:rsidDel="00A60F4F">
                                  <w:rPr>
                                    <w:i/>
                                    <w:iCs w:val="0"/>
                                    <w:rPrChange w:id="7" w:author="Villaverde, Alfredo" w:date="2022-03-10T13:03:00Z">
                                      <w:rPr>
                                        <w:color w:val="FF0000"/>
                                      </w:rPr>
                                    </w:rPrChange>
                                  </w:rPr>
                                  <w:delText xml:space="preserve">Customer Name </w:delText>
                                </w:r>
                              </w:del>
                            </w:ins>
                            <w:ins w:id="8" w:author="Villaverde, Alfredo" w:date="2022-03-10T13:03:00Z">
                              <w:del w:id="9" w:author="Santiago Estellano" w:date="2022-10-24T15:30:00Z">
                                <w:r w:rsidR="00320F48" w:rsidRPr="00320F48" w:rsidDel="00A60F4F">
                                  <w:rPr>
                                    <w:i/>
                                    <w:iCs w:val="0"/>
                                    <w:rPrChange w:id="10" w:author="Villaverde, Alfredo" w:date="2022-03-10T13:03:00Z">
                                      <w:rPr>
                                        <w:color w:val="FF0000"/>
                                      </w:rPr>
                                    </w:rPrChange>
                                  </w:rPr>
                                  <w:delText>– Job Number</w:delText>
                                </w:r>
                              </w:del>
                            </w:ins>
                            <w:del w:id="11" w:author="Santiago Estellano" w:date="2022-10-24T15:30:00Z">
                              <w:r w:rsidR="004753DC" w:rsidRPr="00320F48" w:rsidDel="00A60F4F">
                                <w:rPr>
                                  <w:i/>
                                  <w:iCs w:val="0"/>
                                  <w:rPrChange w:id="12" w:author="Villaverde, Alfredo" w:date="2022-03-10T13:03:00Z">
                                    <w:rPr>
                                      <w:color w:val="FF0000"/>
                                    </w:rPr>
                                  </w:rPrChange>
                                </w:rPr>
                                <w:delText xml:space="preserve"> </w:delText>
                              </w:r>
                            </w:del>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C5E4A2" id="_x0000_s1027" type="#_x0000_t202" style="position:absolute;left:0;text-align:left;margin-left:-7.7pt;margin-top:280.95pt;width:402.75pt;height:110.5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" filled="f" stroked="f">
                <v:textbox style="mso-fit-shape-to-text:t">
                  <w:txbxContent>
                    <w:p w14:paraId="3ED41504" w14:textId="2C71F767" w:rsidR="0028768D" w:rsidRPr="00320F48" w:rsidRDefault="00A60F4F" w:rsidP="00F520EE">
                      <w:pPr>
                        <w:pStyle w:val="Subtitle"/>
                        <w:rPr>
                          <w:i/>
                          <w:iCs w:val="0"/>
                          <w:rPrChange w:id="13" w:author="Villaverde, Alfredo" w:date="2022-03-10T13:03:00Z">
                            <w:rPr/>
                          </w:rPrChange>
                        </w:rPr>
                      </w:pPr>
                      <w:ins w:id="14" w:author="Santiago Estellano" w:date="2022-10-24T15:30:00Z">
                        <w:r w:rsidRPr="00A60F4F">
                          <w:rPr>
                            <w:i/>
                            <w:iCs w:val="0"/>
                          </w:rPr>
                          <w:t xml:space="preserve">J879904 </w:t>
                        </w:r>
                        <w:proofErr w:type="spellStart"/>
                        <w:r w:rsidRPr="00A60F4F">
                          <w:rPr>
                            <w:i/>
                            <w:iCs w:val="0"/>
                          </w:rPr>
                          <w:t>Nauto</w:t>
                        </w:r>
                        <w:proofErr w:type="spellEnd"/>
                        <w:r w:rsidRPr="00A60F4F">
                          <w:rPr>
                            <w:i/>
                            <w:iCs w:val="0"/>
                          </w:rPr>
                          <w:t xml:space="preserve"> Inc</w:t>
                        </w:r>
                      </w:ins>
                      <w:del w:id="15" w:author="Santiago Estellano" w:date="2022-10-24T15:30:00Z">
                        <w:r w:rsidR="00A7133A" w:rsidRPr="00320F48" w:rsidDel="00A60F4F">
                          <w:rPr>
                            <w:i/>
                            <w:iCs w:val="0"/>
                            <w:rPrChange w:id="16" w:author="Villaverde, Alfredo" w:date="2022-03-10T13:03:00Z">
                              <w:rPr>
                                <w:color w:val="FF0000"/>
                              </w:rPr>
                            </w:rPrChange>
                          </w:rPr>
                          <w:delText>TransnetYX, Inc. FDD</w:delText>
                        </w:r>
                      </w:del>
                      <w:ins w:id="17" w:author="Villaverde, Alfredo" w:date="2022-03-10T13:02:00Z">
                        <w:del w:id="18" w:author="Santiago Estellano" w:date="2022-10-24T15:30:00Z">
                          <w:r w:rsidR="00320F48" w:rsidRPr="00320F48" w:rsidDel="00A60F4F">
                            <w:rPr>
                              <w:i/>
                              <w:iCs w:val="0"/>
                              <w:rPrChange w:id="19" w:author="Villaverde, Alfredo" w:date="2022-03-10T13:03:00Z">
                                <w:rPr>
                                  <w:color w:val="FF0000"/>
                                </w:rPr>
                              </w:rPrChange>
                            </w:rPr>
                            <w:delText xml:space="preserve">Customer Name </w:delText>
                          </w:r>
                        </w:del>
                      </w:ins>
                      <w:ins w:id="20" w:author="Villaverde, Alfredo" w:date="2022-03-10T13:03:00Z">
                        <w:del w:id="21" w:author="Santiago Estellano" w:date="2022-10-24T15:30:00Z">
                          <w:r w:rsidR="00320F48" w:rsidRPr="00320F48" w:rsidDel="00A60F4F">
                            <w:rPr>
                              <w:i/>
                              <w:iCs w:val="0"/>
                              <w:rPrChange w:id="22" w:author="Villaverde, Alfredo" w:date="2022-03-10T13:03:00Z">
                                <w:rPr>
                                  <w:color w:val="FF0000"/>
                                </w:rPr>
                              </w:rPrChange>
                            </w:rPr>
                            <w:delText>– Job Number</w:delText>
                          </w:r>
                        </w:del>
                      </w:ins>
                      <w:del w:id="23" w:author="Santiago Estellano" w:date="2022-10-24T15:30:00Z">
                        <w:r w:rsidR="004753DC" w:rsidRPr="00320F48" w:rsidDel="00A60F4F">
                          <w:rPr>
                            <w:i/>
                            <w:iCs w:val="0"/>
                            <w:rPrChange w:id="24" w:author="Villaverde, Alfredo" w:date="2022-03-10T13:03:00Z">
                              <w:rPr>
                                <w:color w:val="FF0000"/>
                              </w:rPr>
                            </w:rPrChange>
                          </w:rPr>
                          <w:delText xml:space="preserve"> </w:delText>
                        </w:r>
                      </w:del>
                    </w:p>
                  </w:txbxContent>
                </v:textbox>
              </v:shape>
            </w:pict>
          </mc:Fallback>
        </mc:AlternateContent>
      </w:r>
      <w:r w:rsidRPr="00F01991">
        <w:rPr>
          <w:rFonts w:eastAsiaTheme="minorEastAsia"/>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38272" behindDoc="0" locked="0" layoutInCell="1" allowOverlap="1" wp14:anchorId="686D2464" wp14:editId="3E1A0D16">
                <wp:simplePos x="0" y="0"/>
                <wp:positionH relativeFrom="column">
                  <wp:posOffset>-770255</wp:posOffset>
                </wp:positionH>
                <wp:positionV relativeFrom="paragraph">
                  <wp:posOffset>2865120</wp:posOffset>
                </wp:positionV>
                <wp:extent cx="7848600" cy="1266825"/>
                <wp:effectExtent l="0" t="0" r="0" b="9525"/>
                <wp:wrapNone/>
                <wp:docPr id="7" name="Rectangle 7"/>
                <wp:cNvGraphicFramePr/>
                <a:graphic xmlns:a="http://schemas.openxmlformats.org/drawingml/2006/main">
                  <a:graphicData uri="http://schemas.microsoft.com/office/word/2010/wordprocessingShape">
                    <wps:wsp>
                      <wps:cNvSpPr/>
                      <wps:spPr>
                        <a:xfrm>
                          <a:off x="0" y="0"/>
                          <a:ext cx="7848600" cy="1266825"/>
                        </a:xfrm>
                        <a:prstGeom prst="rect">
                          <a:avLst/>
                        </a:prstGeom>
                        <a:solidFill>
                          <a:srgbClr val="00467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a="http://schemas.openxmlformats.org/drawingml/2006/main" xmlns:pic="http://schemas.openxmlformats.org/drawingml/2006/picture" xmlns:a14="http://schemas.microsoft.com/office/drawing/2010/main" xmlns:wp14="http://schemas.microsoft.com/office/word/2010/wordml">
            <w:pict w14:anchorId="6FD23C39">
              <v:rect id="Rectangle 7" style="position:absolute;margin-left:-60.65pt;margin-top:225.6pt;width:618pt;height:99.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467f" stroked="f" strokeweight="2pt" w14:anchorId="27737D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">
                <v:fill opacity="57568f"/>
              </v:rect>
            </w:pict>
          </mc:Fallback>
        </mc:AlternateContent>
      </w:r>
      <w:r w:rsidRPr="00F01991">
        <w:rPr>
          <w:rFonts w:eastAsiaTheme="minorEastAsia"/>
          <w:noProof/>
          <w:color w:val="000000" w:themeColor="text1"/>
          <w:lang w:val="en-US"/>
          <w14:textFill>
            <w14:solidFill>
              <w14:schemeClr w14:val="tx1">
                <w14:lumMod w14:val="75000"/>
                <w14:lumOff w14:val="25000"/>
                <w14:lumMod w14:val="75000"/>
                <w14:lumOff w14:val="25000"/>
              </w14:schemeClr>
            </w14:solidFill>
          </w14:textFill>
        </w:rPr>
        <w:drawing>
          <wp:anchor distT="0" distB="0" distL="114300" distR="114300" simplePos="0" relativeHeight="251633152" behindDoc="1" locked="0" layoutInCell="1" allowOverlap="1" wp14:anchorId="0874C908" wp14:editId="0350E8B0">
            <wp:simplePos x="0" y="0"/>
            <wp:positionH relativeFrom="column">
              <wp:posOffset>-829310</wp:posOffset>
            </wp:positionH>
            <wp:positionV relativeFrom="paragraph">
              <wp:posOffset>0</wp:posOffset>
            </wp:positionV>
            <wp:extent cx="7974330" cy="459105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11">
                      <a:extLst>
                        <a:ext uri="{28A0092B-C50C-407E-A947-70E740481C1C}">
                          <a14:useLocalDpi xmlns:a14="http://schemas.microsoft.com/office/drawing/2010/main" val="0"/>
                        </a:ext>
                      </a:extLst>
                    </a:blip>
                    <a:stretch>
                      <a:fillRect/>
                    </a:stretch>
                  </pic:blipFill>
                  <pic:spPr>
                    <a:xfrm>
                      <a:off x="0" y="0"/>
                      <a:ext cx="7974330" cy="4591050"/>
                    </a:xfrm>
                    <a:prstGeom prst="rect">
                      <a:avLst/>
                    </a:prstGeom>
                  </pic:spPr>
                </pic:pic>
              </a:graphicData>
            </a:graphic>
            <wp14:sizeRelH relativeFrom="margin">
              <wp14:pctWidth>0</wp14:pctWidth>
            </wp14:sizeRelH>
            <wp14:sizeRelV relativeFrom="margin">
              <wp14:pctHeight>0</wp14:pctHeight>
            </wp14:sizeRelV>
          </wp:anchor>
        </w:drawing>
      </w:r>
      <w:r w:rsidR="00E24A5B" w:rsidRPr="00F01991">
        <w:br w:type="page"/>
      </w:r>
    </w:p>
    <w:p w14:paraId="6A05A809" w14:textId="77777777" w:rsidR="000E7C8B" w:rsidDel="00320F48" w:rsidRDefault="000E7C8B" w:rsidP="000E7C8B">
      <w:pPr>
        <w:rPr>
          <w:del w:id="13" w:author="Villaverde, Alfredo" w:date="2022-03-10T13:04:00Z"/>
          <w:rFonts w:cs="Arial"/>
          <w:sz w:val="19"/>
          <w:szCs w:val="19"/>
        </w:rPr>
      </w:pPr>
    </w:p>
    <w:p w14:paraId="5A39BBE3" w14:textId="77777777" w:rsidR="000E7C8B" w:rsidDel="00320F48" w:rsidRDefault="000E7C8B" w:rsidP="000E7C8B">
      <w:pPr>
        <w:rPr>
          <w:del w:id="14" w:author="Villaverde, Alfredo" w:date="2022-03-10T13:04:00Z"/>
          <w:rFonts w:cs="Arial"/>
          <w:sz w:val="19"/>
          <w:szCs w:val="19"/>
        </w:rPr>
      </w:pPr>
    </w:p>
    <w:p w14:paraId="41C8F396" w14:textId="77777777" w:rsidR="000E7C8B" w:rsidDel="00320F48" w:rsidRDefault="000E7C8B" w:rsidP="000E7C8B">
      <w:pPr>
        <w:rPr>
          <w:del w:id="15" w:author="Villaverde, Alfredo" w:date="2022-03-10T13:04:00Z"/>
          <w:rFonts w:cs="Arial"/>
          <w:sz w:val="19"/>
          <w:szCs w:val="19"/>
        </w:rPr>
      </w:pPr>
    </w:p>
    <w:p w14:paraId="72A3D3EC" w14:textId="77777777" w:rsidR="000E7C8B" w:rsidDel="00320F48" w:rsidRDefault="000E7C8B" w:rsidP="000E7C8B">
      <w:pPr>
        <w:rPr>
          <w:del w:id="16" w:author="Villaverde, Alfredo" w:date="2022-03-10T13:04:00Z"/>
          <w:rFonts w:cs="Arial"/>
          <w:sz w:val="19"/>
          <w:szCs w:val="19"/>
        </w:rPr>
      </w:pPr>
    </w:p>
    <w:p w14:paraId="0D0B940D" w14:textId="77777777" w:rsidR="000E7C8B" w:rsidDel="00320F48" w:rsidRDefault="000E7C8B" w:rsidP="000E7C8B">
      <w:pPr>
        <w:rPr>
          <w:del w:id="17" w:author="Villaverde, Alfredo" w:date="2022-03-10T13:04:00Z"/>
          <w:rFonts w:cs="Arial"/>
          <w:sz w:val="19"/>
          <w:szCs w:val="19"/>
        </w:rPr>
      </w:pPr>
    </w:p>
    <w:p w14:paraId="0E27B00A" w14:textId="77777777" w:rsidR="000E7C8B" w:rsidDel="00320F48" w:rsidRDefault="000E7C8B" w:rsidP="000E7C8B">
      <w:pPr>
        <w:rPr>
          <w:del w:id="18" w:author="Villaverde, Alfredo" w:date="2022-03-10T13:04:00Z"/>
          <w:rFonts w:cs="Arial"/>
          <w:sz w:val="19"/>
          <w:szCs w:val="19"/>
        </w:rPr>
      </w:pPr>
    </w:p>
    <w:p w14:paraId="60061E4C" w14:textId="77777777" w:rsidR="000E7C8B" w:rsidRDefault="000E7C8B">
      <w:pPr>
        <w:pStyle w:val="TOC2"/>
        <w:pPrChange w:id="19" w:author="Villaverde, Alfredo" w:date="2022-03-10T13:04:00Z">
          <w:pPr/>
        </w:pPrChange>
      </w:pPr>
    </w:p>
    <w:p w14:paraId="44EAFD9C" w14:textId="77777777" w:rsidR="000E7C8B" w:rsidRDefault="000E7C8B" w:rsidP="000E7C8B">
      <w:pPr>
        <w:rPr>
          <w:rFonts w:cs="Arial"/>
          <w:sz w:val="19"/>
          <w:szCs w:val="19"/>
        </w:rPr>
      </w:pPr>
    </w:p>
    <w:p w14:paraId="4B94D5A5" w14:textId="77777777" w:rsidR="000E7C8B" w:rsidRDefault="000E7C8B" w:rsidP="000E7C8B">
      <w:pPr>
        <w:rPr>
          <w:rFonts w:cs="Arial"/>
          <w:sz w:val="19"/>
          <w:szCs w:val="19"/>
        </w:rPr>
      </w:pPr>
    </w:p>
    <w:p w14:paraId="3DEEC669" w14:textId="77777777" w:rsidR="000E7C8B" w:rsidRDefault="000E7C8B" w:rsidP="000E7C8B">
      <w:pPr>
        <w:rPr>
          <w:rFonts w:cs="Arial"/>
          <w:sz w:val="19"/>
          <w:szCs w:val="19"/>
        </w:rPr>
      </w:pPr>
    </w:p>
    <w:p w14:paraId="3656B9AB" w14:textId="77777777" w:rsidR="000E7C8B" w:rsidRDefault="000E7C8B" w:rsidP="000E7C8B">
      <w:pPr>
        <w:rPr>
          <w:rFonts w:cs="Arial"/>
          <w:sz w:val="19"/>
          <w:szCs w:val="19"/>
        </w:rPr>
      </w:pPr>
    </w:p>
    <w:p w14:paraId="45FB0818" w14:textId="77777777" w:rsidR="000E7C8B" w:rsidRDefault="000E7C8B" w:rsidP="000E7C8B">
      <w:pPr>
        <w:rPr>
          <w:rFonts w:cs="Arial"/>
          <w:sz w:val="19"/>
          <w:szCs w:val="19"/>
        </w:rPr>
      </w:pPr>
    </w:p>
    <w:p w14:paraId="049F31CB" w14:textId="77777777" w:rsidR="000E7C8B" w:rsidRDefault="000E7C8B" w:rsidP="000E7C8B">
      <w:pPr>
        <w:rPr>
          <w:rFonts w:cs="Arial"/>
          <w:sz w:val="19"/>
          <w:szCs w:val="19"/>
        </w:rPr>
      </w:pPr>
    </w:p>
    <w:p w14:paraId="53128261" w14:textId="77777777" w:rsidR="000E7C8B" w:rsidRDefault="000E7C8B" w:rsidP="000E7C8B">
      <w:pPr>
        <w:rPr>
          <w:rFonts w:cs="Arial"/>
          <w:sz w:val="19"/>
          <w:szCs w:val="19"/>
        </w:rPr>
      </w:pPr>
    </w:p>
    <w:p w14:paraId="62486C05" w14:textId="77777777" w:rsidR="000E7C8B" w:rsidRDefault="000E7C8B" w:rsidP="000E7C8B">
      <w:pPr>
        <w:rPr>
          <w:rFonts w:cs="Arial"/>
          <w:sz w:val="19"/>
          <w:szCs w:val="19"/>
        </w:rPr>
      </w:pPr>
    </w:p>
    <w:p w14:paraId="4101652C" w14:textId="77777777" w:rsidR="000E7C8B" w:rsidRPr="000C3C23" w:rsidRDefault="000E7C8B" w:rsidP="000E7C8B">
      <w:pPr>
        <w:rPr>
          <w:rFonts w:cs="Arial"/>
          <w:sz w:val="19"/>
          <w:szCs w:val="19"/>
        </w:rPr>
      </w:pPr>
    </w:p>
    <w:p w14:paraId="10FD5999" w14:textId="7D1536A7" w:rsidR="7B810662" w:rsidRDefault="7B810662" w:rsidP="7B810662">
      <w:r w:rsidRPr="7B810662">
        <w:rPr>
          <w:rFonts w:eastAsia="Arial" w:cs="Arial"/>
          <w:color w:val="000000" w:themeColor="text1"/>
          <w:sz w:val="20"/>
          <w:szCs w:val="20"/>
        </w:rPr>
        <w:t>Copyright© 2018, Oracle and/or its affiliates. All rights reserved.</w:t>
      </w:r>
    </w:p>
    <w:p w14:paraId="4D7E5C86" w14:textId="15B3FD93" w:rsidR="7B810662" w:rsidRDefault="7B810662" w:rsidP="7B810662">
      <w:r w:rsidRPr="7B810662">
        <w:rPr>
          <w:rFonts w:eastAsia="Arial" w:cs="Arial"/>
          <w:color w:val="000000" w:themeColor="text1"/>
          <w:sz w:val="20"/>
          <w:szCs w:val="20"/>
        </w:rPr>
        <w:t>Any reproduction or distribution of any part of this document without the prior written permission of Oracle + NetSuite is strictly prohibited.</w:t>
      </w:r>
    </w:p>
    <w:p w14:paraId="372DC19B" w14:textId="3278FF8F" w:rsidR="7B810662" w:rsidRDefault="7B810662" w:rsidP="7B810662">
      <w:r w:rsidRPr="7B810662">
        <w:rPr>
          <w:rFonts w:eastAsia="Arial" w:cs="Arial"/>
          <w:color w:val="000000" w:themeColor="text1"/>
          <w:sz w:val="20"/>
          <w:szCs w:val="20"/>
        </w:rPr>
        <w:t xml:space="preserve">The information included in this document is confidential and proprietary information of Oracle + NetSuite. </w:t>
      </w:r>
    </w:p>
    <w:p w14:paraId="397876C9" w14:textId="1FDCC8B7" w:rsidR="7B810662" w:rsidRDefault="7B810662">
      <w:r w:rsidRPr="7B810662">
        <w:rPr>
          <w:rFonts w:eastAsia="Arial" w:cs="Arial"/>
          <w:color w:val="000000" w:themeColor="text1"/>
          <w:sz w:val="20"/>
          <w:szCs w:val="20"/>
        </w:rPr>
        <w:t xml:space="preserve">Version: </w:t>
      </w:r>
      <w:del w:id="20" w:author="Villaverde, Alfredo" w:date="2022-03-10T13:05:00Z">
        <w:r w:rsidR="00086230" w:rsidDel="00320F48">
          <w:rPr>
            <w:rFonts w:eastAsia="Arial" w:cs="Arial"/>
            <w:color w:val="000000" w:themeColor="text1"/>
            <w:sz w:val="20"/>
            <w:szCs w:val="20"/>
          </w:rPr>
          <w:delText xml:space="preserve">July </w:delText>
        </w:r>
        <w:r w:rsidR="005E466E" w:rsidDel="00320F48">
          <w:rPr>
            <w:rFonts w:eastAsia="Arial" w:cs="Arial"/>
            <w:color w:val="000000" w:themeColor="text1"/>
            <w:sz w:val="20"/>
            <w:szCs w:val="20"/>
          </w:rPr>
          <w:delText>31</w:delText>
        </w:r>
      </w:del>
      <w:ins w:id="21" w:author="Villaverde, Alfredo" w:date="2022-03-10T13:05:00Z">
        <w:r w:rsidR="00320F48">
          <w:rPr>
            <w:rFonts w:eastAsia="Arial" w:cs="Arial"/>
            <w:color w:val="000000" w:themeColor="text1"/>
            <w:sz w:val="20"/>
            <w:szCs w:val="20"/>
          </w:rPr>
          <w:t>March 3</w:t>
        </w:r>
      </w:ins>
      <w:r w:rsidR="00086230">
        <w:rPr>
          <w:rFonts w:eastAsia="Arial" w:cs="Arial"/>
          <w:color w:val="000000" w:themeColor="text1"/>
          <w:sz w:val="20"/>
          <w:szCs w:val="20"/>
        </w:rPr>
        <w:t>, 202</w:t>
      </w:r>
      <w:ins w:id="22" w:author="Villaverde, Alfredo" w:date="2022-03-10T13:05:00Z">
        <w:r w:rsidR="00320F48">
          <w:rPr>
            <w:rFonts w:eastAsia="Arial" w:cs="Arial"/>
            <w:color w:val="000000" w:themeColor="text1"/>
            <w:sz w:val="20"/>
            <w:szCs w:val="20"/>
          </w:rPr>
          <w:t>2</w:t>
        </w:r>
      </w:ins>
      <w:del w:id="23" w:author="Villaverde, Alfredo" w:date="2022-03-10T13:05:00Z">
        <w:r w:rsidR="00086230" w:rsidDel="00320F48">
          <w:rPr>
            <w:rFonts w:eastAsia="Arial" w:cs="Arial"/>
            <w:color w:val="000000" w:themeColor="text1"/>
            <w:sz w:val="20"/>
            <w:szCs w:val="20"/>
          </w:rPr>
          <w:delText>1</w:delText>
        </w:r>
      </w:del>
    </w:p>
    <w:p w14:paraId="6F934FF0" w14:textId="593AF6D1" w:rsidR="7B810662" w:rsidRDefault="7B810662">
      <w:r w:rsidRPr="7B810662">
        <w:rPr>
          <w:rFonts w:eastAsia="Arial" w:cs="Arial"/>
          <w:color w:val="000000" w:themeColor="text1"/>
          <w:sz w:val="20"/>
          <w:szCs w:val="20"/>
        </w:rPr>
        <w:t xml:space="preserve"> </w:t>
      </w:r>
    </w:p>
    <w:p w14:paraId="39A2D4DE" w14:textId="3462295A" w:rsidR="7B810662" w:rsidRDefault="7B810662">
      <w:r w:rsidRPr="7B810662">
        <w:rPr>
          <w:rFonts w:eastAsia="Arial" w:cs="Arial"/>
          <w:color w:val="000000" w:themeColor="text1"/>
          <w:sz w:val="20"/>
          <w:szCs w:val="20"/>
        </w:rPr>
        <w:t xml:space="preserve">Oracle + NetSuite </w:t>
      </w:r>
    </w:p>
    <w:p w14:paraId="1C68ECA7" w14:textId="346F4CA6" w:rsidR="7B810662" w:rsidRDefault="7B810662">
      <w:r w:rsidRPr="7B810662">
        <w:rPr>
          <w:rFonts w:eastAsia="Arial" w:cs="Arial"/>
          <w:color w:val="000000" w:themeColor="text1"/>
          <w:sz w:val="20"/>
          <w:szCs w:val="20"/>
        </w:rPr>
        <w:t>2955 Campus Drive, Suite 100</w:t>
      </w:r>
    </w:p>
    <w:p w14:paraId="28FEFDE8" w14:textId="69F13DA7" w:rsidR="7B810662" w:rsidRDefault="7B810662">
      <w:r w:rsidRPr="7B810662">
        <w:rPr>
          <w:rFonts w:eastAsia="Arial" w:cs="Arial"/>
          <w:color w:val="000000" w:themeColor="text1"/>
          <w:sz w:val="20"/>
          <w:szCs w:val="20"/>
        </w:rPr>
        <w:t>San Mateo, CA. 99403-2511</w:t>
      </w:r>
    </w:p>
    <w:p w14:paraId="24A922E1" w14:textId="759A0767" w:rsidR="7B810662" w:rsidRDefault="7B810662" w:rsidP="7B810662">
      <w:pPr>
        <w:spacing w:after="30" w:line="240" w:lineRule="auto"/>
        <w:rPr>
          <w:rStyle w:val="SubtleEmphasis"/>
        </w:rPr>
      </w:pPr>
    </w:p>
    <w:p w14:paraId="1299C43A" w14:textId="77777777" w:rsidR="00DA401A" w:rsidRDefault="00DA401A">
      <w:pPr>
        <w:rPr>
          <w:rStyle w:val="SubtleEmphasis"/>
        </w:rPr>
      </w:pPr>
      <w:r>
        <w:rPr>
          <w:rStyle w:val="SubtleEmphasis"/>
        </w:rPr>
        <w:br w:type="page"/>
      </w:r>
    </w:p>
    <w:p w14:paraId="2AA1D231" w14:textId="77777777" w:rsidR="00DA401A" w:rsidRDefault="00DA401A" w:rsidP="00DA401A">
      <w:pPr>
        <w:pStyle w:val="ContentsHeader"/>
      </w:pPr>
      <w:r>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DA401A" w14:paraId="76734454"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7C0FBF3" w14:textId="77777777" w:rsidR="00DA401A" w:rsidRDefault="00DA401A" w:rsidP="0028768D">
            <w:pPr>
              <w:spacing w:before="120" w:after="60"/>
              <w:rPr>
                <w:rFonts w:eastAsia="Arial"/>
                <w:color w:val="F96A1B"/>
                <w:sz w:val="20"/>
                <w:szCs w:val="20"/>
              </w:rPr>
            </w:pPr>
            <w:r>
              <w:rPr>
                <w:rFonts w:eastAsia="Arial"/>
                <w:color w:val="F96A1B"/>
                <w:sz w:val="20"/>
                <w:szCs w:val="20"/>
              </w:rPr>
              <w:t>Implementation Name</w:t>
            </w:r>
          </w:p>
        </w:tc>
        <w:tc>
          <w:tcPr>
            <w:tcW w:w="6480" w:type="dxa"/>
            <w:tcBorders>
              <w:top w:val="single" w:sz="4" w:space="0" w:color="FBA575"/>
              <w:left w:val="single" w:sz="4" w:space="0" w:color="FBA575"/>
              <w:bottom w:val="single" w:sz="4" w:space="0" w:color="FBA575"/>
              <w:right w:val="single" w:sz="4" w:space="0" w:color="FBA575"/>
            </w:tcBorders>
          </w:tcPr>
          <w:p w14:paraId="4DDBEF00" w14:textId="67C04B3A" w:rsidR="00DA401A" w:rsidRPr="00436805" w:rsidRDefault="00A60F4F" w:rsidP="00436805">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ins w:id="24" w:author="Santiago Estellano" w:date="2022-10-24T15:30:00Z">
              <w:r w:rsidRPr="00A60F4F">
                <w:rPr>
                  <w:rFonts w:asciiTheme="minorHAnsi" w:eastAsia="MS Mincho" w:hAnsiTheme="minorHAnsi" w:cstheme="minorHAnsi"/>
                  <w:color w:val="0070C0"/>
                  <w:lang w:val="en-US"/>
                </w:rPr>
                <w:t>#SC-CUSTOMIZATION</w:t>
              </w:r>
            </w:ins>
            <w:del w:id="25" w:author="Villaverde, Alfredo" w:date="2022-03-10T13:08:00Z">
              <w:r w:rsidR="004753DC" w:rsidRPr="00436805" w:rsidDel="00320F48">
                <w:rPr>
                  <w:rFonts w:asciiTheme="minorHAnsi" w:eastAsia="MS Mincho" w:hAnsiTheme="minorHAnsi" w:cstheme="minorHAnsi"/>
                  <w:color w:val="0070C0"/>
                  <w:lang w:val="en-US"/>
                </w:rPr>
                <w:delText xml:space="preserve">SuiteCommerce </w:delText>
              </w:r>
            </w:del>
          </w:p>
        </w:tc>
      </w:tr>
      <w:tr w:rsidR="00DA401A" w14:paraId="105C8982"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51089FB7" w14:textId="77777777" w:rsidR="00DA401A" w:rsidRDefault="00DA401A" w:rsidP="0028768D">
            <w:pPr>
              <w:spacing w:before="120" w:after="60"/>
              <w:rPr>
                <w:rFonts w:eastAsia="Arial"/>
                <w:color w:val="F96A1B"/>
                <w:sz w:val="20"/>
                <w:szCs w:val="20"/>
              </w:rPr>
            </w:pPr>
            <w:r>
              <w:rPr>
                <w:rFonts w:eastAsia="Arial"/>
                <w:color w:val="F96A1B"/>
                <w:sz w:val="20"/>
                <w:szCs w:val="20"/>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3461D779" w14:textId="3C95B403" w:rsidR="00DA401A" w:rsidRPr="00436805" w:rsidRDefault="00A60F4F" w:rsidP="00436805">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ins w:id="26" w:author="Santiago Estellano" w:date="2022-10-24T15:31:00Z">
              <w:r w:rsidRPr="00A60F4F">
                <w:rPr>
                  <w:rFonts w:asciiTheme="minorHAnsi" w:eastAsia="MS Mincho" w:hAnsiTheme="minorHAnsi" w:cstheme="minorHAnsi"/>
                  <w:color w:val="0070C0"/>
                  <w:lang w:val="en-US"/>
                </w:rPr>
                <w:t>4525335 Nauto Inc</w:t>
              </w:r>
            </w:ins>
            <w:del w:id="27" w:author="Villaverde, Alfredo" w:date="2022-03-10T13:08:00Z">
              <w:r w:rsidR="00A7133A" w:rsidDel="00320F48">
                <w:rPr>
                  <w:rFonts w:asciiTheme="minorHAnsi" w:eastAsia="MS Mincho" w:hAnsiTheme="minorHAnsi" w:cstheme="minorHAnsi"/>
                  <w:color w:val="0070C0"/>
                  <w:lang w:val="en-US"/>
                </w:rPr>
                <w:delText>TransnetYX, Inc.</w:delText>
              </w:r>
            </w:del>
          </w:p>
        </w:tc>
      </w:tr>
      <w:tr w:rsidR="00DA401A" w14:paraId="6C64FFBF"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3132D1BF" w14:textId="77777777" w:rsidR="00DA401A" w:rsidRDefault="00DA401A" w:rsidP="0028768D">
            <w:pPr>
              <w:spacing w:before="120" w:after="60"/>
              <w:rPr>
                <w:rFonts w:eastAsia="Arial"/>
                <w:color w:val="F96A1B"/>
                <w:sz w:val="20"/>
                <w:szCs w:val="20"/>
              </w:rPr>
            </w:pPr>
            <w:r>
              <w:rPr>
                <w:rFonts w:eastAsia="Arial"/>
                <w:color w:val="F96A1B"/>
                <w:sz w:val="20"/>
                <w:szCs w:val="20"/>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3CF2D8B6" w14:textId="7EB87E0B" w:rsidR="00DA401A" w:rsidRPr="00436805" w:rsidRDefault="00A60F4F" w:rsidP="00436805">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ins w:id="28" w:author="Santiago Estellano" w:date="2022-10-24T15:31:00Z">
              <w:r w:rsidRPr="00A60F4F">
                <w:rPr>
                  <w:rFonts w:asciiTheme="minorHAnsi" w:hAnsiTheme="minorHAnsi" w:cstheme="minorHAnsi"/>
                  <w:color w:val="0070C0"/>
                </w:rPr>
                <w:t xml:space="preserve">J879904 </w:t>
              </w:r>
            </w:ins>
            <w:del w:id="29" w:author="Villaverde, Alfredo" w:date="2022-03-10T13:08:00Z">
              <w:r w:rsidR="00436805" w:rsidRPr="00436805" w:rsidDel="00320F48">
                <w:rPr>
                  <w:rFonts w:asciiTheme="minorHAnsi" w:hAnsiTheme="minorHAnsi" w:cstheme="minorHAnsi"/>
                  <w:color w:val="0070C0"/>
                </w:rPr>
                <w:delText>J</w:delText>
              </w:r>
              <w:r w:rsidR="00A7133A" w:rsidDel="00320F48">
                <w:rPr>
                  <w:rFonts w:asciiTheme="minorHAnsi" w:hAnsiTheme="minorHAnsi" w:cstheme="minorHAnsi"/>
                  <w:color w:val="0070C0"/>
                </w:rPr>
                <w:delText>8</w:delText>
              </w:r>
              <w:r w:rsidR="004320C3" w:rsidDel="00320F48">
                <w:rPr>
                  <w:rFonts w:asciiTheme="minorHAnsi" w:hAnsiTheme="minorHAnsi" w:cstheme="minorHAnsi"/>
                  <w:color w:val="0070C0"/>
                </w:rPr>
                <w:delText>19268/</w:delText>
              </w:r>
              <w:r w:rsidR="00B51D09" w:rsidDel="00320F48">
                <w:rPr>
                  <w:rFonts w:asciiTheme="minorHAnsi" w:hAnsiTheme="minorHAnsi" w:cstheme="minorHAnsi"/>
                  <w:color w:val="0070C0"/>
                </w:rPr>
                <w:delText>838594</w:delText>
              </w:r>
            </w:del>
          </w:p>
        </w:tc>
      </w:tr>
      <w:tr w:rsidR="00DA401A" w14:paraId="0BA83F2A"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C723D46" w14:textId="77777777" w:rsidR="00DA401A" w:rsidRDefault="00DA401A" w:rsidP="0028768D">
            <w:pPr>
              <w:spacing w:before="120" w:after="60"/>
              <w:rPr>
                <w:rFonts w:eastAsia="Arial"/>
                <w:color w:val="F96A1B"/>
                <w:sz w:val="20"/>
                <w:szCs w:val="20"/>
              </w:rPr>
            </w:pPr>
            <w:r>
              <w:rPr>
                <w:rFonts w:eastAsia="Arial"/>
                <w:color w:val="F96A1B"/>
                <w:sz w:val="20"/>
                <w:szCs w:val="20"/>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12DEB0FD" w14:textId="4A7672FF" w:rsidR="00DA401A" w:rsidRPr="00436805" w:rsidRDefault="00A60F4F" w:rsidP="00E413A0">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FF0000"/>
                <w:lang w:val="en-US"/>
              </w:rPr>
            </w:pPr>
            <w:ins w:id="30" w:author="Santiago Estellano" w:date="2022-10-24T15:31:00Z">
              <w:r>
                <w:rPr>
                  <w:rFonts w:asciiTheme="minorHAnsi" w:eastAsia="MS Mincho" w:hAnsiTheme="minorHAnsi" w:cstheme="minorHAnsi"/>
                  <w:color w:val="0070C0"/>
                  <w:lang w:val="en-US"/>
                </w:rPr>
                <w:t>Santiago Estellano</w:t>
              </w:r>
            </w:ins>
            <w:del w:id="31" w:author="Villaverde, Alfredo" w:date="2022-03-10T13:06:00Z">
              <w:r w:rsidR="004753DC" w:rsidRPr="00436805" w:rsidDel="00320F48">
                <w:rPr>
                  <w:rFonts w:asciiTheme="minorHAnsi" w:eastAsia="MS Mincho" w:hAnsiTheme="minorHAnsi" w:cstheme="minorHAnsi"/>
                  <w:color w:val="0070C0"/>
                  <w:lang w:val="en-US"/>
                </w:rPr>
                <w:delText>Yvonne Bertorelli</w:delText>
              </w:r>
            </w:del>
          </w:p>
        </w:tc>
      </w:tr>
      <w:tr w:rsidR="005E466E" w14:paraId="7CF9E81F"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199C8D65" w14:textId="331C1727" w:rsidR="005E466E" w:rsidRDefault="005E466E" w:rsidP="0028768D">
            <w:pPr>
              <w:spacing w:before="120" w:after="60"/>
              <w:rPr>
                <w:rFonts w:eastAsia="Arial"/>
                <w:color w:val="F96A1B"/>
                <w:sz w:val="20"/>
                <w:szCs w:val="20"/>
              </w:rPr>
            </w:pPr>
            <w:r>
              <w:rPr>
                <w:rFonts w:eastAsia="Arial"/>
                <w:color w:val="F96A1B"/>
                <w:sz w:val="20"/>
                <w:szCs w:val="20"/>
              </w:rPr>
              <w:t>Project Manager</w:t>
            </w:r>
          </w:p>
        </w:tc>
        <w:tc>
          <w:tcPr>
            <w:tcW w:w="6480" w:type="dxa"/>
            <w:tcBorders>
              <w:top w:val="single" w:sz="4" w:space="0" w:color="FBA575"/>
              <w:left w:val="single" w:sz="4" w:space="0" w:color="FBA575"/>
              <w:bottom w:val="single" w:sz="4" w:space="0" w:color="FBA575"/>
              <w:right w:val="single" w:sz="4" w:space="0" w:color="FBA575"/>
            </w:tcBorders>
          </w:tcPr>
          <w:p w14:paraId="25E929EB" w14:textId="0AC4CE82" w:rsidR="005E466E" w:rsidRPr="00436805" w:rsidRDefault="00A60F4F" w:rsidP="00E413A0">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ins w:id="32" w:author="Santiago Estellano" w:date="2022-10-24T15:31:00Z">
              <w:r>
                <w:rPr>
                  <w:rFonts w:asciiTheme="minorHAnsi" w:eastAsia="MS Mincho" w:hAnsiTheme="minorHAnsi" w:cstheme="minorHAnsi"/>
                  <w:color w:val="0070C0"/>
                  <w:lang w:val="en-US"/>
                </w:rPr>
                <w:t>Santiago Estellano</w:t>
              </w:r>
            </w:ins>
            <w:del w:id="33" w:author="Villaverde, Alfredo" w:date="2022-03-10T13:06:00Z">
              <w:r w:rsidR="00A7133A" w:rsidDel="00320F48">
                <w:rPr>
                  <w:rFonts w:asciiTheme="minorHAnsi" w:eastAsia="MS Mincho" w:hAnsiTheme="minorHAnsi" w:cstheme="minorHAnsi"/>
                  <w:color w:val="0070C0"/>
                  <w:lang w:val="en-US"/>
                </w:rPr>
                <w:delText>Christopher Green</w:delText>
              </w:r>
            </w:del>
          </w:p>
        </w:tc>
      </w:tr>
      <w:tr w:rsidR="005E466E" w14:paraId="5AAC8205"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64D2C3BD" w14:textId="75BD7D4B" w:rsidR="005E466E" w:rsidRDefault="005E466E" w:rsidP="0028768D">
            <w:pPr>
              <w:spacing w:before="120" w:after="60"/>
              <w:rPr>
                <w:rFonts w:eastAsia="Arial"/>
                <w:color w:val="F96A1B"/>
                <w:sz w:val="20"/>
                <w:szCs w:val="20"/>
              </w:rPr>
            </w:pPr>
            <w:r>
              <w:rPr>
                <w:rFonts w:eastAsia="Arial"/>
                <w:color w:val="F96A1B"/>
                <w:sz w:val="20"/>
                <w:szCs w:val="20"/>
              </w:rPr>
              <w:t xml:space="preserve">Lead Developer </w:t>
            </w:r>
          </w:p>
        </w:tc>
        <w:tc>
          <w:tcPr>
            <w:tcW w:w="6480" w:type="dxa"/>
            <w:tcBorders>
              <w:top w:val="single" w:sz="4" w:space="0" w:color="FBA575"/>
              <w:left w:val="single" w:sz="4" w:space="0" w:color="FBA575"/>
              <w:bottom w:val="single" w:sz="4" w:space="0" w:color="FBA575"/>
              <w:right w:val="single" w:sz="4" w:space="0" w:color="FBA575"/>
            </w:tcBorders>
          </w:tcPr>
          <w:p w14:paraId="04AC224C" w14:textId="591AE5F4" w:rsidR="005E466E" w:rsidRPr="00436805" w:rsidRDefault="00A60F4F" w:rsidP="00E413A0">
            <w:pP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color w:val="0070C0"/>
                <w:lang w:val="en-US"/>
              </w:rPr>
            </w:pPr>
            <w:ins w:id="34" w:author="Santiago Estellano" w:date="2022-10-24T15:31:00Z">
              <w:r>
                <w:rPr>
                  <w:rFonts w:asciiTheme="minorHAnsi" w:eastAsia="MS Mincho" w:hAnsiTheme="minorHAnsi" w:cstheme="minorHAnsi"/>
                  <w:color w:val="0070C0"/>
                  <w:lang w:val="en-US"/>
                </w:rPr>
                <w:t>Ilan Daniele</w:t>
              </w:r>
            </w:ins>
            <w:del w:id="35" w:author="Villaverde, Alfredo" w:date="2022-03-10T13:06:00Z">
              <w:r w:rsidR="00A7133A" w:rsidDel="00320F48">
                <w:rPr>
                  <w:rFonts w:asciiTheme="minorHAnsi" w:eastAsia="MS Mincho" w:hAnsiTheme="minorHAnsi" w:cstheme="minorHAnsi"/>
                  <w:color w:val="0070C0"/>
                  <w:lang w:val="en-US"/>
                </w:rPr>
                <w:delText>Gonzalo Abela</w:delText>
              </w:r>
            </w:del>
          </w:p>
        </w:tc>
      </w:tr>
    </w:tbl>
    <w:p w14:paraId="0562CB0E" w14:textId="77777777" w:rsidR="00DA401A" w:rsidRPr="00F30BBB" w:rsidRDefault="00DA401A" w:rsidP="00DA401A"/>
    <w:p w14:paraId="546B91C8" w14:textId="77777777" w:rsidR="00DA401A" w:rsidRPr="00061BBF" w:rsidRDefault="00DA401A" w:rsidP="00DA401A">
      <w:pPr>
        <w:pStyle w:val="ContentsHeader"/>
      </w:pPr>
      <w:r w:rsidRPr="00061BBF">
        <w:t xml:space="preserve">Document Version History </w:t>
      </w:r>
    </w:p>
    <w:tbl>
      <w:tblPr>
        <w:tblStyle w:val="GridTable4-Accent61"/>
        <w:tblpPr w:leftFromText="187" w:rightFromText="187" w:vertAnchor="text" w:horzAnchor="margin" w:tblpX="108" w:tblpY="21"/>
        <w:tblW w:w="4130" w:type="pct"/>
        <w:tblLayout w:type="fixed"/>
        <w:tblLook w:val="0620" w:firstRow="1" w:lastRow="0" w:firstColumn="0" w:lastColumn="0" w:noHBand="1" w:noVBand="1"/>
      </w:tblPr>
      <w:tblGrid>
        <w:gridCol w:w="1129"/>
        <w:gridCol w:w="1453"/>
        <w:gridCol w:w="1975"/>
        <w:gridCol w:w="3999"/>
      </w:tblGrid>
      <w:tr w:rsidR="00892212" w:rsidRPr="009A2331" w14:paraId="43082326" w14:textId="77777777" w:rsidTr="00892212">
        <w:trPr>
          <w:cnfStyle w:val="100000000000" w:firstRow="1" w:lastRow="0" w:firstColumn="0" w:lastColumn="0" w:oddVBand="0" w:evenVBand="0" w:oddHBand="0" w:evenHBand="0" w:firstRowFirstColumn="0" w:firstRowLastColumn="0" w:lastRowFirstColumn="0" w:lastRowLastColumn="0"/>
          <w:trHeight w:val="368"/>
        </w:trPr>
        <w:tc>
          <w:tcPr>
            <w:tcW w:w="660" w:type="pct"/>
            <w:hideMark/>
          </w:tcPr>
          <w:p w14:paraId="037A4B8B" w14:textId="77777777" w:rsidR="00892212" w:rsidRPr="009A2331" w:rsidRDefault="00892212" w:rsidP="0028768D">
            <w:r w:rsidRPr="009A2331">
              <w:t>Rev</w:t>
            </w:r>
          </w:p>
        </w:tc>
        <w:tc>
          <w:tcPr>
            <w:tcW w:w="849" w:type="pct"/>
          </w:tcPr>
          <w:p w14:paraId="491072FA" w14:textId="77777777" w:rsidR="00892212" w:rsidRPr="009A2331" w:rsidRDefault="00892212" w:rsidP="0028768D">
            <w:r w:rsidRPr="009A2331">
              <w:t>Date</w:t>
            </w:r>
          </w:p>
        </w:tc>
        <w:tc>
          <w:tcPr>
            <w:tcW w:w="1154" w:type="pct"/>
            <w:hideMark/>
          </w:tcPr>
          <w:p w14:paraId="3822F2F2" w14:textId="77777777" w:rsidR="00892212" w:rsidRPr="009A2331" w:rsidRDefault="00892212" w:rsidP="0028768D">
            <w:r w:rsidRPr="009A2331">
              <w:t>Author(s)</w:t>
            </w:r>
          </w:p>
        </w:tc>
        <w:tc>
          <w:tcPr>
            <w:tcW w:w="2337" w:type="pct"/>
            <w:hideMark/>
          </w:tcPr>
          <w:p w14:paraId="090AC0D6" w14:textId="77777777" w:rsidR="00892212" w:rsidRPr="009A2331" w:rsidRDefault="00892212" w:rsidP="0028768D">
            <w:r w:rsidRPr="009A2331">
              <w:t>Change Summary</w:t>
            </w:r>
          </w:p>
        </w:tc>
      </w:tr>
      <w:tr w:rsidR="00892212" w:rsidRPr="009A2331" w14:paraId="22BA7A22" w14:textId="77777777" w:rsidTr="00892212">
        <w:tblPrEx>
          <w:tblCellMar>
            <w:left w:w="115" w:type="dxa"/>
            <w:right w:w="115" w:type="dxa"/>
          </w:tblCellMar>
        </w:tblPrEx>
        <w:trPr>
          <w:trHeight w:val="276"/>
        </w:trPr>
        <w:tc>
          <w:tcPr>
            <w:tcW w:w="660" w:type="pct"/>
          </w:tcPr>
          <w:p w14:paraId="6F54A5A7" w14:textId="4F8E1780" w:rsidR="00892212" w:rsidRPr="009A2331" w:rsidRDefault="004753DC" w:rsidP="0028768D">
            <w:r>
              <w:t>1.</w:t>
            </w:r>
            <w:ins w:id="36" w:author="Santiago Estellano" w:date="2022-10-24T21:05:00Z">
              <w:r w:rsidR="0025681B">
                <w:t>1</w:t>
              </w:r>
            </w:ins>
            <w:del w:id="37" w:author="Santiago Estellano" w:date="2022-10-24T21:05:00Z">
              <w:r w:rsidDel="0025681B">
                <w:delText>0</w:delText>
              </w:r>
            </w:del>
          </w:p>
        </w:tc>
        <w:tc>
          <w:tcPr>
            <w:tcW w:w="849" w:type="pct"/>
          </w:tcPr>
          <w:p w14:paraId="34CE0A41" w14:textId="538E295C" w:rsidR="00892212" w:rsidRPr="009A2331" w:rsidRDefault="00A7133A" w:rsidP="0028768D">
            <w:del w:id="38" w:author="Villaverde, Alfredo" w:date="2022-03-10T13:07:00Z">
              <w:r w:rsidDel="00320F48">
                <w:delText>10</w:delText>
              </w:r>
            </w:del>
            <w:ins w:id="39" w:author="Villaverde, Alfredo" w:date="2022-03-10T13:08:00Z">
              <w:del w:id="40" w:author="Santiago Estellano" w:date="2022-10-24T15:31:00Z">
                <w:r w:rsidR="00320F48" w:rsidDel="00A60F4F">
                  <w:delText>MM</w:delText>
                </w:r>
              </w:del>
            </w:ins>
            <w:del w:id="41" w:author="Santiago Estellano" w:date="2022-10-24T15:31:00Z">
              <w:r w:rsidDel="00A60F4F">
                <w:delText>/</w:delText>
              </w:r>
            </w:del>
            <w:ins w:id="42" w:author="Villaverde, Alfredo" w:date="2022-03-10T13:08:00Z">
              <w:del w:id="43" w:author="Santiago Estellano" w:date="2022-10-24T15:31:00Z">
                <w:r w:rsidR="00320F48" w:rsidDel="00A60F4F">
                  <w:delText>DD</w:delText>
                </w:r>
              </w:del>
            </w:ins>
            <w:del w:id="44" w:author="Santiago Estellano" w:date="2022-10-24T15:31:00Z">
              <w:r w:rsidDel="00A60F4F">
                <w:delText>13/</w:delText>
              </w:r>
            </w:del>
            <w:ins w:id="45" w:author="Villaverde, Alfredo" w:date="2022-03-10T13:08:00Z">
              <w:del w:id="46" w:author="Santiago Estellano" w:date="2022-10-24T15:31:00Z">
                <w:r w:rsidR="00320F48" w:rsidDel="00A60F4F">
                  <w:delText>YYYY</w:delText>
                </w:r>
              </w:del>
            </w:ins>
            <w:ins w:id="47" w:author="Santiago Estellano" w:date="2022-10-24T15:31:00Z">
              <w:r w:rsidR="00A60F4F">
                <w:t>24Oct2022</w:t>
              </w:r>
            </w:ins>
            <w:del w:id="48" w:author="Villaverde, Alfredo" w:date="2022-03-10T13:07:00Z">
              <w:r w:rsidDel="00320F48">
                <w:delText>2021</w:delText>
              </w:r>
            </w:del>
          </w:p>
        </w:tc>
        <w:tc>
          <w:tcPr>
            <w:tcW w:w="1154" w:type="pct"/>
          </w:tcPr>
          <w:p w14:paraId="62EBF3C5" w14:textId="6CF9DA4E" w:rsidR="00892212" w:rsidRPr="009A2331" w:rsidRDefault="00436805" w:rsidP="0028768D">
            <w:del w:id="49" w:author="Villaverde, Alfredo" w:date="2022-03-10T13:07:00Z">
              <w:r w:rsidDel="00320F48">
                <w:delText>Yvonne Bertorelli</w:delText>
              </w:r>
            </w:del>
            <w:ins w:id="50" w:author="Santiago Estellano" w:date="2022-10-24T15:31:00Z">
              <w:r w:rsidR="00A60F4F">
                <w:t>SE; ID</w:t>
              </w:r>
            </w:ins>
          </w:p>
        </w:tc>
        <w:tc>
          <w:tcPr>
            <w:tcW w:w="2337" w:type="pct"/>
          </w:tcPr>
          <w:p w14:paraId="5E59AEDE" w14:textId="1FD5E7F2" w:rsidR="00892212" w:rsidRPr="009A2331" w:rsidRDefault="00436805" w:rsidP="0028768D">
            <w:r>
              <w:t>Initial Draft</w:t>
            </w:r>
          </w:p>
        </w:tc>
      </w:tr>
      <w:tr w:rsidR="00892212" w:rsidRPr="009A2331" w:rsidDel="00320F48" w14:paraId="2C51D4E7" w14:textId="2DF8D1B3" w:rsidTr="004753DC">
        <w:tblPrEx>
          <w:tblCellMar>
            <w:left w:w="115" w:type="dxa"/>
            <w:right w:w="115" w:type="dxa"/>
          </w:tblCellMar>
        </w:tblPrEx>
        <w:trPr>
          <w:trHeight w:val="276"/>
          <w:del w:id="51" w:author="Villaverde, Alfredo" w:date="2022-03-10T13:08:00Z"/>
        </w:trPr>
        <w:tc>
          <w:tcPr>
            <w:tcW w:w="660" w:type="pct"/>
          </w:tcPr>
          <w:p w14:paraId="4B3AA50C" w14:textId="6AF16CF1" w:rsidR="00892212" w:rsidRPr="009A2331" w:rsidDel="00320F48" w:rsidRDefault="0009426A" w:rsidP="0028768D">
            <w:pPr>
              <w:rPr>
                <w:del w:id="52" w:author="Villaverde, Alfredo" w:date="2022-03-10T13:08:00Z"/>
              </w:rPr>
            </w:pPr>
            <w:ins w:id="53" w:author="Bertorelli, Yvonne A" w:date="2021-11-02T13:15:00Z">
              <w:del w:id="54" w:author="Villaverde, Alfredo" w:date="2022-03-10T13:08:00Z">
                <w:r w:rsidDel="00320F48">
                  <w:delText>2.0</w:delText>
                </w:r>
              </w:del>
            </w:ins>
          </w:p>
        </w:tc>
        <w:tc>
          <w:tcPr>
            <w:tcW w:w="849" w:type="pct"/>
          </w:tcPr>
          <w:p w14:paraId="6D98A12B" w14:textId="0E73B49F" w:rsidR="00892212" w:rsidRPr="009A2331" w:rsidDel="00320F48" w:rsidRDefault="0009426A" w:rsidP="0028768D">
            <w:pPr>
              <w:rPr>
                <w:del w:id="55" w:author="Villaverde, Alfredo" w:date="2022-03-10T13:08:00Z"/>
              </w:rPr>
            </w:pPr>
            <w:ins w:id="56" w:author="Bertorelli, Yvonne A" w:date="2021-11-02T13:15:00Z">
              <w:del w:id="57" w:author="Villaverde, Alfredo" w:date="2022-03-10T13:08:00Z">
                <w:r w:rsidDel="00320F48">
                  <w:delText>11/2/2021</w:delText>
                </w:r>
              </w:del>
            </w:ins>
          </w:p>
        </w:tc>
        <w:tc>
          <w:tcPr>
            <w:tcW w:w="1154" w:type="pct"/>
          </w:tcPr>
          <w:p w14:paraId="2946DB82" w14:textId="72AE8583" w:rsidR="00892212" w:rsidRPr="009A2331" w:rsidDel="00320F48" w:rsidRDefault="0009426A" w:rsidP="0028768D">
            <w:pPr>
              <w:rPr>
                <w:del w:id="58" w:author="Villaverde, Alfredo" w:date="2022-03-10T13:08:00Z"/>
              </w:rPr>
            </w:pPr>
            <w:ins w:id="59" w:author="Bertorelli, Yvonne A" w:date="2021-11-02T13:15:00Z">
              <w:del w:id="60" w:author="Villaverde, Alfredo" w:date="2022-03-10T13:08:00Z">
                <w:r w:rsidDel="00320F48">
                  <w:delText xml:space="preserve">Yvonne Bertorelli </w:delText>
                </w:r>
              </w:del>
            </w:ins>
          </w:p>
        </w:tc>
        <w:tc>
          <w:tcPr>
            <w:tcW w:w="2337" w:type="pct"/>
          </w:tcPr>
          <w:p w14:paraId="3D07D42D" w14:textId="13F15FE7" w:rsidR="00892212" w:rsidRPr="009A2331" w:rsidDel="00320F48" w:rsidRDefault="0009426A" w:rsidP="00892212">
            <w:pPr>
              <w:rPr>
                <w:del w:id="61" w:author="Villaverde, Alfredo" w:date="2022-03-10T13:08:00Z"/>
              </w:rPr>
            </w:pPr>
            <w:ins w:id="62" w:author="Bertorelli, Yvonne A" w:date="2021-11-02T13:15:00Z">
              <w:del w:id="63" w:author="Villaverde, Alfredo" w:date="2022-03-10T13:08:00Z">
                <w:r w:rsidDel="00320F48">
                  <w:delText>Updates based on customer f</w:delText>
                </w:r>
              </w:del>
            </w:ins>
            <w:ins w:id="64" w:author="Bertorelli, Yvonne A" w:date="2021-11-02T13:16:00Z">
              <w:del w:id="65" w:author="Villaverde, Alfredo" w:date="2022-03-10T13:08:00Z">
                <w:r w:rsidDel="00320F48">
                  <w:delText>eedback</w:delText>
                </w:r>
              </w:del>
            </w:ins>
          </w:p>
        </w:tc>
      </w:tr>
      <w:tr w:rsidR="00892212" w:rsidRPr="009A2331" w:rsidDel="00320F48" w14:paraId="5997CC1D" w14:textId="040CA66F" w:rsidTr="00436805">
        <w:tblPrEx>
          <w:tblCellMar>
            <w:left w:w="115" w:type="dxa"/>
            <w:right w:w="115" w:type="dxa"/>
          </w:tblCellMar>
        </w:tblPrEx>
        <w:trPr>
          <w:trHeight w:val="276"/>
          <w:del w:id="66" w:author="Villaverde, Alfredo" w:date="2022-03-10T13:08:00Z"/>
        </w:trPr>
        <w:tc>
          <w:tcPr>
            <w:tcW w:w="660" w:type="pct"/>
          </w:tcPr>
          <w:p w14:paraId="110FFD37" w14:textId="1175FD1D" w:rsidR="00892212" w:rsidRPr="009A2331" w:rsidDel="00320F48" w:rsidRDefault="009801DA" w:rsidP="0028768D">
            <w:pPr>
              <w:rPr>
                <w:del w:id="67" w:author="Villaverde, Alfredo" w:date="2022-03-10T13:08:00Z"/>
              </w:rPr>
            </w:pPr>
            <w:ins w:id="68" w:author="Bertorelli, Yvonne A" w:date="2021-11-03T16:30:00Z">
              <w:del w:id="69" w:author="Villaverde, Alfredo" w:date="2022-03-10T13:08:00Z">
                <w:r w:rsidDel="00320F48">
                  <w:delText>2.1</w:delText>
                </w:r>
              </w:del>
            </w:ins>
          </w:p>
        </w:tc>
        <w:tc>
          <w:tcPr>
            <w:tcW w:w="849" w:type="pct"/>
          </w:tcPr>
          <w:p w14:paraId="6B699379" w14:textId="0E700EE0" w:rsidR="00892212" w:rsidRPr="009A2331" w:rsidDel="00320F48" w:rsidRDefault="009801DA" w:rsidP="0028768D">
            <w:pPr>
              <w:rPr>
                <w:del w:id="70" w:author="Villaverde, Alfredo" w:date="2022-03-10T13:08:00Z"/>
              </w:rPr>
            </w:pPr>
            <w:ins w:id="71" w:author="Bertorelli, Yvonne A" w:date="2021-11-03T16:30:00Z">
              <w:del w:id="72" w:author="Villaverde, Alfredo" w:date="2022-03-10T13:08:00Z">
                <w:r w:rsidDel="00320F48">
                  <w:delText>11/3/2021</w:delText>
                </w:r>
              </w:del>
            </w:ins>
          </w:p>
        </w:tc>
        <w:tc>
          <w:tcPr>
            <w:tcW w:w="1154" w:type="pct"/>
          </w:tcPr>
          <w:p w14:paraId="3FE9F23F" w14:textId="5B42B06B" w:rsidR="00892212" w:rsidRPr="009A2331" w:rsidDel="00320F48" w:rsidRDefault="009801DA" w:rsidP="0028768D">
            <w:pPr>
              <w:rPr>
                <w:del w:id="73" w:author="Villaverde, Alfredo" w:date="2022-03-10T13:08:00Z"/>
              </w:rPr>
            </w:pPr>
            <w:ins w:id="74" w:author="Bertorelli, Yvonne A" w:date="2021-11-03T16:30:00Z">
              <w:del w:id="75" w:author="Villaverde, Alfredo" w:date="2022-03-10T13:08:00Z">
                <w:r w:rsidDel="00320F48">
                  <w:delText>Yvonne Bertorelli</w:delText>
                </w:r>
              </w:del>
            </w:ins>
          </w:p>
        </w:tc>
        <w:tc>
          <w:tcPr>
            <w:tcW w:w="2337" w:type="pct"/>
          </w:tcPr>
          <w:p w14:paraId="1F72F646" w14:textId="2015EC08" w:rsidR="00892212" w:rsidRPr="009A2331" w:rsidDel="00320F48" w:rsidRDefault="009801DA" w:rsidP="0028768D">
            <w:pPr>
              <w:rPr>
                <w:del w:id="76" w:author="Villaverde, Alfredo" w:date="2022-03-10T13:08:00Z"/>
              </w:rPr>
            </w:pPr>
            <w:ins w:id="77" w:author="Bertorelli, Yvonne A" w:date="2021-11-03T16:30:00Z">
              <w:del w:id="78" w:author="Villaverde, Alfredo" w:date="2022-03-10T13:08:00Z">
                <w:r w:rsidDel="00320F48">
                  <w:delText>Updates based on customer feedback</w:delText>
                </w:r>
              </w:del>
            </w:ins>
          </w:p>
        </w:tc>
      </w:tr>
    </w:tbl>
    <w:p w14:paraId="463F29E8" w14:textId="77777777" w:rsidR="00DA401A" w:rsidRDefault="00DA401A">
      <w:pPr>
        <w:rPr>
          <w:rStyle w:val="SubtleEmphasis"/>
        </w:rPr>
      </w:pPr>
      <w:r>
        <w:rPr>
          <w:rStyle w:val="SubtleEmphasis"/>
        </w:rPr>
        <w:br w:type="page"/>
      </w:r>
    </w:p>
    <w:p w14:paraId="3B7B4B86" w14:textId="0D34F62B" w:rsidR="00466210" w:rsidRDefault="00466210">
      <w:pPr>
        <w:rPr>
          <w:ins w:id="79" w:author="Villaverde, Alfredo" w:date="2022-03-10T14:34:00Z"/>
          <w:rFonts w:cs="Arial"/>
          <w:color w:val="0069AA"/>
          <w:szCs w:val="20"/>
        </w:rPr>
        <w:pPrChange w:id="80" w:author="Sebastian Gonzalez" w:date="2022-05-18T12:18:00Z">
          <w:pPr>
            <w:spacing w:before="120"/>
          </w:pPr>
        </w:pPrChange>
      </w:pPr>
    </w:p>
    <w:customXmlInsRangeStart w:id="81" w:author="Sebastian Gonzalez" w:date="2022-05-18T12:17:00Z"/>
    <w:sdt>
      <w:sdtPr>
        <w:id w:val="1361311260"/>
        <w:docPartObj>
          <w:docPartGallery w:val="Table of Contents"/>
          <w:docPartUnique/>
        </w:docPartObj>
      </w:sdtPr>
      <w:sdtEndPr>
        <w:rPr>
          <w:noProof/>
        </w:rPr>
      </w:sdtEndPr>
      <w:sdtContent>
        <w:customXmlInsRangeEnd w:id="81"/>
        <w:p w14:paraId="21CB4AA0" w14:textId="348D375D" w:rsidR="00BE18E6" w:rsidRDefault="00BE18E6">
          <w:pPr>
            <w:pStyle w:val="TOC1"/>
            <w:rPr>
              <w:ins w:id="82" w:author="Sebastian Gonzalez" w:date="2022-05-18T12:17:00Z"/>
            </w:rPr>
            <w:pPrChange w:id="83" w:author="Sebastian Gonzalez" w:date="2022-05-18T12:22:00Z">
              <w:pPr>
                <w:pStyle w:val="TOCHeading"/>
              </w:pPr>
            </w:pPrChange>
          </w:pPr>
          <w:ins w:id="84" w:author="Sebastian Gonzalez" w:date="2022-05-18T12:17:00Z">
            <w:r>
              <w:t>Table of Contents</w:t>
            </w:r>
          </w:ins>
        </w:p>
        <w:p w14:paraId="5FD99269" w14:textId="087DDE44" w:rsidR="007D7B03" w:rsidRDefault="00BE18E6">
          <w:pPr>
            <w:pStyle w:val="TOC1"/>
            <w:tabs>
              <w:tab w:val="left" w:pos="440"/>
              <w:tab w:val="right" w:leader="dot" w:pos="10358"/>
            </w:tabs>
            <w:rPr>
              <w:ins w:id="85" w:author="Sebastian Gonzalez" w:date="2022-05-18T12:27:00Z"/>
              <w:rFonts w:eastAsiaTheme="minorEastAsia" w:cstheme="minorBidi"/>
              <w:b w:val="0"/>
              <w:bCs w:val="0"/>
              <w:i w:val="0"/>
              <w:iCs w:val="0"/>
              <w:noProof/>
            </w:rPr>
          </w:pPr>
          <w:ins w:id="86" w:author="Sebastian Gonzalez" w:date="2022-05-18T12:19:00Z">
            <w:r>
              <w:fldChar w:fldCharType="begin"/>
            </w:r>
            <w:r>
              <w:instrText xml:space="preserve"> TOC \o "1-3" \h \z \u </w:instrText>
            </w:r>
          </w:ins>
          <w:r>
            <w:fldChar w:fldCharType="separate"/>
          </w:r>
          <w:ins w:id="87" w:author="Sebastian Gonzalez" w:date="2022-05-18T12:27:00Z">
            <w:r w:rsidR="007D7B03" w:rsidRPr="005A6F95">
              <w:rPr>
                <w:rStyle w:val="Hyperlink"/>
                <w:noProof/>
              </w:rPr>
              <w:fldChar w:fldCharType="begin"/>
            </w:r>
            <w:r w:rsidR="007D7B03" w:rsidRPr="005A6F95">
              <w:rPr>
                <w:rStyle w:val="Hyperlink"/>
                <w:noProof/>
              </w:rPr>
              <w:instrText xml:space="preserve"> </w:instrText>
            </w:r>
            <w:r w:rsidR="007D7B03">
              <w:rPr>
                <w:noProof/>
              </w:rPr>
              <w:instrText>HYPERLINK \l "_Toc103769942"</w:instrText>
            </w:r>
            <w:r w:rsidR="007D7B03" w:rsidRPr="005A6F95">
              <w:rPr>
                <w:rStyle w:val="Hyperlink"/>
                <w:noProof/>
              </w:rPr>
              <w:instrText xml:space="preserve"> </w:instrText>
            </w:r>
            <w:r w:rsidR="007D7B03" w:rsidRPr="005A6F95">
              <w:rPr>
                <w:rStyle w:val="Hyperlink"/>
                <w:noProof/>
              </w:rPr>
              <w:fldChar w:fldCharType="separate"/>
            </w:r>
            <w:r w:rsidR="007D7B03" w:rsidRPr="005A6F95">
              <w:rPr>
                <w:rStyle w:val="Hyperlink"/>
                <w:noProof/>
              </w:rPr>
              <w:t>1</w:t>
            </w:r>
            <w:r w:rsidR="007D7B03">
              <w:rPr>
                <w:rFonts w:eastAsiaTheme="minorEastAsia" w:cstheme="minorBidi"/>
                <w:b w:val="0"/>
                <w:bCs w:val="0"/>
                <w:i w:val="0"/>
                <w:iCs w:val="0"/>
                <w:noProof/>
              </w:rPr>
              <w:tab/>
            </w:r>
            <w:r w:rsidR="007D7B03" w:rsidRPr="005A6F95">
              <w:rPr>
                <w:rStyle w:val="Hyperlink"/>
                <w:noProof/>
              </w:rPr>
              <w:t>Business needs</w:t>
            </w:r>
            <w:r w:rsidR="007D7B03">
              <w:rPr>
                <w:noProof/>
                <w:webHidden/>
              </w:rPr>
              <w:tab/>
            </w:r>
            <w:r w:rsidR="007D7B03">
              <w:rPr>
                <w:noProof/>
                <w:webHidden/>
              </w:rPr>
              <w:fldChar w:fldCharType="begin"/>
            </w:r>
            <w:r w:rsidR="007D7B03">
              <w:rPr>
                <w:noProof/>
                <w:webHidden/>
              </w:rPr>
              <w:instrText xml:space="preserve"> PAGEREF _Toc103769942 \h </w:instrText>
            </w:r>
          </w:ins>
          <w:r w:rsidR="007D7B03">
            <w:rPr>
              <w:noProof/>
              <w:webHidden/>
            </w:rPr>
          </w:r>
          <w:r w:rsidR="007D7B03">
            <w:rPr>
              <w:noProof/>
              <w:webHidden/>
            </w:rPr>
            <w:fldChar w:fldCharType="separate"/>
          </w:r>
          <w:ins w:id="88" w:author="Santiago Estellano" w:date="2022-10-24T21:04:00Z">
            <w:r w:rsidR="0025681B">
              <w:rPr>
                <w:noProof/>
                <w:webHidden/>
              </w:rPr>
              <w:t>4</w:t>
            </w:r>
          </w:ins>
          <w:ins w:id="89" w:author="Sebastian Gonzalez" w:date="2022-05-18T12:27:00Z">
            <w:r w:rsidR="007D7B03">
              <w:rPr>
                <w:noProof/>
                <w:webHidden/>
              </w:rPr>
              <w:fldChar w:fldCharType="end"/>
            </w:r>
            <w:r w:rsidR="007D7B03" w:rsidRPr="005A6F95">
              <w:rPr>
                <w:rStyle w:val="Hyperlink"/>
                <w:noProof/>
              </w:rPr>
              <w:fldChar w:fldCharType="end"/>
            </w:r>
          </w:ins>
        </w:p>
        <w:p w14:paraId="38D2A47B" w14:textId="123DB527" w:rsidR="007D7B03" w:rsidRDefault="007D7B03">
          <w:pPr>
            <w:pStyle w:val="TOC1"/>
            <w:tabs>
              <w:tab w:val="left" w:pos="440"/>
              <w:tab w:val="right" w:leader="dot" w:pos="10358"/>
            </w:tabs>
            <w:rPr>
              <w:ins w:id="90" w:author="Sebastian Gonzalez" w:date="2022-05-18T12:27:00Z"/>
              <w:rFonts w:eastAsiaTheme="minorEastAsia" w:cstheme="minorBidi"/>
              <w:b w:val="0"/>
              <w:bCs w:val="0"/>
              <w:i w:val="0"/>
              <w:iCs w:val="0"/>
              <w:noProof/>
            </w:rPr>
          </w:pPr>
          <w:ins w:id="91" w:author="Sebastian Gonzalez" w:date="2022-05-18T12:27:00Z">
            <w:r w:rsidRPr="005A6F95">
              <w:rPr>
                <w:rStyle w:val="Hyperlink"/>
                <w:noProof/>
              </w:rPr>
              <w:fldChar w:fldCharType="begin"/>
            </w:r>
            <w:r w:rsidRPr="005A6F95">
              <w:rPr>
                <w:rStyle w:val="Hyperlink"/>
                <w:noProof/>
              </w:rPr>
              <w:instrText xml:space="preserve"> </w:instrText>
            </w:r>
            <w:r>
              <w:rPr>
                <w:noProof/>
              </w:rPr>
              <w:instrText>HYPERLINK \l "_Toc103769943"</w:instrText>
            </w:r>
            <w:r w:rsidRPr="005A6F95">
              <w:rPr>
                <w:rStyle w:val="Hyperlink"/>
                <w:noProof/>
              </w:rPr>
              <w:instrText xml:space="preserve"> </w:instrText>
            </w:r>
            <w:r w:rsidRPr="005A6F95">
              <w:rPr>
                <w:rStyle w:val="Hyperlink"/>
                <w:noProof/>
              </w:rPr>
              <w:fldChar w:fldCharType="separate"/>
            </w:r>
            <w:r w:rsidRPr="005A6F95">
              <w:rPr>
                <w:rStyle w:val="Hyperlink"/>
                <w:noProof/>
              </w:rPr>
              <w:t>2</w:t>
            </w:r>
            <w:r>
              <w:rPr>
                <w:rFonts w:eastAsiaTheme="minorEastAsia" w:cstheme="minorBidi"/>
                <w:b w:val="0"/>
                <w:bCs w:val="0"/>
                <w:i w:val="0"/>
                <w:iCs w:val="0"/>
                <w:noProof/>
              </w:rPr>
              <w:tab/>
            </w:r>
            <w:r w:rsidRPr="005A6F95">
              <w:rPr>
                <w:rStyle w:val="Hyperlink"/>
                <w:noProof/>
              </w:rPr>
              <w:t>Impacted areas/modules [Optional as output]</w:t>
            </w:r>
            <w:r>
              <w:rPr>
                <w:noProof/>
                <w:webHidden/>
              </w:rPr>
              <w:tab/>
            </w:r>
            <w:r>
              <w:rPr>
                <w:noProof/>
                <w:webHidden/>
              </w:rPr>
              <w:fldChar w:fldCharType="begin"/>
            </w:r>
            <w:r>
              <w:rPr>
                <w:noProof/>
                <w:webHidden/>
              </w:rPr>
              <w:instrText xml:space="preserve"> PAGEREF _Toc103769943 \h </w:instrText>
            </w:r>
          </w:ins>
          <w:r>
            <w:rPr>
              <w:noProof/>
              <w:webHidden/>
            </w:rPr>
          </w:r>
          <w:r>
            <w:rPr>
              <w:noProof/>
              <w:webHidden/>
            </w:rPr>
            <w:fldChar w:fldCharType="separate"/>
          </w:r>
          <w:ins w:id="92" w:author="Santiago Estellano" w:date="2022-10-24T21:04:00Z">
            <w:r w:rsidR="0025681B">
              <w:rPr>
                <w:noProof/>
                <w:webHidden/>
              </w:rPr>
              <w:t>4</w:t>
            </w:r>
          </w:ins>
          <w:ins w:id="93" w:author="Sebastian Gonzalez" w:date="2022-05-18T12:27:00Z">
            <w:r>
              <w:rPr>
                <w:noProof/>
                <w:webHidden/>
              </w:rPr>
              <w:fldChar w:fldCharType="end"/>
            </w:r>
            <w:r w:rsidRPr="005A6F95">
              <w:rPr>
                <w:rStyle w:val="Hyperlink"/>
                <w:noProof/>
              </w:rPr>
              <w:fldChar w:fldCharType="end"/>
            </w:r>
          </w:ins>
        </w:p>
        <w:p w14:paraId="03FCD077" w14:textId="1F55B392" w:rsidR="007D7B03" w:rsidRDefault="007D7B03">
          <w:pPr>
            <w:pStyle w:val="TOC1"/>
            <w:tabs>
              <w:tab w:val="left" w:pos="440"/>
              <w:tab w:val="right" w:leader="dot" w:pos="10358"/>
            </w:tabs>
            <w:rPr>
              <w:ins w:id="94" w:author="Sebastian Gonzalez" w:date="2022-05-18T12:27:00Z"/>
              <w:rFonts w:eastAsiaTheme="minorEastAsia" w:cstheme="minorBidi"/>
              <w:b w:val="0"/>
              <w:bCs w:val="0"/>
              <w:i w:val="0"/>
              <w:iCs w:val="0"/>
              <w:noProof/>
            </w:rPr>
          </w:pPr>
          <w:ins w:id="95" w:author="Sebastian Gonzalez" w:date="2022-05-18T12:27:00Z">
            <w:r w:rsidRPr="005A6F95">
              <w:rPr>
                <w:rStyle w:val="Hyperlink"/>
                <w:noProof/>
              </w:rPr>
              <w:fldChar w:fldCharType="begin"/>
            </w:r>
            <w:r w:rsidRPr="005A6F95">
              <w:rPr>
                <w:rStyle w:val="Hyperlink"/>
                <w:noProof/>
              </w:rPr>
              <w:instrText xml:space="preserve"> </w:instrText>
            </w:r>
            <w:r>
              <w:rPr>
                <w:noProof/>
              </w:rPr>
              <w:instrText>HYPERLINK \l "_Toc103769944"</w:instrText>
            </w:r>
            <w:r w:rsidRPr="005A6F95">
              <w:rPr>
                <w:rStyle w:val="Hyperlink"/>
                <w:noProof/>
              </w:rPr>
              <w:instrText xml:space="preserve"> </w:instrText>
            </w:r>
            <w:r w:rsidRPr="005A6F95">
              <w:rPr>
                <w:rStyle w:val="Hyperlink"/>
                <w:noProof/>
              </w:rPr>
              <w:fldChar w:fldCharType="separate"/>
            </w:r>
            <w:r w:rsidRPr="005A6F95">
              <w:rPr>
                <w:rStyle w:val="Hyperlink"/>
                <w:noProof/>
              </w:rPr>
              <w:t>3</w:t>
            </w:r>
            <w:r>
              <w:rPr>
                <w:rFonts w:eastAsiaTheme="minorEastAsia" w:cstheme="minorBidi"/>
                <w:b w:val="0"/>
                <w:bCs w:val="0"/>
                <w:i w:val="0"/>
                <w:iCs w:val="0"/>
                <w:noProof/>
              </w:rPr>
              <w:tab/>
            </w:r>
            <w:r w:rsidRPr="005A6F95">
              <w:rPr>
                <w:rStyle w:val="Hyperlink"/>
                <w:noProof/>
              </w:rPr>
              <w:t>Acceptance criteria</w:t>
            </w:r>
            <w:r>
              <w:rPr>
                <w:noProof/>
                <w:webHidden/>
              </w:rPr>
              <w:tab/>
            </w:r>
            <w:r>
              <w:rPr>
                <w:noProof/>
                <w:webHidden/>
              </w:rPr>
              <w:fldChar w:fldCharType="begin"/>
            </w:r>
            <w:r>
              <w:rPr>
                <w:noProof/>
                <w:webHidden/>
              </w:rPr>
              <w:instrText xml:space="preserve"> PAGEREF _Toc103769944 \h </w:instrText>
            </w:r>
          </w:ins>
          <w:r>
            <w:rPr>
              <w:noProof/>
              <w:webHidden/>
            </w:rPr>
          </w:r>
          <w:r>
            <w:rPr>
              <w:noProof/>
              <w:webHidden/>
            </w:rPr>
            <w:fldChar w:fldCharType="separate"/>
          </w:r>
          <w:ins w:id="96" w:author="Santiago Estellano" w:date="2022-10-24T21:04:00Z">
            <w:r w:rsidR="0025681B">
              <w:rPr>
                <w:noProof/>
                <w:webHidden/>
              </w:rPr>
              <w:t>4</w:t>
            </w:r>
          </w:ins>
          <w:ins w:id="97" w:author="Sebastian Gonzalez" w:date="2022-05-18T12:46:00Z">
            <w:del w:id="98" w:author="Santiago Estellano" w:date="2022-10-24T20:45:00Z">
              <w:r w:rsidR="009C6D07" w:rsidDel="00563220">
                <w:rPr>
                  <w:noProof/>
                  <w:webHidden/>
                </w:rPr>
                <w:delText>5</w:delText>
              </w:r>
            </w:del>
          </w:ins>
          <w:ins w:id="99" w:author="Sebastian Gonzalez" w:date="2022-05-18T12:27:00Z">
            <w:r>
              <w:rPr>
                <w:noProof/>
                <w:webHidden/>
              </w:rPr>
              <w:fldChar w:fldCharType="end"/>
            </w:r>
            <w:r w:rsidRPr="005A6F95">
              <w:rPr>
                <w:rStyle w:val="Hyperlink"/>
                <w:noProof/>
              </w:rPr>
              <w:fldChar w:fldCharType="end"/>
            </w:r>
          </w:ins>
        </w:p>
        <w:p w14:paraId="14D6072D" w14:textId="070A3241" w:rsidR="007D7B03" w:rsidRDefault="007D7B03">
          <w:pPr>
            <w:pStyle w:val="TOC1"/>
            <w:tabs>
              <w:tab w:val="left" w:pos="440"/>
              <w:tab w:val="right" w:leader="dot" w:pos="10358"/>
            </w:tabs>
            <w:rPr>
              <w:ins w:id="100" w:author="Sebastian Gonzalez" w:date="2022-05-18T12:27:00Z"/>
              <w:rFonts w:eastAsiaTheme="minorEastAsia" w:cstheme="minorBidi"/>
              <w:b w:val="0"/>
              <w:bCs w:val="0"/>
              <w:i w:val="0"/>
              <w:iCs w:val="0"/>
              <w:noProof/>
            </w:rPr>
          </w:pPr>
          <w:ins w:id="101" w:author="Sebastian Gonzalez" w:date="2022-05-18T12:27:00Z">
            <w:r w:rsidRPr="005A6F95">
              <w:rPr>
                <w:rStyle w:val="Hyperlink"/>
                <w:noProof/>
              </w:rPr>
              <w:fldChar w:fldCharType="begin"/>
            </w:r>
            <w:r w:rsidRPr="005A6F95">
              <w:rPr>
                <w:rStyle w:val="Hyperlink"/>
                <w:noProof/>
              </w:rPr>
              <w:instrText xml:space="preserve"> </w:instrText>
            </w:r>
            <w:r>
              <w:rPr>
                <w:noProof/>
              </w:rPr>
              <w:instrText>HYPERLINK \l "_Toc103769947"</w:instrText>
            </w:r>
            <w:r w:rsidRPr="005A6F95">
              <w:rPr>
                <w:rStyle w:val="Hyperlink"/>
                <w:noProof/>
              </w:rPr>
              <w:instrText xml:space="preserve"> </w:instrText>
            </w:r>
            <w:r w:rsidRPr="005A6F95">
              <w:rPr>
                <w:rStyle w:val="Hyperlink"/>
                <w:noProof/>
              </w:rPr>
              <w:fldChar w:fldCharType="separate"/>
            </w:r>
            <w:r w:rsidRPr="005A6F95">
              <w:rPr>
                <w:rStyle w:val="Hyperlink"/>
                <w:noProof/>
              </w:rPr>
              <w:t>4</w:t>
            </w:r>
            <w:r>
              <w:rPr>
                <w:rFonts w:eastAsiaTheme="minorEastAsia" w:cstheme="minorBidi"/>
                <w:b w:val="0"/>
                <w:bCs w:val="0"/>
                <w:i w:val="0"/>
                <w:iCs w:val="0"/>
                <w:noProof/>
              </w:rPr>
              <w:tab/>
            </w:r>
            <w:r w:rsidRPr="005A6F95">
              <w:rPr>
                <w:rStyle w:val="Hyperlink"/>
                <w:noProof/>
              </w:rPr>
              <w:t>Solution proposal</w:t>
            </w:r>
            <w:r>
              <w:rPr>
                <w:noProof/>
                <w:webHidden/>
              </w:rPr>
              <w:tab/>
            </w:r>
            <w:r>
              <w:rPr>
                <w:noProof/>
                <w:webHidden/>
              </w:rPr>
              <w:fldChar w:fldCharType="begin"/>
            </w:r>
            <w:r>
              <w:rPr>
                <w:noProof/>
                <w:webHidden/>
              </w:rPr>
              <w:instrText xml:space="preserve"> PAGEREF _Toc103769947 \h </w:instrText>
            </w:r>
          </w:ins>
          <w:r>
            <w:rPr>
              <w:noProof/>
              <w:webHidden/>
            </w:rPr>
          </w:r>
          <w:r>
            <w:rPr>
              <w:noProof/>
              <w:webHidden/>
            </w:rPr>
            <w:fldChar w:fldCharType="separate"/>
          </w:r>
          <w:ins w:id="102" w:author="Santiago Estellano" w:date="2022-10-24T21:04:00Z">
            <w:r w:rsidR="0025681B">
              <w:rPr>
                <w:noProof/>
                <w:webHidden/>
              </w:rPr>
              <w:t>4</w:t>
            </w:r>
          </w:ins>
          <w:ins w:id="103" w:author="Sebastian Gonzalez" w:date="2022-05-18T12:46:00Z">
            <w:del w:id="104" w:author="Santiago Estellano" w:date="2022-10-24T20:45:00Z">
              <w:r w:rsidR="009C6D07" w:rsidDel="00563220">
                <w:rPr>
                  <w:noProof/>
                  <w:webHidden/>
                </w:rPr>
                <w:delText>5</w:delText>
              </w:r>
            </w:del>
          </w:ins>
          <w:ins w:id="105" w:author="Sebastian Gonzalez" w:date="2022-05-18T12:27:00Z">
            <w:r>
              <w:rPr>
                <w:noProof/>
                <w:webHidden/>
              </w:rPr>
              <w:fldChar w:fldCharType="end"/>
            </w:r>
            <w:r w:rsidRPr="005A6F95">
              <w:rPr>
                <w:rStyle w:val="Hyperlink"/>
                <w:noProof/>
              </w:rPr>
              <w:fldChar w:fldCharType="end"/>
            </w:r>
          </w:ins>
        </w:p>
        <w:p w14:paraId="71DE07AF" w14:textId="253B9842" w:rsidR="007D7B03" w:rsidRDefault="007D7B03">
          <w:pPr>
            <w:pStyle w:val="TOC1"/>
            <w:tabs>
              <w:tab w:val="left" w:pos="440"/>
              <w:tab w:val="right" w:leader="dot" w:pos="10358"/>
            </w:tabs>
            <w:rPr>
              <w:ins w:id="106" w:author="Sebastian Gonzalez" w:date="2022-05-18T12:27:00Z"/>
              <w:rFonts w:eastAsiaTheme="minorEastAsia" w:cstheme="minorBidi"/>
              <w:b w:val="0"/>
              <w:bCs w:val="0"/>
              <w:i w:val="0"/>
              <w:iCs w:val="0"/>
              <w:noProof/>
            </w:rPr>
          </w:pPr>
          <w:ins w:id="107" w:author="Sebastian Gonzalez" w:date="2022-05-18T12:27:00Z">
            <w:r w:rsidRPr="005A6F95">
              <w:rPr>
                <w:rStyle w:val="Hyperlink"/>
                <w:noProof/>
              </w:rPr>
              <w:fldChar w:fldCharType="begin"/>
            </w:r>
            <w:r w:rsidRPr="005A6F95">
              <w:rPr>
                <w:rStyle w:val="Hyperlink"/>
                <w:noProof/>
              </w:rPr>
              <w:instrText xml:space="preserve"> </w:instrText>
            </w:r>
            <w:r>
              <w:rPr>
                <w:noProof/>
              </w:rPr>
              <w:instrText>HYPERLINK \l "_Toc103769948"</w:instrText>
            </w:r>
            <w:r w:rsidRPr="005A6F95">
              <w:rPr>
                <w:rStyle w:val="Hyperlink"/>
                <w:noProof/>
              </w:rPr>
              <w:instrText xml:space="preserve"> </w:instrText>
            </w:r>
            <w:r w:rsidRPr="005A6F95">
              <w:rPr>
                <w:rStyle w:val="Hyperlink"/>
                <w:noProof/>
              </w:rPr>
              <w:fldChar w:fldCharType="separate"/>
            </w:r>
            <w:r w:rsidRPr="005A6F95">
              <w:rPr>
                <w:rStyle w:val="Hyperlink"/>
                <w:noProof/>
              </w:rPr>
              <w:t>5</w:t>
            </w:r>
            <w:r>
              <w:rPr>
                <w:rFonts w:eastAsiaTheme="minorEastAsia" w:cstheme="minorBidi"/>
                <w:b w:val="0"/>
                <w:bCs w:val="0"/>
                <w:i w:val="0"/>
                <w:iCs w:val="0"/>
                <w:noProof/>
              </w:rPr>
              <w:tab/>
            </w:r>
            <w:r w:rsidRPr="005A6F95">
              <w:rPr>
                <w:rStyle w:val="Hyperlink"/>
                <w:noProof/>
              </w:rPr>
              <w:t>Prerequisites</w:t>
            </w:r>
            <w:r>
              <w:rPr>
                <w:noProof/>
                <w:webHidden/>
              </w:rPr>
              <w:tab/>
            </w:r>
            <w:r>
              <w:rPr>
                <w:noProof/>
                <w:webHidden/>
              </w:rPr>
              <w:fldChar w:fldCharType="begin"/>
            </w:r>
            <w:r>
              <w:rPr>
                <w:noProof/>
                <w:webHidden/>
              </w:rPr>
              <w:instrText xml:space="preserve"> PAGEREF _Toc103769948 \h </w:instrText>
            </w:r>
          </w:ins>
          <w:r>
            <w:rPr>
              <w:noProof/>
              <w:webHidden/>
            </w:rPr>
          </w:r>
          <w:r>
            <w:rPr>
              <w:noProof/>
              <w:webHidden/>
            </w:rPr>
            <w:fldChar w:fldCharType="separate"/>
          </w:r>
          <w:ins w:id="108" w:author="Santiago Estellano" w:date="2022-10-24T21:04:00Z">
            <w:r w:rsidR="0025681B">
              <w:rPr>
                <w:noProof/>
                <w:webHidden/>
              </w:rPr>
              <w:t>5</w:t>
            </w:r>
          </w:ins>
          <w:ins w:id="109" w:author="Sebastian Gonzalez" w:date="2022-05-18T12:46:00Z">
            <w:del w:id="110" w:author="Santiago Estellano" w:date="2022-10-24T20:45:00Z">
              <w:r w:rsidR="009C6D07" w:rsidDel="00563220">
                <w:rPr>
                  <w:noProof/>
                  <w:webHidden/>
                </w:rPr>
                <w:delText>6</w:delText>
              </w:r>
            </w:del>
          </w:ins>
          <w:ins w:id="111" w:author="Sebastian Gonzalez" w:date="2022-05-18T12:27:00Z">
            <w:r>
              <w:rPr>
                <w:noProof/>
                <w:webHidden/>
              </w:rPr>
              <w:fldChar w:fldCharType="end"/>
            </w:r>
            <w:r w:rsidRPr="005A6F95">
              <w:rPr>
                <w:rStyle w:val="Hyperlink"/>
                <w:noProof/>
              </w:rPr>
              <w:fldChar w:fldCharType="end"/>
            </w:r>
          </w:ins>
        </w:p>
        <w:p w14:paraId="6DD9C992" w14:textId="74121505" w:rsidR="007D7B03" w:rsidRDefault="007D7B03">
          <w:pPr>
            <w:pStyle w:val="TOC1"/>
            <w:tabs>
              <w:tab w:val="left" w:pos="440"/>
              <w:tab w:val="right" w:leader="dot" w:pos="10358"/>
            </w:tabs>
            <w:rPr>
              <w:ins w:id="112" w:author="Sebastian Gonzalez" w:date="2022-05-18T12:27:00Z"/>
              <w:rFonts w:eastAsiaTheme="minorEastAsia" w:cstheme="minorBidi"/>
              <w:b w:val="0"/>
              <w:bCs w:val="0"/>
              <w:i w:val="0"/>
              <w:iCs w:val="0"/>
              <w:noProof/>
            </w:rPr>
          </w:pPr>
          <w:ins w:id="113" w:author="Sebastian Gonzalez" w:date="2022-05-18T12:27:00Z">
            <w:r w:rsidRPr="005A6F95">
              <w:rPr>
                <w:rStyle w:val="Hyperlink"/>
                <w:noProof/>
              </w:rPr>
              <w:fldChar w:fldCharType="begin"/>
            </w:r>
            <w:r w:rsidRPr="005A6F95">
              <w:rPr>
                <w:rStyle w:val="Hyperlink"/>
                <w:noProof/>
              </w:rPr>
              <w:instrText xml:space="preserve"> </w:instrText>
            </w:r>
            <w:r>
              <w:rPr>
                <w:noProof/>
              </w:rPr>
              <w:instrText>HYPERLINK \l "_Toc103769949"</w:instrText>
            </w:r>
            <w:r w:rsidRPr="005A6F95">
              <w:rPr>
                <w:rStyle w:val="Hyperlink"/>
                <w:noProof/>
              </w:rPr>
              <w:instrText xml:space="preserve"> </w:instrText>
            </w:r>
            <w:r w:rsidRPr="005A6F95">
              <w:rPr>
                <w:rStyle w:val="Hyperlink"/>
                <w:noProof/>
              </w:rPr>
              <w:fldChar w:fldCharType="separate"/>
            </w:r>
            <w:r w:rsidRPr="005A6F95">
              <w:rPr>
                <w:rStyle w:val="Hyperlink"/>
                <w:noProof/>
              </w:rPr>
              <w:t>6</w:t>
            </w:r>
            <w:r>
              <w:rPr>
                <w:rFonts w:eastAsiaTheme="minorEastAsia" w:cstheme="minorBidi"/>
                <w:b w:val="0"/>
                <w:bCs w:val="0"/>
                <w:i w:val="0"/>
                <w:iCs w:val="0"/>
                <w:noProof/>
              </w:rPr>
              <w:tab/>
            </w:r>
            <w:r w:rsidRPr="005A6F95">
              <w:rPr>
                <w:rStyle w:val="Hyperlink"/>
                <w:noProof/>
              </w:rPr>
              <w:t>Assumptions</w:t>
            </w:r>
            <w:r>
              <w:rPr>
                <w:noProof/>
                <w:webHidden/>
              </w:rPr>
              <w:tab/>
            </w:r>
            <w:r>
              <w:rPr>
                <w:noProof/>
                <w:webHidden/>
              </w:rPr>
              <w:fldChar w:fldCharType="begin"/>
            </w:r>
            <w:r>
              <w:rPr>
                <w:noProof/>
                <w:webHidden/>
              </w:rPr>
              <w:instrText xml:space="preserve"> PAGEREF _Toc103769949 \h </w:instrText>
            </w:r>
          </w:ins>
          <w:r>
            <w:rPr>
              <w:noProof/>
              <w:webHidden/>
            </w:rPr>
          </w:r>
          <w:r>
            <w:rPr>
              <w:noProof/>
              <w:webHidden/>
            </w:rPr>
            <w:fldChar w:fldCharType="separate"/>
          </w:r>
          <w:ins w:id="114" w:author="Santiago Estellano" w:date="2022-10-24T21:04:00Z">
            <w:r w:rsidR="0025681B">
              <w:rPr>
                <w:noProof/>
                <w:webHidden/>
              </w:rPr>
              <w:t>5</w:t>
            </w:r>
          </w:ins>
          <w:ins w:id="115" w:author="Sebastian Gonzalez" w:date="2022-05-18T12:46:00Z">
            <w:del w:id="116" w:author="Santiago Estellano" w:date="2022-10-24T20:45:00Z">
              <w:r w:rsidR="009C6D07" w:rsidDel="00563220">
                <w:rPr>
                  <w:noProof/>
                  <w:webHidden/>
                </w:rPr>
                <w:delText>6</w:delText>
              </w:r>
            </w:del>
          </w:ins>
          <w:ins w:id="117" w:author="Sebastian Gonzalez" w:date="2022-05-18T12:27:00Z">
            <w:r>
              <w:rPr>
                <w:noProof/>
                <w:webHidden/>
              </w:rPr>
              <w:fldChar w:fldCharType="end"/>
            </w:r>
            <w:r w:rsidRPr="005A6F95">
              <w:rPr>
                <w:rStyle w:val="Hyperlink"/>
                <w:noProof/>
              </w:rPr>
              <w:fldChar w:fldCharType="end"/>
            </w:r>
          </w:ins>
        </w:p>
        <w:p w14:paraId="5716CFC3" w14:textId="1E2366E1" w:rsidR="007D7B03" w:rsidRDefault="007D7B03">
          <w:pPr>
            <w:pStyle w:val="TOC1"/>
            <w:tabs>
              <w:tab w:val="left" w:pos="440"/>
              <w:tab w:val="right" w:leader="dot" w:pos="10358"/>
            </w:tabs>
            <w:rPr>
              <w:ins w:id="118" w:author="Sebastian Gonzalez" w:date="2022-05-18T12:27:00Z"/>
              <w:rFonts w:eastAsiaTheme="minorEastAsia" w:cstheme="minorBidi"/>
              <w:b w:val="0"/>
              <w:bCs w:val="0"/>
              <w:i w:val="0"/>
              <w:iCs w:val="0"/>
              <w:noProof/>
            </w:rPr>
          </w:pPr>
          <w:ins w:id="119" w:author="Sebastian Gonzalez" w:date="2022-05-18T12:27:00Z">
            <w:r w:rsidRPr="005A6F95">
              <w:rPr>
                <w:rStyle w:val="Hyperlink"/>
                <w:noProof/>
              </w:rPr>
              <w:fldChar w:fldCharType="begin"/>
            </w:r>
            <w:r w:rsidRPr="005A6F95">
              <w:rPr>
                <w:rStyle w:val="Hyperlink"/>
                <w:noProof/>
              </w:rPr>
              <w:instrText xml:space="preserve"> </w:instrText>
            </w:r>
            <w:r>
              <w:rPr>
                <w:noProof/>
              </w:rPr>
              <w:instrText>HYPERLINK \l "_Toc103769950"</w:instrText>
            </w:r>
            <w:r w:rsidRPr="005A6F95">
              <w:rPr>
                <w:rStyle w:val="Hyperlink"/>
                <w:noProof/>
              </w:rPr>
              <w:instrText xml:space="preserve"> </w:instrText>
            </w:r>
            <w:r w:rsidRPr="005A6F95">
              <w:rPr>
                <w:rStyle w:val="Hyperlink"/>
                <w:noProof/>
              </w:rPr>
              <w:fldChar w:fldCharType="separate"/>
            </w:r>
            <w:r w:rsidRPr="005A6F95">
              <w:rPr>
                <w:rStyle w:val="Hyperlink"/>
                <w:noProof/>
              </w:rPr>
              <w:t>7</w:t>
            </w:r>
            <w:r>
              <w:rPr>
                <w:rFonts w:eastAsiaTheme="minorEastAsia" w:cstheme="minorBidi"/>
                <w:b w:val="0"/>
                <w:bCs w:val="0"/>
                <w:i w:val="0"/>
                <w:iCs w:val="0"/>
                <w:noProof/>
              </w:rPr>
              <w:tab/>
            </w:r>
            <w:r w:rsidRPr="005A6F95">
              <w:rPr>
                <w:rStyle w:val="Hyperlink"/>
                <w:noProof/>
              </w:rPr>
              <w:t>Constraints and limitations</w:t>
            </w:r>
            <w:r>
              <w:rPr>
                <w:noProof/>
                <w:webHidden/>
              </w:rPr>
              <w:tab/>
            </w:r>
            <w:r>
              <w:rPr>
                <w:noProof/>
                <w:webHidden/>
              </w:rPr>
              <w:fldChar w:fldCharType="begin"/>
            </w:r>
            <w:r>
              <w:rPr>
                <w:noProof/>
                <w:webHidden/>
              </w:rPr>
              <w:instrText xml:space="preserve"> PAGEREF _Toc103769950 \h </w:instrText>
            </w:r>
          </w:ins>
          <w:r>
            <w:rPr>
              <w:noProof/>
              <w:webHidden/>
            </w:rPr>
          </w:r>
          <w:r>
            <w:rPr>
              <w:noProof/>
              <w:webHidden/>
            </w:rPr>
            <w:fldChar w:fldCharType="separate"/>
          </w:r>
          <w:ins w:id="120" w:author="Santiago Estellano" w:date="2022-10-24T21:04:00Z">
            <w:r w:rsidR="0025681B">
              <w:rPr>
                <w:noProof/>
                <w:webHidden/>
              </w:rPr>
              <w:t>5</w:t>
            </w:r>
          </w:ins>
          <w:ins w:id="121" w:author="Sebastian Gonzalez" w:date="2022-05-18T12:46:00Z">
            <w:del w:id="122" w:author="Santiago Estellano" w:date="2022-10-24T20:45:00Z">
              <w:r w:rsidR="009C6D07" w:rsidDel="00563220">
                <w:rPr>
                  <w:noProof/>
                  <w:webHidden/>
                </w:rPr>
                <w:delText>7</w:delText>
              </w:r>
            </w:del>
          </w:ins>
          <w:ins w:id="123" w:author="Sebastian Gonzalez" w:date="2022-05-18T12:27:00Z">
            <w:r>
              <w:rPr>
                <w:noProof/>
                <w:webHidden/>
              </w:rPr>
              <w:fldChar w:fldCharType="end"/>
            </w:r>
            <w:r w:rsidRPr="005A6F95">
              <w:rPr>
                <w:rStyle w:val="Hyperlink"/>
                <w:noProof/>
              </w:rPr>
              <w:fldChar w:fldCharType="end"/>
            </w:r>
          </w:ins>
        </w:p>
        <w:p w14:paraId="212D5112" w14:textId="47096C57" w:rsidR="007D7B03" w:rsidRDefault="007D7B03">
          <w:pPr>
            <w:pStyle w:val="TOC1"/>
            <w:tabs>
              <w:tab w:val="left" w:pos="440"/>
              <w:tab w:val="right" w:leader="dot" w:pos="10358"/>
            </w:tabs>
            <w:rPr>
              <w:ins w:id="124" w:author="Sebastian Gonzalez" w:date="2022-05-18T12:27:00Z"/>
              <w:rFonts w:eastAsiaTheme="minorEastAsia" w:cstheme="minorBidi"/>
              <w:b w:val="0"/>
              <w:bCs w:val="0"/>
              <w:i w:val="0"/>
              <w:iCs w:val="0"/>
              <w:noProof/>
            </w:rPr>
          </w:pPr>
          <w:ins w:id="125" w:author="Sebastian Gonzalez" w:date="2022-05-18T12:27:00Z">
            <w:r w:rsidRPr="005A6F95">
              <w:rPr>
                <w:rStyle w:val="Hyperlink"/>
                <w:noProof/>
              </w:rPr>
              <w:fldChar w:fldCharType="begin"/>
            </w:r>
            <w:r w:rsidRPr="005A6F95">
              <w:rPr>
                <w:rStyle w:val="Hyperlink"/>
                <w:noProof/>
              </w:rPr>
              <w:instrText xml:space="preserve"> </w:instrText>
            </w:r>
            <w:r>
              <w:rPr>
                <w:noProof/>
              </w:rPr>
              <w:instrText>HYPERLINK \l "_Toc103769951"</w:instrText>
            </w:r>
            <w:r w:rsidRPr="005A6F95">
              <w:rPr>
                <w:rStyle w:val="Hyperlink"/>
                <w:noProof/>
              </w:rPr>
              <w:instrText xml:space="preserve"> </w:instrText>
            </w:r>
            <w:r w:rsidRPr="005A6F95">
              <w:rPr>
                <w:rStyle w:val="Hyperlink"/>
                <w:noProof/>
              </w:rPr>
              <w:fldChar w:fldCharType="separate"/>
            </w:r>
            <w:r w:rsidRPr="005A6F95">
              <w:rPr>
                <w:rStyle w:val="Hyperlink"/>
                <w:noProof/>
              </w:rPr>
              <w:t>8</w:t>
            </w:r>
            <w:r>
              <w:rPr>
                <w:rFonts w:eastAsiaTheme="minorEastAsia" w:cstheme="minorBidi"/>
                <w:b w:val="0"/>
                <w:bCs w:val="0"/>
                <w:i w:val="0"/>
                <w:iCs w:val="0"/>
                <w:noProof/>
              </w:rPr>
              <w:tab/>
            </w:r>
            <w:r w:rsidRPr="005A6F95">
              <w:rPr>
                <w:rStyle w:val="Hyperlink"/>
                <w:noProof/>
              </w:rPr>
              <w:t>Risks</w:t>
            </w:r>
            <w:r>
              <w:rPr>
                <w:noProof/>
                <w:webHidden/>
              </w:rPr>
              <w:tab/>
            </w:r>
            <w:r>
              <w:rPr>
                <w:noProof/>
                <w:webHidden/>
              </w:rPr>
              <w:fldChar w:fldCharType="begin"/>
            </w:r>
            <w:r>
              <w:rPr>
                <w:noProof/>
                <w:webHidden/>
              </w:rPr>
              <w:instrText xml:space="preserve"> PAGEREF _Toc103769951 \h </w:instrText>
            </w:r>
          </w:ins>
          <w:r>
            <w:rPr>
              <w:noProof/>
              <w:webHidden/>
            </w:rPr>
          </w:r>
          <w:r>
            <w:rPr>
              <w:noProof/>
              <w:webHidden/>
            </w:rPr>
            <w:fldChar w:fldCharType="separate"/>
          </w:r>
          <w:ins w:id="126" w:author="Santiago Estellano" w:date="2022-10-24T21:04:00Z">
            <w:r w:rsidR="0025681B">
              <w:rPr>
                <w:noProof/>
                <w:webHidden/>
              </w:rPr>
              <w:t>5</w:t>
            </w:r>
          </w:ins>
          <w:ins w:id="127" w:author="Sebastian Gonzalez" w:date="2022-05-18T12:46:00Z">
            <w:del w:id="128" w:author="Santiago Estellano" w:date="2022-10-24T20:45:00Z">
              <w:r w:rsidR="009C6D07" w:rsidDel="00563220">
                <w:rPr>
                  <w:noProof/>
                  <w:webHidden/>
                </w:rPr>
                <w:delText>7</w:delText>
              </w:r>
            </w:del>
          </w:ins>
          <w:ins w:id="129" w:author="Sebastian Gonzalez" w:date="2022-05-18T12:27:00Z">
            <w:r>
              <w:rPr>
                <w:noProof/>
                <w:webHidden/>
              </w:rPr>
              <w:fldChar w:fldCharType="end"/>
            </w:r>
            <w:r w:rsidRPr="005A6F95">
              <w:rPr>
                <w:rStyle w:val="Hyperlink"/>
                <w:noProof/>
              </w:rPr>
              <w:fldChar w:fldCharType="end"/>
            </w:r>
          </w:ins>
        </w:p>
        <w:p w14:paraId="0EFAA52F" w14:textId="2CA9B402" w:rsidR="00BE18E6" w:rsidRDefault="00BE18E6">
          <w:pPr>
            <w:pStyle w:val="TOC1"/>
            <w:rPr>
              <w:ins w:id="130" w:author="Sebastian Gonzalez" w:date="2022-05-18T12:17:00Z"/>
            </w:rPr>
            <w:pPrChange w:id="131" w:author="Sebastian Gonzalez" w:date="2022-05-18T12:22:00Z">
              <w:pPr/>
            </w:pPrChange>
          </w:pPr>
          <w:ins w:id="132" w:author="Sebastian Gonzalez" w:date="2022-05-18T12:19:00Z">
            <w:r>
              <w:fldChar w:fldCharType="end"/>
            </w:r>
          </w:ins>
        </w:p>
        <w:customXmlInsRangeStart w:id="133" w:author="Sebastian Gonzalez" w:date="2022-05-18T12:17:00Z"/>
      </w:sdtContent>
    </w:sdt>
    <w:customXmlInsRangeEnd w:id="133"/>
    <w:p w14:paraId="43D47DDA" w14:textId="73844D92" w:rsidR="00595E33" w:rsidRDefault="00595E33" w:rsidP="00F01991">
      <w:pPr>
        <w:spacing w:before="120"/>
        <w:rPr>
          <w:rFonts w:cs="Arial"/>
          <w:color w:val="0069AA"/>
          <w:szCs w:val="20"/>
        </w:rPr>
      </w:pPr>
    </w:p>
    <w:p w14:paraId="5630AD66" w14:textId="77777777" w:rsidR="00E511F9" w:rsidRDefault="00E511F9">
      <w:pPr>
        <w:rPr>
          <w:rFonts w:cs="Arial"/>
          <w:szCs w:val="20"/>
        </w:rPr>
      </w:pPr>
      <w:r>
        <w:rPr>
          <w:rFonts w:cs="Arial"/>
          <w:bCs/>
          <w:szCs w:val="20"/>
        </w:rPr>
        <w:br w:type="page"/>
      </w:r>
    </w:p>
    <w:p w14:paraId="3E7A9F1C" w14:textId="0EE31CCF" w:rsidR="006E2710" w:rsidRPr="00A82C89" w:rsidDel="00F44063" w:rsidRDefault="006E2710" w:rsidP="006E2710">
      <w:pPr>
        <w:pStyle w:val="Heading1"/>
        <w:rPr>
          <w:del w:id="134" w:author="Villaverde, Alfredo" w:date="2022-03-10T13:10:00Z"/>
        </w:rPr>
      </w:pPr>
      <w:del w:id="135" w:author="Villaverde, Alfredo" w:date="2022-03-10T13:11:00Z">
        <w:r w:rsidRPr="00A82C89" w:rsidDel="00F44063">
          <w:lastRenderedPageBreak/>
          <w:delText>Introduction</w:delText>
        </w:r>
      </w:del>
      <w:bookmarkStart w:id="136" w:name="_Toc97814027"/>
      <w:bookmarkStart w:id="137" w:name="_Toc97814786"/>
      <w:bookmarkStart w:id="138" w:name="_Toc97815038"/>
      <w:bookmarkStart w:id="139" w:name="_Toc97815169"/>
      <w:bookmarkStart w:id="140" w:name="_Toc97816033"/>
      <w:bookmarkStart w:id="141" w:name="_Toc97816621"/>
      <w:bookmarkStart w:id="142" w:name="_Toc103766381"/>
      <w:bookmarkStart w:id="143" w:name="_Toc103766460"/>
      <w:bookmarkStart w:id="144" w:name="_Toc103768479"/>
      <w:bookmarkStart w:id="145" w:name="_Toc103768558"/>
      <w:bookmarkStart w:id="146" w:name="_Toc103768637"/>
      <w:bookmarkStart w:id="147" w:name="_Toc103768716"/>
      <w:bookmarkStart w:id="148" w:name="_Toc103768810"/>
      <w:bookmarkStart w:id="149" w:name="_Toc103768968"/>
      <w:bookmarkStart w:id="150" w:name="_Toc103769047"/>
      <w:bookmarkStart w:id="151" w:name="_Toc103769126"/>
      <w:bookmarkStart w:id="152" w:name="_Toc103769205"/>
      <w:bookmarkStart w:id="153" w:name="_Toc103769284"/>
      <w:bookmarkStart w:id="154" w:name="_Toc103769378"/>
      <w:bookmarkStart w:id="155" w:name="_Toc103769457"/>
      <w:bookmarkStart w:id="156" w:name="_Toc103769536"/>
      <w:bookmarkStart w:id="157" w:name="_Toc103769616"/>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60E23C92" w14:textId="2467FC69" w:rsidR="00A7133A" w:rsidRPr="00F44063" w:rsidDel="00F44063" w:rsidRDefault="00A7133A">
      <w:pPr>
        <w:pStyle w:val="Heading1"/>
        <w:rPr>
          <w:del w:id="158" w:author="Villaverde, Alfredo" w:date="2022-03-10T13:10:00Z"/>
          <w:rFonts w:asciiTheme="minorHAnsi" w:hAnsiTheme="minorHAnsi" w:cstheme="minorHAnsi"/>
          <w:color w:val="0070C0"/>
          <w:shd w:val="clear" w:color="auto" w:fill="FFFFFF"/>
          <w:rPrChange w:id="159" w:author="Villaverde, Alfredo" w:date="2022-03-10T13:10:00Z">
            <w:rPr>
              <w:del w:id="160" w:author="Villaverde, Alfredo" w:date="2022-03-10T13:10:00Z"/>
              <w:shd w:val="clear" w:color="auto" w:fill="FFFFFF"/>
            </w:rPr>
          </w:rPrChange>
        </w:rPr>
        <w:pPrChange w:id="161" w:author="Villaverde, Alfredo" w:date="2022-03-10T13:10:00Z">
          <w:pPr/>
        </w:pPrChange>
      </w:pPr>
      <w:del w:id="162" w:author="Villaverde, Alfredo" w:date="2022-03-10T13:10:00Z">
        <w:r w:rsidRPr="00F44063" w:rsidDel="00F44063">
          <w:rPr>
            <w:rFonts w:asciiTheme="minorHAnsi" w:hAnsiTheme="minorHAnsi" w:cstheme="minorHAnsi"/>
            <w:color w:val="0070C0"/>
            <w:shd w:val="clear" w:color="auto" w:fill="FFFFFF"/>
            <w:rPrChange w:id="163" w:author="Villaverde, Alfredo" w:date="2022-03-10T13:10:00Z">
              <w:rPr>
                <w:shd w:val="clear" w:color="auto" w:fill="FFFFFF"/>
              </w:rPr>
            </w:rPrChange>
          </w:rPr>
          <w:delText xml:space="preserve">TransnetYX is an automated genotyping company dedicated to serving research and saving time by removing redundant, yet necessary, tests conducted in genetic research. By optimizing resources, TransnetYX has paved the way for research to advance and deeper understandings to emerge. </w:delText>
        </w:r>
        <w:bookmarkStart w:id="164" w:name="_Toc97814028"/>
        <w:bookmarkStart w:id="165" w:name="_Toc97814787"/>
        <w:bookmarkStart w:id="166" w:name="_Toc97815039"/>
        <w:bookmarkStart w:id="167" w:name="_Toc97815170"/>
        <w:bookmarkStart w:id="168" w:name="_Toc97816034"/>
        <w:bookmarkStart w:id="169" w:name="_Toc97816622"/>
        <w:bookmarkStart w:id="170" w:name="_Toc103766382"/>
        <w:bookmarkStart w:id="171" w:name="_Toc103766461"/>
        <w:bookmarkStart w:id="172" w:name="_Toc103768480"/>
        <w:bookmarkStart w:id="173" w:name="_Toc103768559"/>
        <w:bookmarkStart w:id="174" w:name="_Toc103768638"/>
        <w:bookmarkStart w:id="175" w:name="_Toc103768717"/>
        <w:bookmarkStart w:id="176" w:name="_Toc103768811"/>
        <w:bookmarkStart w:id="177" w:name="_Toc103768969"/>
        <w:bookmarkStart w:id="178" w:name="_Toc103769048"/>
        <w:bookmarkStart w:id="179" w:name="_Toc103769127"/>
        <w:bookmarkStart w:id="180" w:name="_Toc103769206"/>
        <w:bookmarkStart w:id="181" w:name="_Toc103769285"/>
        <w:bookmarkStart w:id="182" w:name="_Toc103769379"/>
        <w:bookmarkStart w:id="183" w:name="_Toc103769458"/>
        <w:bookmarkStart w:id="184" w:name="_Toc103769537"/>
        <w:bookmarkStart w:id="185" w:name="_Toc103769617"/>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del>
    </w:p>
    <w:p w14:paraId="24546F1D" w14:textId="12801CB0" w:rsidR="00607FF5" w:rsidRPr="00A7133A" w:rsidDel="00F44063" w:rsidRDefault="00A7133A">
      <w:pPr>
        <w:pStyle w:val="Heading1"/>
        <w:rPr>
          <w:del w:id="186" w:author="Villaverde, Alfredo" w:date="2022-03-10T13:11:00Z"/>
          <w:color w:val="0069AA"/>
        </w:rPr>
        <w:pPrChange w:id="187" w:author="Villaverde, Alfredo" w:date="2022-03-10T13:10:00Z">
          <w:pPr/>
        </w:pPrChange>
      </w:pPr>
      <w:del w:id="188" w:author="Villaverde, Alfredo" w:date="2022-03-10T13:10:00Z">
        <w:r w:rsidRPr="00A7133A" w:rsidDel="00F44063">
          <w:rPr>
            <w:shd w:val="clear" w:color="auto" w:fill="FFFFFF"/>
          </w:rPr>
          <w:delText>The mission of Transnet</w:delText>
        </w:r>
        <w:r w:rsidDel="00F44063">
          <w:rPr>
            <w:shd w:val="clear" w:color="auto" w:fill="FFFFFF"/>
          </w:rPr>
          <w:delText>YX</w:delText>
        </w:r>
        <w:r w:rsidRPr="00A7133A" w:rsidDel="00F44063">
          <w:rPr>
            <w:shd w:val="clear" w:color="auto" w:fill="FFFFFF"/>
          </w:rPr>
          <w:delText>, then and now, is to help scientists accelerate research with fast, easy and accurate genotyping services.</w:delText>
        </w:r>
      </w:del>
      <w:del w:id="189" w:author="Villaverde, Alfredo" w:date="2022-03-10T13:11:00Z">
        <w:r w:rsidR="00607FF5" w:rsidRPr="00A7133A" w:rsidDel="00F44063">
          <w:rPr>
            <w:color w:val="0069AA"/>
          </w:rPr>
          <w:br w:type="page"/>
        </w:r>
        <w:bookmarkStart w:id="190" w:name="_Toc97814029"/>
        <w:bookmarkStart w:id="191" w:name="_Toc97814788"/>
        <w:bookmarkStart w:id="192" w:name="_Toc97815040"/>
        <w:bookmarkStart w:id="193" w:name="_Toc97815171"/>
        <w:bookmarkStart w:id="194" w:name="_Toc97816035"/>
        <w:bookmarkStart w:id="195" w:name="_Toc97816623"/>
        <w:bookmarkStart w:id="196" w:name="_Toc103766383"/>
        <w:bookmarkStart w:id="197" w:name="_Toc103766462"/>
        <w:bookmarkStart w:id="198" w:name="_Toc103768481"/>
        <w:bookmarkStart w:id="199" w:name="_Toc103768560"/>
        <w:bookmarkStart w:id="200" w:name="_Toc103768639"/>
        <w:bookmarkStart w:id="201" w:name="_Toc103768718"/>
        <w:bookmarkStart w:id="202" w:name="_Toc103768812"/>
        <w:bookmarkStart w:id="203" w:name="_Toc103768970"/>
        <w:bookmarkStart w:id="204" w:name="_Toc103769049"/>
        <w:bookmarkStart w:id="205" w:name="_Toc103769128"/>
        <w:bookmarkStart w:id="206" w:name="_Toc103769207"/>
        <w:bookmarkStart w:id="207" w:name="_Toc103769286"/>
        <w:bookmarkStart w:id="208" w:name="_Toc103769380"/>
        <w:bookmarkStart w:id="209" w:name="_Toc103769459"/>
        <w:bookmarkStart w:id="210" w:name="_Toc103769538"/>
        <w:bookmarkStart w:id="211" w:name="_Toc103769618"/>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del>
    </w:p>
    <w:p w14:paraId="2FEF842E" w14:textId="5C764984" w:rsidR="002B202C" w:rsidDel="00B27452" w:rsidRDefault="00D908AF" w:rsidP="00B27452">
      <w:pPr>
        <w:pStyle w:val="Heading1"/>
        <w:rPr>
          <w:del w:id="212" w:author="Sebastian Gonzalez" w:date="2022-05-18T12:23:00Z"/>
        </w:rPr>
      </w:pPr>
      <w:del w:id="213" w:author="Sebastian Gonzalez" w:date="2022-05-18T12:23:00Z">
        <w:r w:rsidDel="00B27452">
          <w:delText>Business Requirements</w:delText>
        </w:r>
      </w:del>
      <w:ins w:id="214" w:author="Villaverde, Alfredo" w:date="2022-03-10T14:06:00Z">
        <w:del w:id="215" w:author="Sebastian Gonzalez" w:date="2022-05-18T12:23:00Z">
          <w:r w:rsidR="00706284" w:rsidDel="00B27452">
            <w:delText>n</w:delText>
          </w:r>
        </w:del>
      </w:ins>
      <w:ins w:id="216" w:author="Villaverde, Alfredo" w:date="2022-03-10T13:12:00Z">
        <w:del w:id="217" w:author="Sebastian Gonzalez" w:date="2022-05-18T12:23:00Z">
          <w:r w:rsidR="00F44063" w:rsidDel="00B27452">
            <w:delText>eed</w:delText>
          </w:r>
        </w:del>
      </w:ins>
      <w:ins w:id="218" w:author="Villaverde, Alfredo" w:date="2022-03-10T14:06:00Z">
        <w:del w:id="219" w:author="Sebastian Gonzalez" w:date="2022-05-18T12:23:00Z">
          <w:r w:rsidR="00706284" w:rsidDel="00B27452">
            <w:delText>s</w:delText>
          </w:r>
        </w:del>
      </w:ins>
    </w:p>
    <w:p w14:paraId="49A75186" w14:textId="77777777" w:rsidR="00B27452" w:rsidRPr="00B27452" w:rsidRDefault="00B27452">
      <w:pPr>
        <w:rPr>
          <w:ins w:id="220" w:author="Sebastian Gonzalez" w:date="2022-05-18T12:23:00Z"/>
          <w:rPrChange w:id="221" w:author="Sebastian Gonzalez" w:date="2022-05-18T12:23:00Z">
            <w:rPr>
              <w:ins w:id="222" w:author="Sebastian Gonzalez" w:date="2022-05-18T12:23:00Z"/>
            </w:rPr>
          </w:rPrChange>
        </w:rPr>
        <w:pPrChange w:id="223" w:author="Sebastian Gonzalez" w:date="2022-05-18T12:23:00Z">
          <w:pPr>
            <w:pStyle w:val="Heading1"/>
          </w:pPr>
        </w:pPrChange>
      </w:pPr>
    </w:p>
    <w:p w14:paraId="7A88A102" w14:textId="48EB61CA" w:rsidR="00CB0FA5" w:rsidRPr="00B945A3" w:rsidRDefault="00B27452">
      <w:pPr>
        <w:pStyle w:val="Heading1"/>
        <w:rPr>
          <w:ins w:id="224" w:author="Villaverde, Alfredo" w:date="2022-03-10T13:41:00Z"/>
          <w:rPrChange w:id="225" w:author="Villaverde, Alfredo" w:date="2022-03-10T14:47:00Z">
            <w:rPr>
              <w:ins w:id="226" w:author="Villaverde, Alfredo" w:date="2022-03-10T13:41:00Z"/>
              <w:color w:val="0070C0"/>
              <w:lang w:val="en-US"/>
            </w:rPr>
          </w:rPrChange>
        </w:rPr>
        <w:pPrChange w:id="227" w:author="Sebastian Gonzalez" w:date="2022-05-18T12:23:00Z">
          <w:pPr/>
        </w:pPrChange>
      </w:pPr>
      <w:bookmarkStart w:id="228" w:name="_Toc103769942"/>
      <w:ins w:id="229" w:author="Sebastian Gonzalez" w:date="2022-05-18T12:23:00Z">
        <w:r>
          <w:t>Business needs</w:t>
        </w:r>
      </w:ins>
      <w:bookmarkEnd w:id="228"/>
    </w:p>
    <w:p w14:paraId="4BDBB588" w14:textId="03832323" w:rsidR="00CB0FA5" w:rsidRDefault="00CB0FA5" w:rsidP="00967015">
      <w:pPr>
        <w:rPr>
          <w:ins w:id="230" w:author="Sebastian Gonzalez" w:date="2022-05-18T11:55:00Z"/>
          <w:b/>
          <w:bCs/>
          <w:color w:val="0070C0"/>
          <w:lang w:val="en-US"/>
        </w:rPr>
      </w:pPr>
      <w:ins w:id="231" w:author="Villaverde, Alfredo" w:date="2022-03-10T13:41:00Z">
        <w:r w:rsidRPr="00CB0FA5">
          <w:rPr>
            <w:b/>
            <w:bCs/>
            <w:color w:val="0070C0"/>
            <w:lang w:val="en-US"/>
            <w:rPrChange w:id="232" w:author="Villaverde, Alfredo" w:date="2022-03-10T13:43:00Z">
              <w:rPr>
                <w:color w:val="0070C0"/>
                <w:lang w:val="en-US"/>
              </w:rPr>
            </w:rPrChange>
          </w:rPr>
          <w:t xml:space="preserve">GUIDELINE </w:t>
        </w:r>
      </w:ins>
      <w:ins w:id="233" w:author="Villaverde, Alfredo" w:date="2022-03-10T13:42:00Z">
        <w:r w:rsidRPr="00CB0FA5">
          <w:rPr>
            <w:b/>
            <w:bCs/>
            <w:color w:val="0070C0"/>
            <w:lang w:val="en-US"/>
            <w:rPrChange w:id="234" w:author="Villaverde, Alfredo" w:date="2022-03-10T13:43:00Z">
              <w:rPr>
                <w:color w:val="0070C0"/>
                <w:lang w:val="en-US"/>
              </w:rPr>
            </w:rPrChange>
          </w:rPr>
          <w:t xml:space="preserve">FOR THIS SECTION </w:t>
        </w:r>
      </w:ins>
      <w:ins w:id="235" w:author="Villaverde, Alfredo" w:date="2022-03-10T13:41:00Z">
        <w:r w:rsidRPr="00CB0FA5">
          <w:rPr>
            <w:b/>
            <w:bCs/>
            <w:color w:val="0070C0"/>
            <w:lang w:val="en-US"/>
            <w:rPrChange w:id="236" w:author="Villaverde, Alfredo" w:date="2022-03-10T13:43:00Z">
              <w:rPr>
                <w:color w:val="0070C0"/>
                <w:lang w:val="en-US"/>
              </w:rPr>
            </w:rPrChange>
          </w:rPr>
          <w:t>(DELETE</w:t>
        </w:r>
      </w:ins>
      <w:ins w:id="237" w:author="Villaverde, Alfredo" w:date="2022-03-10T13:42:00Z">
        <w:r w:rsidRPr="00CB0FA5">
          <w:rPr>
            <w:b/>
            <w:bCs/>
            <w:color w:val="0070C0"/>
            <w:lang w:val="en-US"/>
            <w:rPrChange w:id="238" w:author="Villaverde, Alfredo" w:date="2022-03-10T13:43:00Z">
              <w:rPr>
                <w:color w:val="0070C0"/>
                <w:lang w:val="en-US"/>
              </w:rPr>
            </w:rPrChange>
          </w:rPr>
          <w:t xml:space="preserve"> TEXT</w:t>
        </w:r>
      </w:ins>
      <w:ins w:id="239" w:author="Villaverde, Alfredo" w:date="2022-03-10T13:41:00Z">
        <w:r w:rsidRPr="00CB0FA5">
          <w:rPr>
            <w:b/>
            <w:bCs/>
            <w:color w:val="0070C0"/>
            <w:lang w:val="en-US"/>
            <w:rPrChange w:id="240" w:author="Villaverde, Alfredo" w:date="2022-03-10T13:43:00Z">
              <w:rPr>
                <w:color w:val="0070C0"/>
                <w:lang w:val="en-US"/>
              </w:rPr>
            </w:rPrChange>
          </w:rPr>
          <w:t xml:space="preserve"> BELOW </w:t>
        </w:r>
      </w:ins>
      <w:ins w:id="241" w:author="Villaverde, Alfredo" w:date="2022-03-10T13:42:00Z">
        <w:r w:rsidRPr="00CB0FA5">
          <w:rPr>
            <w:b/>
            <w:bCs/>
            <w:color w:val="0070C0"/>
            <w:lang w:val="en-US"/>
            <w:rPrChange w:id="242" w:author="Villaverde, Alfredo" w:date="2022-03-10T13:43:00Z">
              <w:rPr>
                <w:color w:val="0070C0"/>
                <w:lang w:val="en-US"/>
              </w:rPr>
            </w:rPrChange>
          </w:rPr>
          <w:t>ONCE THIS SECTION IS COMPLETED)</w:t>
        </w:r>
      </w:ins>
    </w:p>
    <w:p w14:paraId="58E7964F" w14:textId="645460AF" w:rsidR="005F5DAF" w:rsidRPr="005F5DAF" w:rsidDel="00A60F4F" w:rsidRDefault="005F5DAF" w:rsidP="00967015">
      <w:pPr>
        <w:rPr>
          <w:ins w:id="243" w:author="Villaverde, Alfredo" w:date="2022-03-10T13:41:00Z"/>
          <w:del w:id="244" w:author="Santiago Estellano" w:date="2022-10-24T15:33:00Z"/>
          <w:b/>
          <w:bCs/>
          <w:i/>
          <w:iCs/>
          <w:lang w:val="en-US"/>
          <w:rPrChange w:id="245" w:author="Sebastian Gonzalez" w:date="2022-05-18T11:56:00Z">
            <w:rPr>
              <w:ins w:id="246" w:author="Villaverde, Alfredo" w:date="2022-03-10T13:41:00Z"/>
              <w:del w:id="247" w:author="Santiago Estellano" w:date="2022-10-24T15:33:00Z"/>
              <w:color w:val="0070C0"/>
              <w:lang w:val="en-US"/>
            </w:rPr>
          </w:rPrChange>
        </w:rPr>
      </w:pPr>
      <w:ins w:id="248" w:author="Sebastian Gonzalez" w:date="2022-05-18T11:55:00Z">
        <w:del w:id="249" w:author="Santiago Estellano" w:date="2022-10-24T15:33:00Z">
          <w:r w:rsidRPr="005F5DAF" w:rsidDel="00A60F4F">
            <w:rPr>
              <w:b/>
              <w:bCs/>
              <w:i/>
              <w:iCs/>
              <w:lang w:val="en-US"/>
              <w:rPrChange w:id="250" w:author="Sebastian Gonzalez" w:date="2022-05-18T11:56:00Z">
                <w:rPr>
                  <w:b/>
                  <w:bCs/>
                  <w:color w:val="0070C0"/>
                  <w:lang w:val="en-US"/>
                </w:rPr>
              </w:rPrChange>
            </w:rPr>
            <w:delText xml:space="preserve">[This section is </w:delText>
          </w:r>
        </w:del>
      </w:ins>
      <w:ins w:id="251" w:author="Sebastian Gonzalez" w:date="2022-05-18T11:56:00Z">
        <w:del w:id="252" w:author="Santiago Estellano" w:date="2022-10-24T15:33:00Z">
          <w:r w:rsidRPr="005F5DAF" w:rsidDel="00A60F4F">
            <w:rPr>
              <w:b/>
              <w:bCs/>
              <w:i/>
              <w:iCs/>
              <w:lang w:val="en-US"/>
              <w:rPrChange w:id="253" w:author="Sebastian Gonzalez" w:date="2022-05-18T11:56:00Z">
                <w:rPr>
                  <w:i/>
                  <w:iCs/>
                  <w:lang w:val="en-US"/>
                </w:rPr>
              </w:rPrChange>
            </w:rPr>
            <w:delText>mandatory;</w:delText>
          </w:r>
        </w:del>
      </w:ins>
      <w:ins w:id="254" w:author="Sebastian Gonzalez" w:date="2022-05-18T11:55:00Z">
        <w:del w:id="255" w:author="Santiago Estellano" w:date="2022-10-24T15:33:00Z">
          <w:r w:rsidRPr="005F5DAF" w:rsidDel="00A60F4F">
            <w:rPr>
              <w:b/>
              <w:bCs/>
              <w:i/>
              <w:iCs/>
              <w:lang w:val="en-US"/>
              <w:rPrChange w:id="256" w:author="Sebastian Gonzalez" w:date="2022-05-18T11:56:00Z">
                <w:rPr>
                  <w:b/>
                  <w:bCs/>
                  <w:color w:val="0070C0"/>
                  <w:lang w:val="en-US"/>
                </w:rPr>
              </w:rPrChange>
            </w:rPr>
            <w:delText xml:space="preserve"> all customizations are driven by a</w:delText>
          </w:r>
        </w:del>
      </w:ins>
      <w:ins w:id="257" w:author="Sebastian Gonzalez" w:date="2022-05-18T11:56:00Z">
        <w:del w:id="258" w:author="Santiago Estellano" w:date="2022-10-24T15:33:00Z">
          <w:r w:rsidRPr="005F5DAF" w:rsidDel="00A60F4F">
            <w:rPr>
              <w:b/>
              <w:bCs/>
              <w:i/>
              <w:iCs/>
              <w:lang w:val="en-US"/>
              <w:rPrChange w:id="259" w:author="Sebastian Gonzalez" w:date="2022-05-18T11:56:00Z">
                <w:rPr>
                  <w:i/>
                  <w:iCs/>
                  <w:lang w:val="en-US"/>
                </w:rPr>
              </w:rPrChange>
            </w:rPr>
            <w:delText xml:space="preserve"> business</w:delText>
          </w:r>
        </w:del>
      </w:ins>
      <w:ins w:id="260" w:author="Sebastian Gonzalez" w:date="2022-05-18T11:55:00Z">
        <w:del w:id="261" w:author="Santiago Estellano" w:date="2022-10-24T15:33:00Z">
          <w:r w:rsidRPr="005F5DAF" w:rsidDel="00A60F4F">
            <w:rPr>
              <w:b/>
              <w:bCs/>
              <w:i/>
              <w:iCs/>
              <w:lang w:val="en-US"/>
              <w:rPrChange w:id="262" w:author="Sebastian Gonzalez" w:date="2022-05-18T11:56:00Z">
                <w:rPr>
                  <w:b/>
                  <w:bCs/>
                  <w:color w:val="0070C0"/>
                  <w:lang w:val="en-US"/>
                </w:rPr>
              </w:rPrChange>
            </w:rPr>
            <w:delText xml:space="preserve"> need so a small introduction should be added to put the readers into context]</w:delText>
          </w:r>
        </w:del>
      </w:ins>
    </w:p>
    <w:p w14:paraId="037996FA" w14:textId="114BE08E" w:rsidR="00B860CB" w:rsidRPr="00706D9F" w:rsidDel="00A60F4F" w:rsidRDefault="00042D78" w:rsidP="00967015">
      <w:pPr>
        <w:rPr>
          <w:del w:id="263" w:author="Santiago Estellano" w:date="2022-10-24T15:33:00Z"/>
          <w:i/>
          <w:iCs/>
          <w:lang w:val="en-US"/>
          <w:rPrChange w:id="264" w:author="Villaverde, Alfredo" w:date="2022-03-10T15:13:00Z">
            <w:rPr>
              <w:del w:id="265" w:author="Santiago Estellano" w:date="2022-10-24T15:33:00Z"/>
              <w:color w:val="0070C0"/>
              <w:lang w:val="en-US"/>
            </w:rPr>
          </w:rPrChange>
        </w:rPr>
      </w:pPr>
      <w:ins w:id="266" w:author="Villaverde, Alfredo" w:date="2022-03-10T15:17:00Z">
        <w:del w:id="267" w:author="Santiago Estellano" w:date="2022-10-24T15:33:00Z">
          <w:r w:rsidDel="00A60F4F">
            <w:rPr>
              <w:i/>
              <w:iCs/>
              <w:lang w:val="en-US"/>
            </w:rPr>
            <w:delText>D</w:delText>
          </w:r>
        </w:del>
      </w:ins>
      <w:del w:id="268" w:author="Santiago Estellano" w:date="2022-10-24T15:33:00Z">
        <w:r w:rsidR="00B51D09" w:rsidRPr="00706D9F" w:rsidDel="00A60F4F">
          <w:rPr>
            <w:i/>
            <w:iCs/>
            <w:lang w:val="en-US"/>
            <w:rPrChange w:id="269" w:author="Villaverde, Alfredo" w:date="2022-03-10T15:13:00Z">
              <w:rPr>
                <w:color w:val="0070C0"/>
                <w:lang w:val="en-US"/>
              </w:rPr>
            </w:rPrChange>
          </w:rPr>
          <w:delText xml:space="preserve">TransnetYX is in the progress of developing their SuiteCommerce webstore to replace their current </w:delText>
        </w:r>
        <w:r w:rsidR="00CE0DAE" w:rsidRPr="00706D9F" w:rsidDel="00A60F4F">
          <w:rPr>
            <w:i/>
            <w:iCs/>
            <w:rPrChange w:id="270" w:author="Villaverde, Alfredo" w:date="2022-03-10T15:13:00Z">
              <w:rPr/>
            </w:rPrChange>
          </w:rPr>
          <w:fldChar w:fldCharType="begin"/>
        </w:r>
        <w:r w:rsidR="00CE0DAE" w:rsidRPr="00706D9F" w:rsidDel="00A60F4F">
          <w:rPr>
            <w:i/>
            <w:iCs/>
            <w:rPrChange w:id="271" w:author="Villaverde, Alfredo" w:date="2022-03-10T15:13:00Z">
              <w:rPr/>
            </w:rPrChange>
          </w:rPr>
          <w:delInstrText xml:space="preserve"> HYPERLINK "https://brainbitsllc.com/" </w:delInstrText>
        </w:r>
        <w:r w:rsidR="00CE0DAE" w:rsidRPr="00706D9F" w:rsidDel="00A60F4F">
          <w:rPr>
            <w:i/>
            <w:iCs/>
            <w:rPrChange w:id="272" w:author="Villaverde, Alfredo" w:date="2022-03-10T15:13:00Z">
              <w:rPr>
                <w:rStyle w:val="Hyperlink"/>
                <w:lang w:val="en-US"/>
              </w:rPr>
            </w:rPrChange>
          </w:rPr>
          <w:fldChar w:fldCharType="separate"/>
        </w:r>
        <w:r w:rsidR="00B51D09" w:rsidRPr="00706D9F" w:rsidDel="00A60F4F">
          <w:rPr>
            <w:rStyle w:val="Hyperlink"/>
            <w:i/>
            <w:iCs/>
            <w:color w:val="auto"/>
            <w:lang w:val="en-US"/>
            <w:rPrChange w:id="273" w:author="Villaverde, Alfredo" w:date="2022-03-10T15:13:00Z">
              <w:rPr>
                <w:rStyle w:val="Hyperlink"/>
                <w:lang w:val="en-US"/>
              </w:rPr>
            </w:rPrChange>
          </w:rPr>
          <w:delText>https://brainbitsllc.com/</w:delText>
        </w:r>
        <w:r w:rsidR="00CE0DAE" w:rsidRPr="00706D9F" w:rsidDel="00A60F4F">
          <w:rPr>
            <w:rStyle w:val="Hyperlink"/>
            <w:i/>
            <w:iCs/>
            <w:color w:val="auto"/>
            <w:lang w:val="en-US"/>
            <w:rPrChange w:id="274" w:author="Villaverde, Alfredo" w:date="2022-03-10T15:13:00Z">
              <w:rPr>
                <w:rStyle w:val="Hyperlink"/>
                <w:lang w:val="en-US"/>
              </w:rPr>
            </w:rPrChange>
          </w:rPr>
          <w:fldChar w:fldCharType="end"/>
        </w:r>
        <w:r w:rsidR="00B51D09" w:rsidRPr="00706D9F" w:rsidDel="00A60F4F">
          <w:rPr>
            <w:i/>
            <w:iCs/>
            <w:lang w:val="en-US"/>
            <w:rPrChange w:id="275" w:author="Villaverde, Alfredo" w:date="2022-03-10T15:13:00Z">
              <w:rPr>
                <w:color w:val="0070C0"/>
                <w:lang w:val="en-US"/>
              </w:rPr>
            </w:rPrChange>
          </w:rPr>
          <w:delText xml:space="preserve"> tissue site.  </w:delText>
        </w:r>
        <w:r w:rsidR="00206C57" w:rsidRPr="00706D9F" w:rsidDel="00A60F4F">
          <w:rPr>
            <w:b/>
            <w:bCs/>
            <w:i/>
            <w:iCs/>
            <w:lang w:val="en-US"/>
            <w:rPrChange w:id="276" w:author="Villaverde, Alfredo" w:date="2022-03-10T15:13:00Z">
              <w:rPr>
                <w:b/>
                <w:bCs/>
                <w:color w:val="0070C0"/>
                <w:lang w:val="en-US"/>
              </w:rPr>
            </w:rPrChange>
          </w:rPr>
          <w:delText>For US orders</w:delText>
        </w:r>
        <w:r w:rsidR="00206C57" w:rsidRPr="00706D9F" w:rsidDel="00A60F4F">
          <w:rPr>
            <w:i/>
            <w:iCs/>
            <w:lang w:val="en-US"/>
            <w:rPrChange w:id="277" w:author="Villaverde, Alfredo" w:date="2022-03-10T15:13:00Z">
              <w:rPr>
                <w:color w:val="0070C0"/>
                <w:lang w:val="en-US"/>
              </w:rPr>
            </w:rPrChange>
          </w:rPr>
          <w:delText xml:space="preserve">, </w:delText>
        </w:r>
        <w:r w:rsidR="00B51D09" w:rsidRPr="00706D9F" w:rsidDel="00A60F4F">
          <w:rPr>
            <w:i/>
            <w:iCs/>
            <w:lang w:val="en-US"/>
            <w:rPrChange w:id="278" w:author="Villaverde, Alfredo" w:date="2022-03-10T15:13:00Z">
              <w:rPr>
                <w:color w:val="0070C0"/>
                <w:lang w:val="en-US"/>
              </w:rPr>
            </w:rPrChange>
          </w:rPr>
          <w:delText xml:space="preserve">TransnetYX ship their items on </w:delText>
        </w:r>
        <w:r w:rsidR="00C82AE6" w:rsidRPr="00706D9F" w:rsidDel="00A60F4F">
          <w:rPr>
            <w:i/>
            <w:iCs/>
            <w:lang w:val="en-US"/>
            <w:rPrChange w:id="279" w:author="Villaverde, Alfredo" w:date="2022-03-10T15:13:00Z">
              <w:rPr>
                <w:color w:val="0070C0"/>
                <w:lang w:val="en-US"/>
              </w:rPr>
            </w:rPrChange>
          </w:rPr>
          <w:delText>specified days of the week based on the type of item it is.  For example; some items sh</w:delText>
        </w:r>
        <w:r w:rsidR="00206C57" w:rsidRPr="00706D9F" w:rsidDel="00A60F4F">
          <w:rPr>
            <w:i/>
            <w:iCs/>
            <w:lang w:val="en-US"/>
            <w:rPrChange w:id="280" w:author="Villaverde, Alfredo" w:date="2022-03-10T15:13:00Z">
              <w:rPr>
                <w:color w:val="0070C0"/>
                <w:lang w:val="en-US"/>
              </w:rPr>
            </w:rPrChange>
          </w:rPr>
          <w:delText>i</w:delText>
        </w:r>
        <w:r w:rsidR="00C82AE6" w:rsidRPr="00706D9F" w:rsidDel="00A60F4F">
          <w:rPr>
            <w:i/>
            <w:iCs/>
            <w:lang w:val="en-US"/>
            <w:rPrChange w:id="281" w:author="Villaverde, Alfredo" w:date="2022-03-10T15:13:00Z">
              <w:rPr>
                <w:color w:val="0070C0"/>
                <w:lang w:val="en-US"/>
              </w:rPr>
            </w:rPrChange>
          </w:rPr>
          <w:delText xml:space="preserve">p Monday – Thursday while others may ship on Monday’s only.  Others are shipped </w:delText>
        </w:r>
        <w:r w:rsidR="00206C57" w:rsidRPr="00706D9F" w:rsidDel="00A60F4F">
          <w:rPr>
            <w:i/>
            <w:iCs/>
            <w:lang w:val="en-US"/>
            <w:rPrChange w:id="282" w:author="Villaverde, Alfredo" w:date="2022-03-10T15:13:00Z">
              <w:rPr>
                <w:color w:val="0070C0"/>
                <w:lang w:val="en-US"/>
              </w:rPr>
            </w:rPrChange>
          </w:rPr>
          <w:delText>“U</w:delText>
        </w:r>
        <w:r w:rsidR="00C82AE6" w:rsidRPr="00706D9F" w:rsidDel="00A60F4F">
          <w:rPr>
            <w:i/>
            <w:iCs/>
            <w:lang w:val="en-US"/>
            <w:rPrChange w:id="283" w:author="Villaverde, Alfredo" w:date="2022-03-10T15:13:00Z">
              <w:rPr>
                <w:color w:val="0070C0"/>
                <w:lang w:val="en-US"/>
              </w:rPr>
            </w:rPrChange>
          </w:rPr>
          <w:delText xml:space="preserve">pon </w:delText>
        </w:r>
        <w:r w:rsidR="00206C57" w:rsidRPr="00706D9F" w:rsidDel="00A60F4F">
          <w:rPr>
            <w:i/>
            <w:iCs/>
            <w:lang w:val="en-US"/>
            <w:rPrChange w:id="284" w:author="Villaverde, Alfredo" w:date="2022-03-10T15:13:00Z">
              <w:rPr>
                <w:color w:val="0070C0"/>
                <w:lang w:val="en-US"/>
              </w:rPr>
            </w:rPrChange>
          </w:rPr>
          <w:delText>H</w:delText>
        </w:r>
        <w:r w:rsidR="00C82AE6" w:rsidRPr="00706D9F" w:rsidDel="00A60F4F">
          <w:rPr>
            <w:i/>
            <w:iCs/>
            <w:lang w:val="en-US"/>
            <w:rPrChange w:id="285" w:author="Villaverde, Alfredo" w:date="2022-03-10T15:13:00Z">
              <w:rPr>
                <w:color w:val="0070C0"/>
                <w:lang w:val="en-US"/>
              </w:rPr>
            </w:rPrChange>
          </w:rPr>
          <w:delText>arvest</w:delText>
        </w:r>
        <w:r w:rsidR="00206C57" w:rsidRPr="00706D9F" w:rsidDel="00A60F4F">
          <w:rPr>
            <w:i/>
            <w:iCs/>
            <w:lang w:val="en-US"/>
            <w:rPrChange w:id="286" w:author="Villaverde, Alfredo" w:date="2022-03-10T15:13:00Z">
              <w:rPr>
                <w:color w:val="0070C0"/>
                <w:lang w:val="en-US"/>
              </w:rPr>
            </w:rPrChange>
          </w:rPr>
          <w:delText>”</w:delText>
        </w:r>
        <w:r w:rsidR="00C82AE6" w:rsidRPr="00706D9F" w:rsidDel="00A60F4F">
          <w:rPr>
            <w:i/>
            <w:iCs/>
            <w:lang w:val="en-US"/>
            <w:rPrChange w:id="287" w:author="Villaverde, Alfredo" w:date="2022-03-10T15:13:00Z">
              <w:rPr>
                <w:color w:val="0070C0"/>
                <w:lang w:val="en-US"/>
              </w:rPr>
            </w:rPrChange>
          </w:rPr>
          <w:delText xml:space="preserve">.  </w:delText>
        </w:r>
      </w:del>
    </w:p>
    <w:p w14:paraId="660D5982" w14:textId="6615C5A5" w:rsidR="00C82AE6" w:rsidRPr="00706D9F" w:rsidDel="00A60F4F" w:rsidRDefault="00C82AE6" w:rsidP="00967015">
      <w:pPr>
        <w:rPr>
          <w:del w:id="288" w:author="Santiago Estellano" w:date="2022-10-24T15:33:00Z"/>
          <w:i/>
          <w:iCs/>
          <w:lang w:val="en-US"/>
          <w:rPrChange w:id="289" w:author="Villaverde, Alfredo" w:date="2022-03-10T15:13:00Z">
            <w:rPr>
              <w:del w:id="290" w:author="Santiago Estellano" w:date="2022-10-24T15:33:00Z"/>
              <w:color w:val="0070C0"/>
              <w:lang w:val="en-US"/>
            </w:rPr>
          </w:rPrChange>
        </w:rPr>
      </w:pPr>
      <w:del w:id="291" w:author="Santiago Estellano" w:date="2022-10-24T15:33:00Z">
        <w:r w:rsidRPr="00706D9F" w:rsidDel="00A60F4F">
          <w:rPr>
            <w:i/>
            <w:iCs/>
            <w:lang w:val="en-US"/>
            <w:rPrChange w:id="292" w:author="Villaverde, Alfredo" w:date="2022-03-10T15:13:00Z">
              <w:rPr>
                <w:color w:val="0070C0"/>
                <w:lang w:val="en-US"/>
              </w:rPr>
            </w:rPrChange>
          </w:rPr>
          <w:delText xml:space="preserve">Their current site displays a list of delivery dates available for each </w:delText>
        </w:r>
        <w:r w:rsidR="00206C57" w:rsidRPr="00706D9F" w:rsidDel="00A60F4F">
          <w:rPr>
            <w:i/>
            <w:iCs/>
            <w:lang w:val="en-US"/>
            <w:rPrChange w:id="293" w:author="Villaverde, Alfredo" w:date="2022-03-10T15:13:00Z">
              <w:rPr>
                <w:color w:val="0070C0"/>
                <w:lang w:val="en-US"/>
              </w:rPr>
            </w:rPrChange>
          </w:rPr>
          <w:delText>item on the product detail page</w:delText>
        </w:r>
        <w:r w:rsidRPr="00706D9F" w:rsidDel="00A60F4F">
          <w:rPr>
            <w:i/>
            <w:iCs/>
            <w:lang w:val="en-US"/>
            <w:rPrChange w:id="294" w:author="Villaverde, Alfredo" w:date="2022-03-10T15:13:00Z">
              <w:rPr>
                <w:color w:val="0070C0"/>
                <w:lang w:val="en-US"/>
              </w:rPr>
            </w:rPrChange>
          </w:rPr>
          <w:delText xml:space="preserve">.  That delivery date is being driven based on the options available for each.  </w:delText>
        </w:r>
      </w:del>
    </w:p>
    <w:p w14:paraId="7B4EF6F7" w14:textId="1EA55DEF" w:rsidR="00042D78" w:rsidDel="00A60F4F" w:rsidRDefault="00C82AE6" w:rsidP="00967015">
      <w:pPr>
        <w:rPr>
          <w:ins w:id="295" w:author="Villaverde, Alfredo" w:date="2022-03-10T15:18:00Z"/>
          <w:del w:id="296" w:author="Santiago Estellano" w:date="2022-10-24T15:33:00Z"/>
          <w:i/>
          <w:iCs/>
          <w:lang w:val="en-US"/>
        </w:rPr>
      </w:pPr>
      <w:del w:id="297" w:author="Santiago Estellano" w:date="2022-10-24T15:33:00Z">
        <w:r w:rsidRPr="00706D9F" w:rsidDel="00A60F4F">
          <w:rPr>
            <w:i/>
            <w:iCs/>
            <w:lang w:val="en-US"/>
            <w:rPrChange w:id="298" w:author="Villaverde, Alfredo" w:date="2022-03-10T15:13:00Z">
              <w:rPr>
                <w:lang w:val="en-US"/>
              </w:rPr>
            </w:rPrChange>
          </w:rPr>
          <w:delText>This document will outline the intended solution, based on the requirements provided by the TransnetYX team. The intent is to provide the same level of service for their customers, shipping within the United States, on the new site</w:delText>
        </w:r>
      </w:del>
      <w:ins w:id="299" w:author="Villaverde, Alfredo" w:date="2022-03-10T13:18:00Z">
        <w:del w:id="300" w:author="Santiago Estellano" w:date="2022-10-24T15:33:00Z">
          <w:r w:rsidR="00E05F12" w:rsidRPr="00706D9F" w:rsidDel="00A60F4F">
            <w:rPr>
              <w:i/>
              <w:iCs/>
              <w:lang w:val="en-US"/>
              <w:rPrChange w:id="301" w:author="Villaverde, Alfredo" w:date="2022-03-10T15:13:00Z">
                <w:rPr>
                  <w:lang w:val="en-US"/>
                </w:rPr>
              </w:rPrChange>
            </w:rPr>
            <w:delText xml:space="preserve">escribe the customer’s </w:delText>
          </w:r>
        </w:del>
      </w:ins>
      <w:ins w:id="302" w:author="Villaverde, Alfredo" w:date="2022-03-10T13:19:00Z">
        <w:del w:id="303" w:author="Santiago Estellano" w:date="2022-10-24T15:33:00Z">
          <w:r w:rsidR="00E05F12" w:rsidRPr="00706D9F" w:rsidDel="00A60F4F">
            <w:rPr>
              <w:i/>
              <w:iCs/>
              <w:lang w:val="en-US"/>
              <w:rPrChange w:id="304" w:author="Villaverde, Alfredo" w:date="2022-03-10T15:13:00Z">
                <w:rPr>
                  <w:lang w:val="en-US"/>
                </w:rPr>
              </w:rPrChange>
            </w:rPr>
            <w:delText>as</w:delText>
          </w:r>
        </w:del>
      </w:ins>
      <w:ins w:id="305" w:author="Villaverde, Alfredo" w:date="2022-03-10T13:24:00Z">
        <w:del w:id="306" w:author="Santiago Estellano" w:date="2022-10-24T15:33:00Z">
          <w:r w:rsidR="00E05F12" w:rsidRPr="00706D9F" w:rsidDel="00A60F4F">
            <w:rPr>
              <w:i/>
              <w:iCs/>
              <w:lang w:val="en-US"/>
              <w:rPrChange w:id="307" w:author="Villaverde, Alfredo" w:date="2022-03-10T15:13:00Z">
                <w:rPr>
                  <w:lang w:val="en-US"/>
                </w:rPr>
              </w:rPrChange>
            </w:rPr>
            <w:delText>k in a non-technical,</w:delText>
          </w:r>
        </w:del>
      </w:ins>
      <w:ins w:id="308" w:author="Villaverde, Alfredo" w:date="2022-03-10T15:18:00Z">
        <w:del w:id="309" w:author="Santiago Estellano" w:date="2022-10-24T15:33:00Z">
          <w:r w:rsidR="00042D78" w:rsidDel="00A60F4F">
            <w:rPr>
              <w:i/>
              <w:iCs/>
              <w:lang w:val="en-US"/>
            </w:rPr>
            <w:delText xml:space="preserve"> concise, </w:delText>
          </w:r>
        </w:del>
      </w:ins>
      <w:ins w:id="310" w:author="Villaverde, Alfredo" w:date="2022-03-10T13:25:00Z">
        <w:del w:id="311" w:author="Santiago Estellano" w:date="2022-10-24T15:33:00Z">
          <w:r w:rsidR="00E05F12" w:rsidRPr="00706D9F" w:rsidDel="00A60F4F">
            <w:rPr>
              <w:i/>
              <w:iCs/>
              <w:lang w:val="en-US"/>
              <w:rPrChange w:id="312" w:author="Villaverde, Alfredo" w:date="2022-03-10T15:13:00Z">
                <w:rPr>
                  <w:lang w:val="en-US"/>
                </w:rPr>
              </w:rPrChange>
            </w:rPr>
            <w:delText>solution-independent</w:delText>
          </w:r>
        </w:del>
      </w:ins>
      <w:ins w:id="313" w:author="Sebastian Gonzalez" w:date="2022-05-18T11:56:00Z">
        <w:del w:id="314" w:author="Santiago Estellano" w:date="2022-10-24T15:33:00Z">
          <w:r w:rsidR="005F5DAF" w:rsidRPr="005F5DAF" w:rsidDel="00A60F4F">
            <w:rPr>
              <w:i/>
              <w:iCs/>
              <w:lang w:val="en-US"/>
            </w:rPr>
            <w:delText>independent,</w:delText>
          </w:r>
        </w:del>
      </w:ins>
      <w:ins w:id="315" w:author="Villaverde, Alfredo" w:date="2022-03-10T13:25:00Z">
        <w:del w:id="316" w:author="Santiago Estellano" w:date="2022-10-24T15:33:00Z">
          <w:r w:rsidR="00E05F12" w:rsidRPr="00706D9F" w:rsidDel="00A60F4F">
            <w:rPr>
              <w:i/>
              <w:iCs/>
              <w:lang w:val="en-US"/>
              <w:rPrChange w:id="317" w:author="Villaverde, Alfredo" w:date="2022-03-10T15:13:00Z">
                <w:rPr>
                  <w:lang w:val="en-US"/>
                </w:rPr>
              </w:rPrChange>
            </w:rPr>
            <w:delText xml:space="preserve"> and purpose-oriented way</w:delText>
          </w:r>
        </w:del>
      </w:ins>
      <w:ins w:id="318" w:author="Villaverde, Alfredo" w:date="2022-03-10T13:19:00Z">
        <w:del w:id="319" w:author="Santiago Estellano" w:date="2022-10-24T15:33:00Z">
          <w:r w:rsidR="00E05F12" w:rsidRPr="00706D9F" w:rsidDel="00A60F4F">
            <w:rPr>
              <w:i/>
              <w:iCs/>
              <w:lang w:val="en-US"/>
              <w:rPrChange w:id="320" w:author="Villaverde, Alfredo" w:date="2022-03-10T15:13:00Z">
                <w:rPr>
                  <w:lang w:val="en-US"/>
                </w:rPr>
              </w:rPrChange>
            </w:rPr>
            <w:delText>.</w:delText>
          </w:r>
        </w:del>
      </w:ins>
      <w:ins w:id="321" w:author="Villaverde, Alfredo" w:date="2022-03-10T14:04:00Z">
        <w:del w:id="322" w:author="Santiago Estellano" w:date="2022-10-24T15:33:00Z">
          <w:r w:rsidR="00E55062" w:rsidRPr="00706D9F" w:rsidDel="00A60F4F">
            <w:rPr>
              <w:i/>
              <w:iCs/>
              <w:lang w:val="en-US"/>
              <w:rPrChange w:id="323" w:author="Villaverde, Alfredo" w:date="2022-03-10T15:13:00Z">
                <w:rPr>
                  <w:lang w:val="en-US"/>
                </w:rPr>
              </w:rPrChange>
            </w:rPr>
            <w:delText xml:space="preserve"> </w:delText>
          </w:r>
        </w:del>
      </w:ins>
    </w:p>
    <w:p w14:paraId="02E7C1E6" w14:textId="4B44C4C4" w:rsidR="00E05F12" w:rsidRPr="00706D9F" w:rsidDel="00A60F4F" w:rsidRDefault="00042D78" w:rsidP="00967015">
      <w:pPr>
        <w:rPr>
          <w:ins w:id="324" w:author="Villaverde, Alfredo" w:date="2022-03-10T13:25:00Z"/>
          <w:del w:id="325" w:author="Santiago Estellano" w:date="2022-10-24T15:33:00Z"/>
          <w:i/>
          <w:iCs/>
          <w:lang w:val="en-US"/>
          <w:rPrChange w:id="326" w:author="Villaverde, Alfredo" w:date="2022-03-10T15:13:00Z">
            <w:rPr>
              <w:ins w:id="327" w:author="Villaverde, Alfredo" w:date="2022-03-10T13:25:00Z"/>
              <w:del w:id="328" w:author="Santiago Estellano" w:date="2022-10-24T15:33:00Z"/>
              <w:color w:val="0070C0"/>
              <w:lang w:val="en-US"/>
            </w:rPr>
          </w:rPrChange>
        </w:rPr>
      </w:pPr>
      <w:ins w:id="329" w:author="Villaverde, Alfredo" w:date="2022-03-10T15:18:00Z">
        <w:del w:id="330" w:author="Santiago Estellano" w:date="2022-10-24T15:33:00Z">
          <w:r w:rsidDel="00A60F4F">
            <w:rPr>
              <w:i/>
              <w:iCs/>
              <w:lang w:val="en-US"/>
            </w:rPr>
            <w:delText>Y</w:delText>
          </w:r>
        </w:del>
      </w:ins>
      <w:ins w:id="331" w:author="Villaverde, Alfredo" w:date="2022-03-10T13:26:00Z">
        <w:del w:id="332" w:author="Santiago Estellano" w:date="2022-10-24T15:33:00Z">
          <w:r w:rsidR="00E05F12" w:rsidRPr="00706D9F" w:rsidDel="00A60F4F">
            <w:rPr>
              <w:i/>
              <w:iCs/>
              <w:lang w:val="en-US"/>
              <w:rPrChange w:id="333" w:author="Villaverde, Alfredo" w:date="2022-03-10T15:13:00Z">
                <w:rPr>
                  <w:color w:val="0070C0"/>
                  <w:lang w:val="en-US"/>
                </w:rPr>
              </w:rPrChange>
            </w:rPr>
            <w:delText xml:space="preserve">ou can use the </w:delText>
          </w:r>
          <w:r w:rsidR="00E05F12" w:rsidRPr="00994012" w:rsidDel="00A60F4F">
            <w:rPr>
              <w:b/>
              <w:bCs/>
              <w:i/>
              <w:iCs/>
              <w:lang w:val="en-US"/>
              <w:rPrChange w:id="334" w:author="Villaverde, Alfredo" w:date="2022-03-10T15:18:00Z">
                <w:rPr>
                  <w:color w:val="0070C0"/>
                  <w:lang w:val="en-US"/>
                </w:rPr>
              </w:rPrChange>
            </w:rPr>
            <w:delText>User Story Format</w:delText>
          </w:r>
          <w:r w:rsidR="00E05F12" w:rsidRPr="00706D9F" w:rsidDel="00A60F4F">
            <w:rPr>
              <w:i/>
              <w:iCs/>
              <w:lang w:val="en-US"/>
              <w:rPrChange w:id="335" w:author="Villaverde, Alfredo" w:date="2022-03-10T15:13:00Z">
                <w:rPr>
                  <w:color w:val="0070C0"/>
                  <w:lang w:val="en-US"/>
                </w:rPr>
              </w:rPrChange>
            </w:rPr>
            <w:delText>, as follows:</w:delText>
          </w:r>
        </w:del>
      </w:ins>
    </w:p>
    <w:p w14:paraId="4AACE095" w14:textId="1CCF58E7" w:rsidR="00E05F12" w:rsidRPr="00706D9F" w:rsidDel="00E22E9E" w:rsidRDefault="00E05F12" w:rsidP="00967015">
      <w:pPr>
        <w:rPr>
          <w:ins w:id="336" w:author="Villaverde, Alfredo" w:date="2022-03-10T13:27:00Z"/>
          <w:del w:id="337" w:author="Santiago Estellano" w:date="2022-10-24T15:40:00Z"/>
          <w:i/>
          <w:iCs/>
          <w:lang w:val="en-US"/>
          <w:rPrChange w:id="338" w:author="Villaverde, Alfredo" w:date="2022-03-10T15:13:00Z">
            <w:rPr>
              <w:ins w:id="339" w:author="Villaverde, Alfredo" w:date="2022-03-10T13:27:00Z"/>
              <w:del w:id="340" w:author="Santiago Estellano" w:date="2022-10-24T15:40:00Z"/>
              <w:color w:val="0070C0"/>
              <w:lang w:val="en-US"/>
            </w:rPr>
          </w:rPrChange>
        </w:rPr>
      </w:pPr>
      <w:ins w:id="341" w:author="Villaverde, Alfredo" w:date="2022-03-10T13:20:00Z">
        <w:del w:id="342" w:author="Santiago Estellano" w:date="2022-10-24T15:33:00Z">
          <w:r w:rsidRPr="00706D9F" w:rsidDel="00A60F4F">
            <w:rPr>
              <w:i/>
              <w:iCs/>
              <w:lang w:val="en-US"/>
              <w:rPrChange w:id="343" w:author="Villaverde, Alfredo" w:date="2022-03-10T15:13:00Z">
                <w:rPr>
                  <w:color w:val="0070C0"/>
                  <w:lang w:val="en-US"/>
                </w:rPr>
              </w:rPrChange>
            </w:rPr>
            <w:delText xml:space="preserve"> </w:delText>
          </w:r>
        </w:del>
      </w:ins>
      <w:ins w:id="344" w:author="Villaverde, Alfredo" w:date="2022-03-10T13:24:00Z">
        <w:del w:id="345" w:author="Santiago Estellano" w:date="2022-10-24T15:40:00Z">
          <w:r w:rsidRPr="00706D9F" w:rsidDel="00E22E9E">
            <w:rPr>
              <w:i/>
              <w:iCs/>
              <w:lang w:val="en-US"/>
              <w:rPrChange w:id="346" w:author="Villaverde, Alfredo" w:date="2022-03-10T15:13:00Z">
                <w:rPr>
                  <w:color w:val="0070C0"/>
                  <w:lang w:val="en-US"/>
                </w:rPr>
              </w:rPrChange>
            </w:rPr>
            <w:delText>“</w:delText>
          </w:r>
        </w:del>
      </w:ins>
      <w:ins w:id="347" w:author="Villaverde, Alfredo" w:date="2022-03-10T13:20:00Z">
        <w:del w:id="348" w:author="Santiago Estellano" w:date="2022-10-24T15:40:00Z">
          <w:r w:rsidRPr="00706D9F" w:rsidDel="00E22E9E">
            <w:rPr>
              <w:i/>
              <w:iCs/>
              <w:lang w:val="en-US"/>
              <w:rPrChange w:id="349" w:author="Villaverde, Alfredo" w:date="2022-03-10T15:13:00Z">
                <w:rPr>
                  <w:color w:val="0070C0"/>
                  <w:lang w:val="en-US"/>
                </w:rPr>
              </w:rPrChange>
            </w:rPr>
            <w:delText>A</w:delText>
          </w:r>
        </w:del>
      </w:ins>
      <w:ins w:id="350" w:author="Villaverde, Alfredo" w:date="2022-03-10T13:23:00Z">
        <w:del w:id="351" w:author="Santiago Estellano" w:date="2022-10-24T15:40:00Z">
          <w:r w:rsidRPr="00706D9F" w:rsidDel="00E22E9E">
            <w:rPr>
              <w:i/>
              <w:iCs/>
              <w:lang w:val="en-US"/>
              <w:rPrChange w:id="352" w:author="Villaverde, Alfredo" w:date="2022-03-10T15:13:00Z">
                <w:rPr>
                  <w:color w:val="0070C0"/>
                  <w:lang w:val="en-US"/>
                </w:rPr>
              </w:rPrChange>
            </w:rPr>
            <w:delText>s a [persona] I [want to], [so that]</w:delText>
          </w:r>
        </w:del>
      </w:ins>
      <w:ins w:id="353" w:author="Villaverde, Alfredo" w:date="2022-03-10T13:24:00Z">
        <w:del w:id="354" w:author="Santiago Estellano" w:date="2022-10-24T15:40:00Z">
          <w:r w:rsidRPr="00706D9F" w:rsidDel="00E22E9E">
            <w:rPr>
              <w:i/>
              <w:iCs/>
              <w:lang w:val="en-US"/>
              <w:rPrChange w:id="355" w:author="Villaverde, Alfredo" w:date="2022-03-10T15:13:00Z">
                <w:rPr>
                  <w:color w:val="0070C0"/>
                  <w:lang w:val="en-US"/>
                </w:rPr>
              </w:rPrChange>
            </w:rPr>
            <w:delText>”</w:delText>
          </w:r>
        </w:del>
      </w:ins>
      <w:del w:id="356" w:author="Santiago Estellano" w:date="2022-10-24T15:40:00Z">
        <w:r w:rsidR="00C82AE6" w:rsidRPr="00706D9F" w:rsidDel="00E22E9E">
          <w:rPr>
            <w:i/>
            <w:iCs/>
            <w:lang w:val="en-US"/>
            <w:rPrChange w:id="357" w:author="Villaverde, Alfredo" w:date="2022-03-10T15:13:00Z">
              <w:rPr>
                <w:color w:val="0070C0"/>
                <w:lang w:val="en-US"/>
              </w:rPr>
            </w:rPrChange>
          </w:rPr>
          <w:delText xml:space="preserve">. </w:delText>
        </w:r>
      </w:del>
    </w:p>
    <w:p w14:paraId="4D658DC3" w14:textId="49D212D7" w:rsidR="00E05F12" w:rsidRPr="00706D9F" w:rsidDel="00E22E9E" w:rsidRDefault="00E05F12" w:rsidP="00967015">
      <w:pPr>
        <w:rPr>
          <w:ins w:id="358" w:author="Villaverde, Alfredo" w:date="2022-03-10T13:26:00Z"/>
          <w:del w:id="359" w:author="Santiago Estellano" w:date="2022-10-24T15:40:00Z"/>
          <w:i/>
          <w:iCs/>
          <w:lang w:val="en-US"/>
          <w:rPrChange w:id="360" w:author="Villaverde, Alfredo" w:date="2022-03-10T15:13:00Z">
            <w:rPr>
              <w:ins w:id="361" w:author="Villaverde, Alfredo" w:date="2022-03-10T13:26:00Z"/>
              <w:del w:id="362" w:author="Santiago Estellano" w:date="2022-10-24T15:40:00Z"/>
              <w:color w:val="0070C0"/>
              <w:lang w:val="en-US"/>
            </w:rPr>
          </w:rPrChange>
        </w:rPr>
      </w:pPr>
      <w:ins w:id="363" w:author="Villaverde, Alfredo" w:date="2022-03-10T13:27:00Z">
        <w:del w:id="364" w:author="Santiago Estellano" w:date="2022-10-24T15:40:00Z">
          <w:r w:rsidRPr="00706D9F" w:rsidDel="00E22E9E">
            <w:rPr>
              <w:i/>
              <w:iCs/>
              <w:lang w:val="en-US"/>
              <w:rPrChange w:id="365" w:author="Villaverde, Alfredo" w:date="2022-03-10T15:13:00Z">
                <w:rPr>
                  <w:color w:val="0070C0"/>
                  <w:lang w:val="en-US"/>
                </w:rPr>
              </w:rPrChange>
            </w:rPr>
            <w:delText xml:space="preserve">Example: As a </w:delText>
          </w:r>
        </w:del>
      </w:ins>
      <w:ins w:id="366" w:author="Villaverde, Alfredo" w:date="2022-03-10T13:32:00Z">
        <w:del w:id="367" w:author="Santiago Estellano" w:date="2022-10-24T15:40:00Z">
          <w:r w:rsidR="00360643" w:rsidRPr="00706D9F" w:rsidDel="00E22E9E">
            <w:rPr>
              <w:b/>
              <w:bCs/>
              <w:i/>
              <w:iCs/>
              <w:lang w:val="en-US"/>
              <w:rPrChange w:id="368" w:author="Villaverde, Alfredo" w:date="2022-03-10T15:13:00Z">
                <w:rPr>
                  <w:color w:val="0070C0"/>
                  <w:lang w:val="en-US"/>
                </w:rPr>
              </w:rPrChange>
            </w:rPr>
            <w:delText>logged-in customer</w:delText>
          </w:r>
        </w:del>
      </w:ins>
      <w:ins w:id="369" w:author="Villaverde, Alfredo" w:date="2022-03-10T13:55:00Z">
        <w:del w:id="370" w:author="Santiago Estellano" w:date="2022-10-24T15:40:00Z">
          <w:r w:rsidR="00F97653" w:rsidRPr="00706D9F" w:rsidDel="00E22E9E">
            <w:rPr>
              <w:i/>
              <w:iCs/>
              <w:lang w:val="en-US"/>
              <w:rPrChange w:id="371" w:author="Villaverde, Alfredo" w:date="2022-03-10T15:13:00Z">
                <w:rPr>
                  <w:color w:val="0070C0"/>
                  <w:lang w:val="en-US"/>
                </w:rPr>
              </w:rPrChange>
            </w:rPr>
            <w:delText xml:space="preserve"> </w:delText>
          </w:r>
        </w:del>
      </w:ins>
      <w:ins w:id="372" w:author="Villaverde, Alfredo" w:date="2022-03-10T13:52:00Z">
        <w:del w:id="373" w:author="Santiago Estellano" w:date="2022-10-24T15:40:00Z">
          <w:r w:rsidR="00F97653" w:rsidRPr="00706D9F" w:rsidDel="00E22E9E">
            <w:rPr>
              <w:b/>
              <w:bCs/>
              <w:i/>
              <w:iCs/>
              <w:lang w:val="en-US"/>
              <w:rPrChange w:id="374" w:author="Villaverde, Alfredo" w:date="2022-03-10T15:13:00Z">
                <w:rPr>
                  <w:color w:val="0070C0"/>
                  <w:lang w:val="en-US"/>
                </w:rPr>
              </w:rPrChange>
            </w:rPr>
            <w:delText>I want t</w:delText>
          </w:r>
        </w:del>
      </w:ins>
      <w:ins w:id="375" w:author="Villaverde, Alfredo" w:date="2022-03-10T13:56:00Z">
        <w:del w:id="376" w:author="Santiago Estellano" w:date="2022-10-24T15:40:00Z">
          <w:r w:rsidR="00F97653" w:rsidRPr="00706D9F" w:rsidDel="00E22E9E">
            <w:rPr>
              <w:b/>
              <w:bCs/>
              <w:i/>
              <w:iCs/>
              <w:lang w:val="en-US"/>
              <w:rPrChange w:id="377" w:author="Villaverde, Alfredo" w:date="2022-03-10T15:13:00Z">
                <w:rPr>
                  <w:b/>
                  <w:bCs/>
                  <w:color w:val="0070C0"/>
                  <w:lang w:val="en-US"/>
                </w:rPr>
              </w:rPrChange>
            </w:rPr>
            <w:delText>he ability to</w:delText>
          </w:r>
        </w:del>
      </w:ins>
      <w:ins w:id="378" w:author="Villaverde, Alfredo" w:date="2022-03-10T13:31:00Z">
        <w:del w:id="379" w:author="Santiago Estellano" w:date="2022-10-24T15:40:00Z">
          <w:r w:rsidR="00360643" w:rsidRPr="00706D9F" w:rsidDel="00E22E9E">
            <w:rPr>
              <w:i/>
              <w:iCs/>
              <w:lang w:val="en-US"/>
              <w:rPrChange w:id="380" w:author="Villaverde, Alfredo" w:date="2022-03-10T15:13:00Z">
                <w:rPr>
                  <w:color w:val="0070C0"/>
                  <w:lang w:val="en-US"/>
                </w:rPr>
              </w:rPrChange>
            </w:rPr>
            <w:delText xml:space="preserve"> </w:delText>
          </w:r>
        </w:del>
      </w:ins>
      <w:ins w:id="381" w:author="Villaverde, Alfredo" w:date="2022-03-10T13:32:00Z">
        <w:del w:id="382" w:author="Santiago Estellano" w:date="2022-10-24T15:40:00Z">
          <w:r w:rsidR="00360643" w:rsidRPr="00706D9F" w:rsidDel="00E22E9E">
            <w:rPr>
              <w:i/>
              <w:iCs/>
              <w:lang w:val="en-US"/>
              <w:rPrChange w:id="383" w:author="Villaverde, Alfredo" w:date="2022-03-10T15:13:00Z">
                <w:rPr>
                  <w:color w:val="0070C0"/>
                  <w:lang w:val="en-US"/>
                </w:rPr>
              </w:rPrChange>
            </w:rPr>
            <w:delText xml:space="preserve">specify a nickname </w:delText>
          </w:r>
        </w:del>
      </w:ins>
      <w:ins w:id="384" w:author="Villaverde, Alfredo" w:date="2022-03-10T13:33:00Z">
        <w:del w:id="385" w:author="Santiago Estellano" w:date="2022-10-24T15:40:00Z">
          <w:r w:rsidR="00360643" w:rsidRPr="00706D9F" w:rsidDel="00E22E9E">
            <w:rPr>
              <w:i/>
              <w:iCs/>
              <w:lang w:val="en-US"/>
              <w:rPrChange w:id="386" w:author="Villaverde, Alfredo" w:date="2022-03-10T15:13:00Z">
                <w:rPr>
                  <w:color w:val="0070C0"/>
                  <w:lang w:val="en-US"/>
                </w:rPr>
              </w:rPrChange>
            </w:rPr>
            <w:delText xml:space="preserve">for the </w:delText>
          </w:r>
        </w:del>
      </w:ins>
      <w:ins w:id="387" w:author="Villaverde, Alfredo" w:date="2022-03-10T13:51:00Z">
        <w:del w:id="388" w:author="Santiago Estellano" w:date="2022-10-24T15:40:00Z">
          <w:r w:rsidR="00F97653" w:rsidRPr="00706D9F" w:rsidDel="00E22E9E">
            <w:rPr>
              <w:i/>
              <w:iCs/>
              <w:lang w:val="en-US"/>
              <w:rPrChange w:id="389" w:author="Villaverde, Alfredo" w:date="2022-03-10T15:13:00Z">
                <w:rPr>
                  <w:color w:val="0070C0"/>
                  <w:lang w:val="en-US"/>
                </w:rPr>
              </w:rPrChange>
            </w:rPr>
            <w:delText>order</w:delText>
          </w:r>
        </w:del>
      </w:ins>
      <w:ins w:id="390" w:author="Villaverde, Alfredo" w:date="2022-03-10T13:54:00Z">
        <w:del w:id="391" w:author="Santiago Estellano" w:date="2022-10-24T15:40:00Z">
          <w:r w:rsidR="00F97653" w:rsidRPr="00706D9F" w:rsidDel="00E22E9E">
            <w:rPr>
              <w:i/>
              <w:iCs/>
              <w:lang w:val="en-US"/>
              <w:rPrChange w:id="392" w:author="Villaverde, Alfredo" w:date="2022-03-10T15:13:00Z">
                <w:rPr>
                  <w:color w:val="0070C0"/>
                  <w:lang w:val="en-US"/>
                </w:rPr>
              </w:rPrChange>
            </w:rPr>
            <w:delText xml:space="preserve"> that I am about to place through checkout</w:delText>
          </w:r>
        </w:del>
      </w:ins>
      <w:ins w:id="393" w:author="Villaverde, Alfredo" w:date="2022-03-10T15:13:00Z">
        <w:del w:id="394" w:author="Santiago Estellano" w:date="2022-10-24T15:40:00Z">
          <w:r w:rsidR="00706D9F" w:rsidDel="00E22E9E">
            <w:rPr>
              <w:i/>
              <w:iCs/>
              <w:lang w:val="en-US"/>
            </w:rPr>
            <w:delText>,</w:delText>
          </w:r>
        </w:del>
      </w:ins>
      <w:ins w:id="395" w:author="Villaverde, Alfredo" w:date="2022-03-10T13:33:00Z">
        <w:del w:id="396" w:author="Santiago Estellano" w:date="2022-10-24T15:40:00Z">
          <w:r w:rsidR="00360643" w:rsidRPr="00706D9F" w:rsidDel="00E22E9E">
            <w:rPr>
              <w:i/>
              <w:iCs/>
              <w:lang w:val="en-US"/>
              <w:rPrChange w:id="397" w:author="Villaverde, Alfredo" w:date="2022-03-10T15:13:00Z">
                <w:rPr>
                  <w:color w:val="0070C0"/>
                  <w:lang w:val="en-US"/>
                </w:rPr>
              </w:rPrChange>
            </w:rPr>
            <w:delText xml:space="preserve"> </w:delText>
          </w:r>
          <w:r w:rsidR="00360643" w:rsidRPr="00706D9F" w:rsidDel="00E22E9E">
            <w:rPr>
              <w:b/>
              <w:bCs/>
              <w:i/>
              <w:iCs/>
              <w:lang w:val="en-US"/>
              <w:rPrChange w:id="398" w:author="Villaverde, Alfredo" w:date="2022-03-10T15:13:00Z">
                <w:rPr>
                  <w:color w:val="0070C0"/>
                  <w:lang w:val="en-US"/>
                </w:rPr>
              </w:rPrChange>
            </w:rPr>
            <w:delText>so that</w:delText>
          </w:r>
          <w:r w:rsidR="00360643" w:rsidRPr="00706D9F" w:rsidDel="00E22E9E">
            <w:rPr>
              <w:i/>
              <w:iCs/>
              <w:lang w:val="en-US"/>
              <w:rPrChange w:id="399" w:author="Villaverde, Alfredo" w:date="2022-03-10T15:13:00Z">
                <w:rPr>
                  <w:color w:val="0070C0"/>
                  <w:lang w:val="en-US"/>
                </w:rPr>
              </w:rPrChange>
            </w:rPr>
            <w:delText xml:space="preserve"> I may be able to quickly find it later in My Account.</w:delText>
          </w:r>
        </w:del>
      </w:ins>
    </w:p>
    <w:p w14:paraId="484EDB99" w14:textId="39B2079B" w:rsidR="00563220" w:rsidRPr="00563220" w:rsidRDefault="00E05F12" w:rsidP="00967015">
      <w:pPr>
        <w:rPr>
          <w:ins w:id="400" w:author="Villaverde, Alfredo" w:date="2022-03-10T13:43:00Z"/>
          <w:i/>
          <w:iCs/>
          <w:lang w:val="en-US"/>
          <w:rPrChange w:id="401" w:author="Santiago Estellano" w:date="2022-10-24T20:49:00Z">
            <w:rPr>
              <w:ins w:id="402" w:author="Villaverde, Alfredo" w:date="2022-03-10T13:43:00Z"/>
              <w:color w:val="0070C0"/>
              <w:lang w:val="en-US"/>
            </w:rPr>
          </w:rPrChange>
        </w:rPr>
      </w:pPr>
      <w:ins w:id="403" w:author="Villaverde, Alfredo" w:date="2022-03-10T13:26:00Z">
        <w:del w:id="404" w:author="Santiago Estellano" w:date="2022-10-24T15:40:00Z">
          <w:r w:rsidRPr="00706D9F" w:rsidDel="00E22E9E">
            <w:rPr>
              <w:i/>
              <w:iCs/>
              <w:lang w:val="en-US"/>
              <w:rPrChange w:id="405" w:author="Villaverde, Alfredo" w:date="2022-03-10T15:13:00Z">
                <w:rPr>
                  <w:color w:val="0070C0"/>
                  <w:lang w:val="en-US"/>
                </w:rPr>
              </w:rPrChange>
            </w:rPr>
            <w:delText xml:space="preserve">Feel free to include multiple user stories </w:delText>
          </w:r>
        </w:del>
      </w:ins>
      <w:ins w:id="406" w:author="Villaverde, Alfredo" w:date="2022-03-10T13:27:00Z">
        <w:del w:id="407" w:author="Santiago Estellano" w:date="2022-10-24T15:40:00Z">
          <w:r w:rsidRPr="00706D9F" w:rsidDel="00E22E9E">
            <w:rPr>
              <w:i/>
              <w:iCs/>
              <w:lang w:val="en-US"/>
              <w:rPrChange w:id="408" w:author="Villaverde, Alfredo" w:date="2022-03-10T15:13:00Z">
                <w:rPr>
                  <w:color w:val="0070C0"/>
                  <w:lang w:val="en-US"/>
                </w:rPr>
              </w:rPrChange>
            </w:rPr>
            <w:delText>should there be multiple business needs.</w:delText>
          </w:r>
        </w:del>
      </w:ins>
      <w:ins w:id="409" w:author="Santiago Estellano" w:date="2022-10-24T15:32:00Z">
        <w:r w:rsidR="00A60F4F" w:rsidRPr="00A60F4F">
          <w:rPr>
            <w:lang w:val="en-US"/>
            <w:rPrChange w:id="410" w:author="Santiago Estellano" w:date="2022-10-24T15:32:00Z">
              <w:rPr>
                <w:i/>
                <w:iCs/>
                <w:lang w:val="en-US"/>
              </w:rPr>
            </w:rPrChange>
          </w:rPr>
          <w:t>User Story: “</w:t>
        </w:r>
        <w:r w:rsidR="00A60F4F" w:rsidRPr="00563220">
          <w:rPr>
            <w:i/>
            <w:iCs/>
            <w:lang w:val="en-US"/>
          </w:rPr>
          <w:t xml:space="preserve">As Nauto Inc. </w:t>
        </w:r>
      </w:ins>
      <w:ins w:id="411" w:author="Santiago Estellano" w:date="2022-10-24T20:46:00Z">
        <w:r w:rsidR="00563220" w:rsidRPr="00563220">
          <w:rPr>
            <w:i/>
            <w:iCs/>
            <w:lang w:val="en-US"/>
            <w:rPrChange w:id="412" w:author="Santiago Estellano" w:date="2022-10-24T20:49:00Z">
              <w:rPr>
                <w:lang w:val="en-US"/>
              </w:rPr>
            </w:rPrChange>
          </w:rPr>
          <w:t>administrator</w:t>
        </w:r>
      </w:ins>
      <w:ins w:id="413" w:author="Santiago Estellano" w:date="2022-10-24T15:32:00Z">
        <w:r w:rsidR="00A60F4F" w:rsidRPr="00563220">
          <w:rPr>
            <w:i/>
            <w:iCs/>
            <w:lang w:val="en-US"/>
          </w:rPr>
          <w:t xml:space="preserve">, I </w:t>
        </w:r>
      </w:ins>
      <w:ins w:id="414" w:author="Santiago Estellano" w:date="2022-10-24T15:33:00Z">
        <w:r w:rsidR="00A60F4F" w:rsidRPr="00563220">
          <w:rPr>
            <w:i/>
            <w:iCs/>
            <w:lang w:val="en-US"/>
            <w:rPrChange w:id="415" w:author="Santiago Estellano" w:date="2022-10-24T20:49:00Z">
              <w:rPr>
                <w:lang w:val="en-US"/>
              </w:rPr>
            </w:rPrChange>
          </w:rPr>
          <w:t>want</w:t>
        </w:r>
      </w:ins>
      <w:ins w:id="416" w:author="Santiago Estellano" w:date="2022-10-24T15:32:00Z">
        <w:r w:rsidR="00A60F4F" w:rsidRPr="00563220">
          <w:rPr>
            <w:i/>
            <w:iCs/>
            <w:lang w:val="en-US"/>
          </w:rPr>
          <w:t xml:space="preserve"> </w:t>
        </w:r>
      </w:ins>
      <w:ins w:id="417" w:author="Santiago Estellano" w:date="2022-10-24T20:46:00Z">
        <w:r w:rsidR="00563220" w:rsidRPr="00563220">
          <w:rPr>
            <w:i/>
            <w:iCs/>
            <w:lang w:val="en-US"/>
            <w:rPrChange w:id="418" w:author="Santiago Estellano" w:date="2022-10-24T20:49:00Z">
              <w:rPr>
                <w:lang w:val="en-US"/>
              </w:rPr>
            </w:rPrChange>
          </w:rPr>
          <w:t>customers to see a clear reference to their legal e</w:t>
        </w:r>
      </w:ins>
      <w:ins w:id="419" w:author="Santiago Estellano" w:date="2022-10-24T20:47:00Z">
        <w:r w:rsidR="00563220" w:rsidRPr="00563220">
          <w:rPr>
            <w:i/>
            <w:iCs/>
            <w:lang w:val="en-US"/>
            <w:rPrChange w:id="420" w:author="Santiago Estellano" w:date="2022-10-24T20:49:00Z">
              <w:rPr>
                <w:lang w:val="en-US"/>
              </w:rPr>
            </w:rPrChange>
          </w:rPr>
          <w:t xml:space="preserve">ntity </w:t>
        </w:r>
      </w:ins>
      <w:ins w:id="421" w:author="Santiago Estellano" w:date="2022-10-24T20:49:00Z">
        <w:r w:rsidR="00563220">
          <w:rPr>
            <w:i/>
            <w:iCs/>
            <w:lang w:val="en-US"/>
          </w:rPr>
          <w:t xml:space="preserve">name </w:t>
        </w:r>
      </w:ins>
      <w:ins w:id="422" w:author="Santiago Estellano" w:date="2022-10-24T20:47:00Z">
        <w:r w:rsidR="00563220" w:rsidRPr="00563220">
          <w:rPr>
            <w:i/>
            <w:iCs/>
            <w:lang w:val="en-US"/>
            <w:rPrChange w:id="423" w:author="Santiago Estellano" w:date="2022-10-24T20:49:00Z">
              <w:rPr>
                <w:lang w:val="en-US"/>
              </w:rPr>
            </w:rPrChange>
          </w:rPr>
          <w:t xml:space="preserve">and FDA date </w:t>
        </w:r>
      </w:ins>
      <w:ins w:id="424" w:author="Santiago Estellano" w:date="2022-10-24T15:39:00Z">
        <w:r w:rsidR="00E22E9E" w:rsidRPr="00563220">
          <w:rPr>
            <w:i/>
            <w:iCs/>
            <w:lang w:val="en-US"/>
            <w:rPrChange w:id="425" w:author="Santiago Estellano" w:date="2022-10-24T20:49:00Z">
              <w:rPr>
                <w:lang w:val="en-US"/>
              </w:rPr>
            </w:rPrChange>
          </w:rPr>
          <w:t>before placing an order</w:t>
        </w:r>
      </w:ins>
      <w:ins w:id="426" w:author="Santiago Estellano" w:date="2022-10-24T20:47:00Z">
        <w:r w:rsidR="00563220" w:rsidRPr="00563220">
          <w:rPr>
            <w:i/>
            <w:iCs/>
            <w:lang w:val="en-US"/>
            <w:rPrChange w:id="427" w:author="Santiago Estellano" w:date="2022-10-24T20:49:00Z">
              <w:rPr>
                <w:lang w:val="en-US"/>
              </w:rPr>
            </w:rPrChange>
          </w:rPr>
          <w:t xml:space="preserve">, </w:t>
        </w:r>
      </w:ins>
      <w:ins w:id="428" w:author="Santiago Estellano" w:date="2022-10-24T20:48:00Z">
        <w:r w:rsidR="00563220" w:rsidRPr="00563220">
          <w:rPr>
            <w:i/>
            <w:iCs/>
            <w:lang w:val="en-US"/>
            <w:rPrChange w:id="429" w:author="Santiago Estellano" w:date="2022-10-24T20:49:00Z">
              <w:rPr>
                <w:lang w:val="en-US"/>
              </w:rPr>
            </w:rPrChange>
          </w:rPr>
          <w:t>so that there is less confusion regarding pricing for our products</w:t>
        </w:r>
      </w:ins>
      <w:ins w:id="430" w:author="Santiago Estellano" w:date="2022-10-24T20:49:00Z">
        <w:r w:rsidR="00563220">
          <w:rPr>
            <w:i/>
            <w:iCs/>
            <w:lang w:val="en-US"/>
          </w:rPr>
          <w:t>”</w:t>
        </w:r>
      </w:ins>
    </w:p>
    <w:p w14:paraId="2003E735" w14:textId="0AA7403F" w:rsidR="00E05F12" w:rsidRPr="00B945A3" w:rsidDel="00E22E9E" w:rsidRDefault="00CB0FA5" w:rsidP="00967015">
      <w:pPr>
        <w:rPr>
          <w:del w:id="431" w:author="Santiago Estellano" w:date="2022-10-24T15:40:00Z"/>
          <w:b/>
          <w:bCs/>
          <w:color w:val="0070C0"/>
          <w:lang w:val="en-US"/>
          <w:rPrChange w:id="432" w:author="Villaverde, Alfredo" w:date="2022-03-10T14:47:00Z">
            <w:rPr>
              <w:del w:id="433" w:author="Santiago Estellano" w:date="2022-10-24T15:40:00Z"/>
              <w:color w:val="0070C0"/>
              <w:lang w:val="en-US"/>
            </w:rPr>
          </w:rPrChange>
        </w:rPr>
      </w:pPr>
      <w:ins w:id="434" w:author="Villaverde, Alfredo" w:date="2022-03-10T13:43:00Z">
        <w:del w:id="435" w:author="Santiago Estellano" w:date="2022-10-24T15:40:00Z">
          <w:r w:rsidRPr="00CB0FA5" w:rsidDel="00E22E9E">
            <w:rPr>
              <w:b/>
              <w:bCs/>
              <w:color w:val="0070C0"/>
              <w:lang w:val="en-US"/>
              <w:rPrChange w:id="436" w:author="Villaverde, Alfredo" w:date="2022-03-10T13:43:00Z">
                <w:rPr>
                  <w:color w:val="0070C0"/>
                  <w:lang w:val="en-US"/>
                </w:rPr>
              </w:rPrChange>
            </w:rPr>
            <w:delText>(DELETE TEXT ABOVE ONCE THIS SECTION IS COMPLETED)</w:delText>
          </w:r>
        </w:del>
      </w:ins>
    </w:p>
    <w:p w14:paraId="54C62381" w14:textId="15456A30" w:rsidR="00B27452" w:rsidRPr="00B27452" w:rsidRDefault="000E2E90" w:rsidP="00B27452">
      <w:pPr>
        <w:pStyle w:val="Heading1"/>
      </w:pPr>
      <w:bookmarkStart w:id="437" w:name="_Toc6998604"/>
      <w:del w:id="438" w:author="Villaverde, Alfredo" w:date="2022-03-10T13:12:00Z">
        <w:r w:rsidDel="00F44063">
          <w:delText>Solution Overview</w:delText>
        </w:r>
      </w:del>
      <w:bookmarkStart w:id="439" w:name="_Toc103769943"/>
      <w:bookmarkEnd w:id="437"/>
      <w:ins w:id="440" w:author="Villaverde, Alfredo" w:date="2022-03-10T13:12:00Z">
        <w:r w:rsidR="00F44063">
          <w:t>Impacted areas/modules</w:t>
        </w:r>
      </w:ins>
      <w:ins w:id="441" w:author="Sebastian Gonzalez" w:date="2022-05-18T11:54:00Z">
        <w:r w:rsidR="00A149F1">
          <w:t xml:space="preserve"> </w:t>
        </w:r>
        <w:del w:id="442" w:author="Santiago Estellano" w:date="2022-10-24T15:40:00Z">
          <w:r w:rsidR="00A149F1" w:rsidDel="00E22E9E">
            <w:delText>[</w:delText>
          </w:r>
          <w:r w:rsidR="005F5DAF" w:rsidDel="00E22E9E">
            <w:delText>Optional as output</w:delText>
          </w:r>
          <w:r w:rsidR="00A149F1" w:rsidDel="00E22E9E">
            <w:delText>]</w:delText>
          </w:r>
        </w:del>
      </w:ins>
      <w:bookmarkEnd w:id="439"/>
      <w:ins w:id="443" w:author="Santiago Estellano" w:date="2022-10-24T15:40:00Z">
        <w:r w:rsidR="00E22E9E">
          <w:t xml:space="preserve"> </w:t>
        </w:r>
      </w:ins>
    </w:p>
    <w:p w14:paraId="23CB6661" w14:textId="3D056E0C" w:rsidR="00706284" w:rsidDel="00E22E9E" w:rsidRDefault="00706284" w:rsidP="00706284">
      <w:pPr>
        <w:rPr>
          <w:ins w:id="444" w:author="Sebastian Gonzalez" w:date="2022-05-18T11:56:00Z"/>
          <w:del w:id="445" w:author="Santiago Estellano" w:date="2022-10-24T15:41:00Z"/>
          <w:b/>
          <w:bCs/>
          <w:color w:val="0070C0"/>
          <w:lang w:val="en-US"/>
        </w:rPr>
      </w:pPr>
      <w:ins w:id="446" w:author="Villaverde, Alfredo" w:date="2022-03-10T14:05:00Z">
        <w:del w:id="447" w:author="Santiago Estellano" w:date="2022-10-24T15:41:00Z">
          <w:r w:rsidRPr="00CC5B34" w:rsidDel="00E22E9E">
            <w:rPr>
              <w:b/>
              <w:bCs/>
              <w:color w:val="0070C0"/>
              <w:lang w:val="en-US"/>
            </w:rPr>
            <w:delText>GUIDELINE FOR THIS SECTION (DELETE TEXT BELOW ONCE THIS SECTION IS COMPLETED)</w:delText>
          </w:r>
        </w:del>
      </w:ins>
    </w:p>
    <w:p w14:paraId="7E08DF75" w14:textId="31786A3A" w:rsidR="005F5DAF" w:rsidRPr="005F5DAF" w:rsidDel="00E22E9E" w:rsidRDefault="005F5DAF" w:rsidP="00706284">
      <w:pPr>
        <w:rPr>
          <w:ins w:id="448" w:author="Villaverde, Alfredo" w:date="2022-03-10T14:05:00Z"/>
          <w:del w:id="449" w:author="Santiago Estellano" w:date="2022-10-24T15:41:00Z"/>
          <w:b/>
          <w:bCs/>
          <w:i/>
          <w:iCs/>
          <w:lang w:val="en-US"/>
          <w:rPrChange w:id="450" w:author="Sebastian Gonzalez" w:date="2022-05-18T11:56:00Z">
            <w:rPr>
              <w:ins w:id="451" w:author="Villaverde, Alfredo" w:date="2022-03-10T14:05:00Z"/>
              <w:del w:id="452" w:author="Santiago Estellano" w:date="2022-10-24T15:41:00Z"/>
              <w:b/>
              <w:bCs/>
              <w:color w:val="0070C0"/>
              <w:lang w:val="en-US"/>
            </w:rPr>
          </w:rPrChange>
        </w:rPr>
      </w:pPr>
      <w:ins w:id="453" w:author="Sebastian Gonzalez" w:date="2022-05-18T11:56:00Z">
        <w:del w:id="454" w:author="Santiago Estellano" w:date="2022-10-24T15:41:00Z">
          <w:r w:rsidRPr="000978BD" w:rsidDel="00E22E9E">
            <w:rPr>
              <w:b/>
              <w:bCs/>
              <w:i/>
              <w:iCs/>
              <w:lang w:val="en-US"/>
            </w:rPr>
            <w:delText xml:space="preserve">[This section is </w:delText>
          </w:r>
          <w:r w:rsidDel="00E22E9E">
            <w:rPr>
              <w:b/>
              <w:bCs/>
              <w:i/>
              <w:iCs/>
              <w:lang w:val="en-US"/>
            </w:rPr>
            <w:delText xml:space="preserve">optional as final output on the </w:delText>
          </w:r>
        </w:del>
      </w:ins>
      <w:ins w:id="455" w:author="Sebastian Gonzalez" w:date="2022-05-18T11:58:00Z">
        <w:del w:id="456" w:author="Santiago Estellano" w:date="2022-10-24T15:41:00Z">
          <w:r w:rsidDel="00E22E9E">
            <w:rPr>
              <w:b/>
              <w:bCs/>
              <w:i/>
              <w:iCs/>
              <w:lang w:val="en-US"/>
            </w:rPr>
            <w:delText>document.</w:delText>
          </w:r>
        </w:del>
      </w:ins>
      <w:ins w:id="457" w:author="Sebastian Gonzalez" w:date="2022-05-18T11:57:00Z">
        <w:del w:id="458" w:author="Santiago Estellano" w:date="2022-10-24T15:41:00Z">
          <w:r w:rsidDel="00E22E9E">
            <w:rPr>
              <w:b/>
              <w:bCs/>
              <w:i/>
              <w:iCs/>
              <w:lang w:val="en-US"/>
            </w:rPr>
            <w:delText xml:space="preserve"> All the requirements </w:delText>
          </w:r>
        </w:del>
      </w:ins>
      <w:ins w:id="459" w:author="Sebastian Gonzalez" w:date="2022-05-18T11:58:00Z">
        <w:del w:id="460" w:author="Santiago Estellano" w:date="2022-10-24T15:41:00Z">
          <w:r w:rsidDel="00E22E9E">
            <w:rPr>
              <w:b/>
              <w:bCs/>
              <w:i/>
              <w:iCs/>
              <w:lang w:val="en-US"/>
            </w:rPr>
            <w:delText>must</w:delText>
          </w:r>
        </w:del>
      </w:ins>
      <w:ins w:id="461" w:author="Sebastian Gonzalez" w:date="2022-05-18T11:57:00Z">
        <w:del w:id="462" w:author="Santiago Estellano" w:date="2022-10-24T15:41:00Z">
          <w:r w:rsidDel="00E22E9E">
            <w:rPr>
              <w:b/>
              <w:bCs/>
              <w:i/>
              <w:iCs/>
              <w:lang w:val="en-US"/>
            </w:rPr>
            <w:delText xml:space="preserve"> be analyzed in a holistic way to determine i</w:delText>
          </w:r>
        </w:del>
      </w:ins>
      <w:ins w:id="463" w:author="Sebastian Gonzalez" w:date="2022-05-18T11:58:00Z">
        <w:del w:id="464" w:author="Santiago Estellano" w:date="2022-10-24T15:41:00Z">
          <w:r w:rsidDel="00E22E9E">
            <w:rPr>
              <w:b/>
              <w:bCs/>
              <w:i/>
              <w:iCs/>
              <w:lang w:val="en-US"/>
            </w:rPr>
            <w:delText>f it affects other areas so</w:delText>
          </w:r>
        </w:del>
      </w:ins>
      <w:ins w:id="465" w:author="Sebastian Gonzalez" w:date="2022-05-18T11:59:00Z">
        <w:del w:id="466" w:author="Santiago Estellano" w:date="2022-10-24T15:41:00Z">
          <w:r w:rsidDel="00E22E9E">
            <w:rPr>
              <w:b/>
              <w:bCs/>
              <w:i/>
              <w:iCs/>
              <w:lang w:val="en-US"/>
            </w:rPr>
            <w:delText>,</w:delText>
          </w:r>
        </w:del>
      </w:ins>
      <w:ins w:id="467" w:author="Sebastian Gonzalez" w:date="2022-05-18T11:58:00Z">
        <w:del w:id="468" w:author="Santiago Estellano" w:date="2022-10-24T15:41:00Z">
          <w:r w:rsidDel="00E22E9E">
            <w:rPr>
              <w:b/>
              <w:bCs/>
              <w:i/>
              <w:iCs/>
              <w:lang w:val="en-US"/>
            </w:rPr>
            <w:delText xml:space="preserve"> although </w:delText>
          </w:r>
        </w:del>
      </w:ins>
      <w:ins w:id="469" w:author="Sebastian Gonzalez" w:date="2022-05-18T11:59:00Z">
        <w:del w:id="470" w:author="Santiago Estellano" w:date="2022-10-24T15:41:00Z">
          <w:r w:rsidDel="00E22E9E">
            <w:rPr>
              <w:b/>
              <w:bCs/>
              <w:i/>
              <w:iCs/>
              <w:lang w:val="en-US"/>
            </w:rPr>
            <w:delText>it</w:delText>
          </w:r>
        </w:del>
      </w:ins>
      <w:ins w:id="471" w:author="Sebastian Gonzalez" w:date="2022-05-18T11:58:00Z">
        <w:del w:id="472" w:author="Santiago Estellano" w:date="2022-10-24T15:41:00Z">
          <w:r w:rsidDel="00E22E9E">
            <w:rPr>
              <w:b/>
              <w:bCs/>
              <w:i/>
              <w:iCs/>
              <w:lang w:val="en-US"/>
            </w:rPr>
            <w:delText xml:space="preserve"> might no</w:delText>
          </w:r>
        </w:del>
      </w:ins>
      <w:ins w:id="473" w:author="Sebastian Gonzalez" w:date="2022-05-18T11:59:00Z">
        <w:del w:id="474" w:author="Santiago Estellano" w:date="2022-10-24T15:41:00Z">
          <w:r w:rsidDel="00E22E9E">
            <w:rPr>
              <w:b/>
              <w:bCs/>
              <w:i/>
              <w:iCs/>
              <w:lang w:val="en-US"/>
            </w:rPr>
            <w:delText>t be needed as an output, this section must be part of the analysis process.</w:delText>
          </w:r>
        </w:del>
      </w:ins>
      <w:ins w:id="475" w:author="Sebastian Gonzalez" w:date="2022-05-18T11:56:00Z">
        <w:del w:id="476" w:author="Santiago Estellano" w:date="2022-10-24T15:41:00Z">
          <w:r w:rsidRPr="000978BD" w:rsidDel="00E22E9E">
            <w:rPr>
              <w:b/>
              <w:bCs/>
              <w:i/>
              <w:iCs/>
              <w:lang w:val="en-US"/>
            </w:rPr>
            <w:delText>]</w:delText>
          </w:r>
        </w:del>
      </w:ins>
    </w:p>
    <w:p w14:paraId="6BB39381" w14:textId="57659353" w:rsidR="00706284" w:rsidRPr="00706D9F" w:rsidDel="00E22E9E" w:rsidRDefault="00206C57" w:rsidP="005E466E">
      <w:pPr>
        <w:rPr>
          <w:ins w:id="477" w:author="Villaverde, Alfredo" w:date="2022-03-10T14:07:00Z"/>
          <w:del w:id="478" w:author="Santiago Estellano" w:date="2022-10-24T15:41:00Z"/>
          <w:rFonts w:cs="Arial"/>
          <w:i/>
          <w:iCs/>
          <w:sz w:val="21"/>
          <w:szCs w:val="21"/>
          <w:shd w:val="clear" w:color="auto" w:fill="FFFFFF"/>
          <w:rPrChange w:id="479" w:author="Villaverde, Alfredo" w:date="2022-03-10T15:12:00Z">
            <w:rPr>
              <w:ins w:id="480" w:author="Villaverde, Alfredo" w:date="2022-03-10T14:07:00Z"/>
              <w:del w:id="481" w:author="Santiago Estellano" w:date="2022-10-24T15:41:00Z"/>
              <w:rFonts w:cs="Arial"/>
              <w:color w:val="0070C0"/>
              <w:sz w:val="21"/>
              <w:szCs w:val="21"/>
              <w:shd w:val="clear" w:color="auto" w:fill="FFFFFF"/>
            </w:rPr>
          </w:rPrChange>
        </w:rPr>
      </w:pPr>
      <w:del w:id="482" w:author="Santiago Estellano" w:date="2022-10-24T15:41:00Z">
        <w:r w:rsidRPr="00706D9F" w:rsidDel="00E22E9E">
          <w:rPr>
            <w:rFonts w:cs="Arial"/>
            <w:i/>
            <w:iCs/>
            <w:rPrChange w:id="483" w:author="Villaverde, Alfredo" w:date="2022-03-10T15:12:00Z">
              <w:rPr>
                <w:rFonts w:cs="Arial"/>
                <w:color w:val="0070C0"/>
              </w:rPr>
            </w:rPrChange>
          </w:rPr>
          <w:delText>The TransnetYX team have created a custom field on the item record that stores the days of the week an item can ship.  Custom field “Shipping Days” (</w:delText>
        </w:r>
        <w:r w:rsidRPr="00706D9F" w:rsidDel="00E22E9E">
          <w:rPr>
            <w:rFonts w:cs="Arial"/>
            <w:i/>
            <w:iCs/>
            <w:shd w:val="clear" w:color="auto" w:fill="FFFFFF"/>
            <w:rPrChange w:id="484" w:author="Villaverde, Alfredo" w:date="2022-03-10T15:12:00Z">
              <w:rPr>
                <w:rFonts w:cs="Arial"/>
                <w:color w:val="0070C0"/>
                <w:shd w:val="clear" w:color="auto" w:fill="FFFFFF"/>
              </w:rPr>
            </w:rPrChange>
          </w:rPr>
          <w:delText>custitem_h5_item_shipping_days)</w:delText>
        </w:r>
        <w:r w:rsidRPr="00706D9F" w:rsidDel="00E22E9E">
          <w:rPr>
            <w:rFonts w:cs="Arial"/>
            <w:i/>
            <w:iCs/>
            <w:sz w:val="21"/>
            <w:szCs w:val="21"/>
            <w:shd w:val="clear" w:color="auto" w:fill="FFFFFF"/>
            <w:rPrChange w:id="485" w:author="Villaverde, Alfredo" w:date="2022-03-10T15:12:00Z">
              <w:rPr>
                <w:rFonts w:cs="Arial"/>
                <w:color w:val="0070C0"/>
                <w:sz w:val="21"/>
                <w:szCs w:val="21"/>
                <w:shd w:val="clear" w:color="auto" w:fill="FFFFFF"/>
              </w:rPr>
            </w:rPrChange>
          </w:rPr>
          <w:delText xml:space="preserve"> will be populated for all TransnetYX items as long as they are not ones that are only available “Upon Harvest”.  Those will remain blank as they are shipped as soon as they can be harvested</w:delText>
        </w:r>
      </w:del>
      <w:ins w:id="486" w:author="Villaverde, Alfredo" w:date="2022-03-10T14:06:00Z">
        <w:del w:id="487" w:author="Santiago Estellano" w:date="2022-10-24T15:41:00Z">
          <w:r w:rsidR="00706284" w:rsidRPr="00706D9F" w:rsidDel="00E22E9E">
            <w:rPr>
              <w:rFonts w:cs="Arial"/>
              <w:i/>
              <w:iCs/>
              <w:sz w:val="21"/>
              <w:szCs w:val="21"/>
              <w:shd w:val="clear" w:color="auto" w:fill="FFFFFF"/>
              <w:rPrChange w:id="488" w:author="Villaverde, Alfredo" w:date="2022-03-10T15:12:00Z">
                <w:rPr>
                  <w:rFonts w:cs="Arial"/>
                  <w:color w:val="0070C0"/>
                  <w:sz w:val="21"/>
                  <w:szCs w:val="21"/>
                  <w:shd w:val="clear" w:color="auto" w:fill="FFFFFF"/>
                </w:rPr>
              </w:rPrChange>
            </w:rPr>
            <w:delText xml:space="preserve">List the </w:delText>
          </w:r>
        </w:del>
      </w:ins>
      <w:ins w:id="489" w:author="Villaverde, Alfredo" w:date="2022-03-10T14:11:00Z">
        <w:del w:id="490" w:author="Santiago Estellano" w:date="2022-10-24T15:41:00Z">
          <w:r w:rsidR="00184E74" w:rsidRPr="00706D9F" w:rsidDel="00E22E9E">
            <w:rPr>
              <w:rFonts w:cs="Arial"/>
              <w:i/>
              <w:iCs/>
              <w:sz w:val="21"/>
              <w:szCs w:val="21"/>
              <w:shd w:val="clear" w:color="auto" w:fill="FFFFFF"/>
              <w:rPrChange w:id="491" w:author="Villaverde, Alfredo" w:date="2022-03-10T15:12:00Z">
                <w:rPr>
                  <w:rFonts w:cs="Arial"/>
                  <w:color w:val="0070C0"/>
                  <w:sz w:val="21"/>
                  <w:szCs w:val="21"/>
                  <w:shd w:val="clear" w:color="auto" w:fill="FFFFFF"/>
                </w:rPr>
              </w:rPrChange>
            </w:rPr>
            <w:delText xml:space="preserve">specific </w:delText>
          </w:r>
        </w:del>
      </w:ins>
      <w:ins w:id="492" w:author="Villaverde, Alfredo" w:date="2022-03-10T14:06:00Z">
        <w:del w:id="493" w:author="Santiago Estellano" w:date="2022-10-24T15:41:00Z">
          <w:r w:rsidR="00706284" w:rsidRPr="00706D9F" w:rsidDel="00E22E9E">
            <w:rPr>
              <w:rFonts w:cs="Arial"/>
              <w:i/>
              <w:iCs/>
              <w:sz w:val="21"/>
              <w:szCs w:val="21"/>
              <w:shd w:val="clear" w:color="auto" w:fill="FFFFFF"/>
              <w:rPrChange w:id="494" w:author="Villaverde, Alfredo" w:date="2022-03-10T15:12:00Z">
                <w:rPr>
                  <w:rFonts w:cs="Arial"/>
                  <w:color w:val="0070C0"/>
                  <w:sz w:val="21"/>
                  <w:szCs w:val="21"/>
                  <w:shd w:val="clear" w:color="auto" w:fill="FFFFFF"/>
                </w:rPr>
              </w:rPrChange>
            </w:rPr>
            <w:delText xml:space="preserve">areas </w:delText>
          </w:r>
        </w:del>
      </w:ins>
      <w:ins w:id="495" w:author="Villaverde, Alfredo" w:date="2022-03-10T14:10:00Z">
        <w:del w:id="496" w:author="Santiago Estellano" w:date="2022-10-24T15:41:00Z">
          <w:r w:rsidR="00184E74" w:rsidRPr="00706D9F" w:rsidDel="00E22E9E">
            <w:rPr>
              <w:rFonts w:cs="Arial"/>
              <w:i/>
              <w:iCs/>
              <w:sz w:val="21"/>
              <w:szCs w:val="21"/>
              <w:shd w:val="clear" w:color="auto" w:fill="FFFFFF"/>
              <w:rPrChange w:id="497" w:author="Villaverde, Alfredo" w:date="2022-03-10T15:12:00Z">
                <w:rPr>
                  <w:rFonts w:cs="Arial"/>
                  <w:color w:val="0070C0"/>
                  <w:sz w:val="21"/>
                  <w:szCs w:val="21"/>
                  <w:shd w:val="clear" w:color="auto" w:fill="FFFFFF"/>
                </w:rPr>
              </w:rPrChange>
            </w:rPr>
            <w:delText xml:space="preserve">affected by </w:delText>
          </w:r>
        </w:del>
      </w:ins>
      <w:ins w:id="498" w:author="Villaverde, Alfredo" w:date="2022-03-10T14:07:00Z">
        <w:del w:id="499" w:author="Santiago Estellano" w:date="2022-10-24T15:41:00Z">
          <w:r w:rsidR="00706284" w:rsidRPr="00706D9F" w:rsidDel="00E22E9E">
            <w:rPr>
              <w:rFonts w:cs="Arial"/>
              <w:i/>
              <w:iCs/>
              <w:sz w:val="21"/>
              <w:szCs w:val="21"/>
              <w:shd w:val="clear" w:color="auto" w:fill="FFFFFF"/>
              <w:rPrChange w:id="500" w:author="Villaverde, Alfredo" w:date="2022-03-10T15:12:00Z">
                <w:rPr>
                  <w:rFonts w:cs="Arial"/>
                  <w:color w:val="0070C0"/>
                  <w:sz w:val="21"/>
                  <w:szCs w:val="21"/>
                  <w:shd w:val="clear" w:color="auto" w:fill="FFFFFF"/>
                </w:rPr>
              </w:rPrChange>
            </w:rPr>
            <w:delText xml:space="preserve">the </w:delText>
          </w:r>
        </w:del>
      </w:ins>
      <w:ins w:id="501" w:author="Villaverde, Alfredo" w:date="2022-03-10T14:10:00Z">
        <w:del w:id="502" w:author="Santiago Estellano" w:date="2022-10-24T15:41:00Z">
          <w:r w:rsidR="00184E74" w:rsidRPr="00706D9F" w:rsidDel="00E22E9E">
            <w:rPr>
              <w:rFonts w:cs="Arial"/>
              <w:i/>
              <w:iCs/>
              <w:sz w:val="21"/>
              <w:szCs w:val="21"/>
              <w:shd w:val="clear" w:color="auto" w:fill="FFFFFF"/>
              <w:rPrChange w:id="503" w:author="Villaverde, Alfredo" w:date="2022-03-10T15:12:00Z">
                <w:rPr>
                  <w:rFonts w:cs="Arial"/>
                  <w:color w:val="0070C0"/>
                  <w:sz w:val="21"/>
                  <w:szCs w:val="21"/>
                  <w:shd w:val="clear" w:color="auto" w:fill="FFFFFF"/>
                </w:rPr>
              </w:rPrChange>
            </w:rPr>
            <w:delText>requested functionality</w:delText>
          </w:r>
        </w:del>
      </w:ins>
      <w:ins w:id="504" w:author="Villaverde, Alfredo" w:date="2022-03-10T14:07:00Z">
        <w:del w:id="505" w:author="Santiago Estellano" w:date="2022-10-24T15:41:00Z">
          <w:r w:rsidR="00706284" w:rsidRPr="00706D9F" w:rsidDel="00E22E9E">
            <w:rPr>
              <w:rFonts w:cs="Arial"/>
              <w:i/>
              <w:iCs/>
              <w:sz w:val="21"/>
              <w:szCs w:val="21"/>
              <w:shd w:val="clear" w:color="auto" w:fill="FFFFFF"/>
              <w:rPrChange w:id="506" w:author="Villaverde, Alfredo" w:date="2022-03-10T15:12:00Z">
                <w:rPr>
                  <w:rFonts w:cs="Arial"/>
                  <w:color w:val="0070C0"/>
                  <w:sz w:val="21"/>
                  <w:szCs w:val="21"/>
                  <w:shd w:val="clear" w:color="auto" w:fill="FFFFFF"/>
                </w:rPr>
              </w:rPrChange>
            </w:rPr>
            <w:delText>.</w:delText>
          </w:r>
        </w:del>
      </w:ins>
      <w:ins w:id="507" w:author="Sebastian Gonzalez" w:date="2022-05-18T11:40:00Z">
        <w:del w:id="508" w:author="Santiago Estellano" w:date="2022-10-24T15:41:00Z">
          <w:r w:rsidR="00517DC5" w:rsidDel="00E22E9E">
            <w:rPr>
              <w:rFonts w:cs="Arial"/>
              <w:i/>
              <w:iCs/>
              <w:sz w:val="21"/>
              <w:szCs w:val="21"/>
              <w:shd w:val="clear" w:color="auto" w:fill="FFFFFF"/>
            </w:rPr>
            <w:delText xml:space="preserve"> </w:delText>
          </w:r>
        </w:del>
      </w:ins>
    </w:p>
    <w:p w14:paraId="6E740BA2" w14:textId="57A45E7A" w:rsidR="00E22E9E" w:rsidRPr="00706D9F" w:rsidDel="001D0AB9" w:rsidRDefault="00706284" w:rsidP="005E466E">
      <w:pPr>
        <w:rPr>
          <w:ins w:id="509" w:author="Villaverde, Alfredo" w:date="2022-03-10T14:08:00Z"/>
          <w:del w:id="510" w:author="Santiago Estellano" w:date="2022-10-24T16:03:00Z"/>
          <w:rFonts w:cs="Arial"/>
          <w:i/>
          <w:iCs/>
          <w:sz w:val="21"/>
          <w:szCs w:val="21"/>
          <w:shd w:val="clear" w:color="auto" w:fill="FFFFFF"/>
          <w:rPrChange w:id="511" w:author="Villaverde, Alfredo" w:date="2022-03-10T15:12:00Z">
            <w:rPr>
              <w:ins w:id="512" w:author="Villaverde, Alfredo" w:date="2022-03-10T14:08:00Z"/>
              <w:del w:id="513" w:author="Santiago Estellano" w:date="2022-10-24T16:03:00Z"/>
              <w:rFonts w:cs="Arial"/>
              <w:color w:val="0070C0"/>
              <w:sz w:val="21"/>
              <w:szCs w:val="21"/>
              <w:shd w:val="clear" w:color="auto" w:fill="FFFFFF"/>
            </w:rPr>
          </w:rPrChange>
        </w:rPr>
      </w:pPr>
      <w:ins w:id="514" w:author="Villaverde, Alfredo" w:date="2022-03-10T14:07:00Z">
        <w:del w:id="515" w:author="Santiago Estellano" w:date="2022-10-24T15:41:00Z">
          <w:r w:rsidRPr="00706D9F" w:rsidDel="00E22E9E">
            <w:rPr>
              <w:rFonts w:cs="Arial"/>
              <w:i/>
              <w:iCs/>
              <w:sz w:val="21"/>
              <w:szCs w:val="21"/>
              <w:shd w:val="clear" w:color="auto" w:fill="FFFFFF"/>
              <w:rPrChange w:id="516" w:author="Villaverde, Alfredo" w:date="2022-03-10T15:12:00Z">
                <w:rPr>
                  <w:rFonts w:cs="Arial"/>
                  <w:color w:val="0070C0"/>
                  <w:sz w:val="21"/>
                  <w:szCs w:val="21"/>
                  <w:shd w:val="clear" w:color="auto" w:fill="FFFFFF"/>
                </w:rPr>
              </w:rPrChange>
            </w:rPr>
            <w:delText>For example: The SKU#</w:delText>
          </w:r>
        </w:del>
      </w:ins>
      <w:ins w:id="517" w:author="Villaverde, Alfredo" w:date="2022-03-10T14:08:00Z">
        <w:del w:id="518" w:author="Santiago Estellano" w:date="2022-10-24T15:41:00Z">
          <w:r w:rsidRPr="00706D9F" w:rsidDel="00E22E9E">
            <w:rPr>
              <w:rFonts w:cs="Arial"/>
              <w:i/>
              <w:iCs/>
              <w:sz w:val="21"/>
              <w:szCs w:val="21"/>
              <w:shd w:val="clear" w:color="auto" w:fill="FFFFFF"/>
              <w:rPrChange w:id="519" w:author="Villaverde, Alfredo" w:date="2022-03-10T15:12:00Z">
                <w:rPr>
                  <w:rFonts w:cs="Arial"/>
                  <w:color w:val="0070C0"/>
                  <w:sz w:val="21"/>
                  <w:szCs w:val="21"/>
                  <w:shd w:val="clear" w:color="auto" w:fill="FFFFFF"/>
                </w:rPr>
              </w:rPrChange>
            </w:rPr>
            <w:delText xml:space="preserve"> will be displayed</w:delText>
          </w:r>
        </w:del>
      </w:ins>
      <w:ins w:id="520" w:author="Villaverde, Alfredo" w:date="2022-03-10T14:11:00Z">
        <w:del w:id="521" w:author="Santiago Estellano" w:date="2022-10-24T15:41:00Z">
          <w:r w:rsidR="00184E74" w:rsidRPr="00706D9F" w:rsidDel="00E22E9E">
            <w:rPr>
              <w:rFonts w:cs="Arial"/>
              <w:i/>
              <w:iCs/>
              <w:sz w:val="21"/>
              <w:szCs w:val="21"/>
              <w:shd w:val="clear" w:color="auto" w:fill="FFFFFF"/>
              <w:rPrChange w:id="522" w:author="Villaverde, Alfredo" w:date="2022-03-10T15:12:00Z">
                <w:rPr>
                  <w:rFonts w:cs="Arial"/>
                  <w:color w:val="0070C0"/>
                  <w:sz w:val="21"/>
                  <w:szCs w:val="21"/>
                  <w:shd w:val="clear" w:color="auto" w:fill="FFFFFF"/>
                </w:rPr>
              </w:rPrChange>
            </w:rPr>
            <w:delText xml:space="preserve"> for all users (logged in or not)</w:delText>
          </w:r>
        </w:del>
      </w:ins>
      <w:ins w:id="523" w:author="Villaverde, Alfredo" w:date="2022-03-10T14:08:00Z">
        <w:del w:id="524" w:author="Santiago Estellano" w:date="2022-10-24T15:41:00Z">
          <w:r w:rsidRPr="00706D9F" w:rsidDel="00E22E9E">
            <w:rPr>
              <w:rFonts w:cs="Arial"/>
              <w:i/>
              <w:iCs/>
              <w:sz w:val="21"/>
              <w:szCs w:val="21"/>
              <w:shd w:val="clear" w:color="auto" w:fill="FFFFFF"/>
              <w:rPrChange w:id="525" w:author="Villaverde, Alfredo" w:date="2022-03-10T15:12:00Z">
                <w:rPr>
                  <w:rFonts w:cs="Arial"/>
                  <w:color w:val="0070C0"/>
                  <w:sz w:val="21"/>
                  <w:szCs w:val="21"/>
                  <w:shd w:val="clear" w:color="auto" w:fill="FFFFFF"/>
                </w:rPr>
              </w:rPrChange>
            </w:rPr>
            <w:delText xml:space="preserve"> in the following </w:delText>
          </w:r>
        </w:del>
      </w:ins>
      <w:ins w:id="526" w:author="Villaverde, Alfredo" w:date="2022-03-10T14:11:00Z">
        <w:del w:id="527" w:author="Santiago Estellano" w:date="2022-10-24T15:41:00Z">
          <w:r w:rsidR="00184E74" w:rsidRPr="00706D9F" w:rsidDel="00E22E9E">
            <w:rPr>
              <w:rFonts w:cs="Arial"/>
              <w:i/>
              <w:iCs/>
              <w:sz w:val="21"/>
              <w:szCs w:val="21"/>
              <w:shd w:val="clear" w:color="auto" w:fill="FFFFFF"/>
              <w:rPrChange w:id="528" w:author="Villaverde, Alfredo" w:date="2022-03-10T15:12:00Z">
                <w:rPr>
                  <w:rFonts w:cs="Arial"/>
                  <w:color w:val="0070C0"/>
                  <w:sz w:val="21"/>
                  <w:szCs w:val="21"/>
                  <w:shd w:val="clear" w:color="auto" w:fill="FFFFFF"/>
                </w:rPr>
              </w:rPrChange>
            </w:rPr>
            <w:delText>areas of the Web Site</w:delText>
          </w:r>
        </w:del>
      </w:ins>
      <w:ins w:id="529" w:author="Villaverde, Alfredo" w:date="2022-03-10T14:08:00Z">
        <w:del w:id="530" w:author="Santiago Estellano" w:date="2022-10-24T15:41:00Z">
          <w:r w:rsidRPr="00706D9F" w:rsidDel="00E22E9E">
            <w:rPr>
              <w:rFonts w:cs="Arial"/>
              <w:i/>
              <w:iCs/>
              <w:sz w:val="21"/>
              <w:szCs w:val="21"/>
              <w:shd w:val="clear" w:color="auto" w:fill="FFFFFF"/>
              <w:rPrChange w:id="531" w:author="Villaverde, Alfredo" w:date="2022-03-10T15:12:00Z">
                <w:rPr>
                  <w:rFonts w:cs="Arial"/>
                  <w:color w:val="0070C0"/>
                  <w:sz w:val="21"/>
                  <w:szCs w:val="21"/>
                  <w:shd w:val="clear" w:color="auto" w:fill="FFFFFF"/>
                </w:rPr>
              </w:rPrChange>
            </w:rPr>
            <w:delText>:</w:delText>
          </w:r>
        </w:del>
      </w:ins>
      <w:ins w:id="532" w:author="Santiago Estellano" w:date="2022-10-24T15:40:00Z">
        <w:r w:rsidR="00E22E9E">
          <w:rPr>
            <w:rFonts w:cs="Arial"/>
            <w:i/>
            <w:iCs/>
            <w:sz w:val="21"/>
            <w:szCs w:val="21"/>
            <w:shd w:val="clear" w:color="auto" w:fill="FFFFFF"/>
          </w:rPr>
          <w:t>The customer’s legal name and FDA date will be displayed</w:t>
        </w:r>
      </w:ins>
      <w:ins w:id="533" w:author="Santiago Estellano" w:date="2022-10-24T15:41:00Z">
        <w:r w:rsidR="00E22E9E">
          <w:rPr>
            <w:rFonts w:cs="Arial"/>
            <w:i/>
            <w:iCs/>
            <w:sz w:val="21"/>
            <w:szCs w:val="21"/>
            <w:shd w:val="clear" w:color="auto" w:fill="FFFFFF"/>
          </w:rPr>
          <w:t xml:space="preserve"> in the checkout review page, before the Delivery Method section</w:t>
        </w:r>
      </w:ins>
    </w:p>
    <w:p w14:paraId="41B6BC91" w14:textId="292F8078" w:rsidR="00706284" w:rsidRPr="00706D9F" w:rsidDel="00E22E9E" w:rsidRDefault="00706284" w:rsidP="00706284">
      <w:pPr>
        <w:pStyle w:val="ListParagraph"/>
        <w:numPr>
          <w:ilvl w:val="0"/>
          <w:numId w:val="12"/>
        </w:numPr>
        <w:rPr>
          <w:ins w:id="534" w:author="Villaverde, Alfredo" w:date="2022-03-10T14:08:00Z"/>
          <w:del w:id="535" w:author="Santiago Estellano" w:date="2022-10-24T15:41:00Z"/>
          <w:rFonts w:cs="Arial"/>
          <w:i/>
          <w:iCs/>
          <w:sz w:val="21"/>
          <w:szCs w:val="21"/>
          <w:shd w:val="clear" w:color="auto" w:fill="FFFFFF"/>
          <w:rPrChange w:id="536" w:author="Villaverde, Alfredo" w:date="2022-03-10T15:12:00Z">
            <w:rPr>
              <w:ins w:id="537" w:author="Villaverde, Alfredo" w:date="2022-03-10T14:08:00Z"/>
              <w:del w:id="538" w:author="Santiago Estellano" w:date="2022-10-24T15:41:00Z"/>
              <w:rFonts w:cs="Arial"/>
              <w:color w:val="0070C0"/>
              <w:sz w:val="21"/>
              <w:szCs w:val="21"/>
              <w:shd w:val="clear" w:color="auto" w:fill="FFFFFF"/>
            </w:rPr>
          </w:rPrChange>
        </w:rPr>
      </w:pPr>
      <w:ins w:id="539" w:author="Villaverde, Alfredo" w:date="2022-03-10T14:08:00Z">
        <w:del w:id="540" w:author="Santiago Estellano" w:date="2022-10-24T15:41:00Z">
          <w:r w:rsidRPr="00706D9F" w:rsidDel="00E22E9E">
            <w:rPr>
              <w:rFonts w:cs="Arial"/>
              <w:i/>
              <w:iCs/>
              <w:sz w:val="21"/>
              <w:szCs w:val="21"/>
              <w:shd w:val="clear" w:color="auto" w:fill="FFFFFF"/>
              <w:rPrChange w:id="541" w:author="Villaverde, Alfredo" w:date="2022-03-10T15:12:00Z">
                <w:rPr>
                  <w:rFonts w:cs="Arial"/>
                  <w:color w:val="0070C0"/>
                  <w:sz w:val="21"/>
                  <w:szCs w:val="21"/>
                  <w:shd w:val="clear" w:color="auto" w:fill="FFFFFF"/>
                </w:rPr>
              </w:rPrChange>
            </w:rPr>
            <w:delText>Below the product name in the Product Details Page (PDP)</w:delText>
          </w:r>
        </w:del>
      </w:ins>
    </w:p>
    <w:p w14:paraId="6B73B008" w14:textId="7CD77CD3" w:rsidR="00706284" w:rsidRPr="00706D9F" w:rsidDel="00E22E9E" w:rsidRDefault="00706284" w:rsidP="00706284">
      <w:pPr>
        <w:pStyle w:val="ListParagraph"/>
        <w:numPr>
          <w:ilvl w:val="0"/>
          <w:numId w:val="12"/>
        </w:numPr>
        <w:rPr>
          <w:ins w:id="542" w:author="Villaverde, Alfredo" w:date="2022-03-10T14:09:00Z"/>
          <w:del w:id="543" w:author="Santiago Estellano" w:date="2022-10-24T15:41:00Z"/>
          <w:rFonts w:cs="Arial"/>
          <w:i/>
          <w:iCs/>
          <w:sz w:val="21"/>
          <w:szCs w:val="21"/>
          <w:shd w:val="clear" w:color="auto" w:fill="FFFFFF"/>
          <w:rPrChange w:id="544" w:author="Villaverde, Alfredo" w:date="2022-03-10T15:12:00Z">
            <w:rPr>
              <w:ins w:id="545" w:author="Villaverde, Alfredo" w:date="2022-03-10T14:09:00Z"/>
              <w:del w:id="546" w:author="Santiago Estellano" w:date="2022-10-24T15:41:00Z"/>
              <w:rFonts w:cs="Arial"/>
              <w:color w:val="0070C0"/>
              <w:sz w:val="21"/>
              <w:szCs w:val="21"/>
              <w:shd w:val="clear" w:color="auto" w:fill="FFFFFF"/>
            </w:rPr>
          </w:rPrChange>
        </w:rPr>
      </w:pPr>
      <w:ins w:id="547" w:author="Villaverde, Alfredo" w:date="2022-03-10T14:08:00Z">
        <w:del w:id="548" w:author="Santiago Estellano" w:date="2022-10-24T15:41:00Z">
          <w:r w:rsidRPr="00706D9F" w:rsidDel="00E22E9E">
            <w:rPr>
              <w:rFonts w:cs="Arial"/>
              <w:i/>
              <w:iCs/>
              <w:sz w:val="21"/>
              <w:szCs w:val="21"/>
              <w:shd w:val="clear" w:color="auto" w:fill="FFFFFF"/>
              <w:rPrChange w:id="549" w:author="Villaverde, Alfredo" w:date="2022-03-10T15:12:00Z">
                <w:rPr>
                  <w:rFonts w:cs="Arial"/>
                  <w:color w:val="0070C0"/>
                  <w:sz w:val="21"/>
                  <w:szCs w:val="21"/>
                  <w:shd w:val="clear" w:color="auto" w:fill="FFFFFF"/>
                </w:rPr>
              </w:rPrChange>
            </w:rPr>
            <w:delText>Below the product name in the Quick View</w:delText>
          </w:r>
        </w:del>
      </w:ins>
      <w:ins w:id="550" w:author="Villaverde, Alfredo" w:date="2022-03-10T14:09:00Z">
        <w:del w:id="551" w:author="Santiago Estellano" w:date="2022-10-24T15:41:00Z">
          <w:r w:rsidRPr="00706D9F" w:rsidDel="00E22E9E">
            <w:rPr>
              <w:rFonts w:cs="Arial"/>
              <w:i/>
              <w:iCs/>
              <w:sz w:val="21"/>
              <w:szCs w:val="21"/>
              <w:shd w:val="clear" w:color="auto" w:fill="FFFFFF"/>
              <w:rPrChange w:id="552" w:author="Villaverde, Alfredo" w:date="2022-03-10T15:12:00Z">
                <w:rPr>
                  <w:rFonts w:cs="Arial"/>
                  <w:color w:val="0070C0"/>
                  <w:sz w:val="21"/>
                  <w:szCs w:val="21"/>
                  <w:shd w:val="clear" w:color="auto" w:fill="FFFFFF"/>
                </w:rPr>
              </w:rPrChange>
            </w:rPr>
            <w:delText xml:space="preserve"> of product listing pages</w:delText>
          </w:r>
        </w:del>
      </w:ins>
    </w:p>
    <w:p w14:paraId="7F92BC9D" w14:textId="33BCD15E" w:rsidR="00D43F35" w:rsidRPr="00706D9F" w:rsidDel="00E22E9E" w:rsidRDefault="00184E74">
      <w:pPr>
        <w:pStyle w:val="ListParagraph"/>
        <w:numPr>
          <w:ilvl w:val="0"/>
          <w:numId w:val="12"/>
        </w:numPr>
        <w:rPr>
          <w:del w:id="553" w:author="Santiago Estellano" w:date="2022-10-24T15:41:00Z"/>
          <w:rFonts w:cs="Arial"/>
          <w:i/>
          <w:iCs/>
          <w:sz w:val="21"/>
          <w:szCs w:val="21"/>
          <w:shd w:val="clear" w:color="auto" w:fill="FFFFFF"/>
          <w:rPrChange w:id="554" w:author="Villaverde, Alfredo" w:date="2022-03-10T15:12:00Z">
            <w:rPr>
              <w:del w:id="555" w:author="Santiago Estellano" w:date="2022-10-24T15:41:00Z"/>
              <w:shd w:val="clear" w:color="auto" w:fill="FFFFFF"/>
            </w:rPr>
          </w:rPrChange>
        </w:rPr>
        <w:pPrChange w:id="556" w:author="Villaverde, Alfredo" w:date="2022-03-10T14:28:00Z">
          <w:pPr/>
        </w:pPrChange>
      </w:pPr>
      <w:ins w:id="557" w:author="Villaverde, Alfredo" w:date="2022-03-10T14:09:00Z">
        <w:del w:id="558" w:author="Santiago Estellano" w:date="2022-10-24T15:41:00Z">
          <w:r w:rsidRPr="00706D9F" w:rsidDel="00E22E9E">
            <w:rPr>
              <w:rFonts w:cs="Arial"/>
              <w:i/>
              <w:iCs/>
              <w:sz w:val="21"/>
              <w:szCs w:val="21"/>
              <w:shd w:val="clear" w:color="auto" w:fill="FFFFFF"/>
              <w:rPrChange w:id="559" w:author="Villaverde, Alfredo" w:date="2022-03-10T15:12:00Z">
                <w:rPr>
                  <w:rFonts w:cs="Arial"/>
                  <w:color w:val="0070C0"/>
                  <w:sz w:val="21"/>
                  <w:szCs w:val="21"/>
                  <w:shd w:val="clear" w:color="auto" w:fill="FFFFFF"/>
                </w:rPr>
              </w:rPrChange>
            </w:rPr>
            <w:delText>In paren</w:delText>
          </w:r>
        </w:del>
      </w:ins>
      <w:ins w:id="560" w:author="Villaverde, Alfredo" w:date="2022-03-10T14:10:00Z">
        <w:del w:id="561" w:author="Santiago Estellano" w:date="2022-10-24T15:41:00Z">
          <w:r w:rsidRPr="00706D9F" w:rsidDel="00E22E9E">
            <w:rPr>
              <w:rFonts w:cs="Arial"/>
              <w:i/>
              <w:iCs/>
              <w:sz w:val="21"/>
              <w:szCs w:val="21"/>
              <w:shd w:val="clear" w:color="auto" w:fill="FFFFFF"/>
              <w:rPrChange w:id="562" w:author="Villaverde, Alfredo" w:date="2022-03-10T15:12:00Z">
                <w:rPr>
                  <w:rFonts w:cs="Arial"/>
                  <w:color w:val="0070C0"/>
                  <w:sz w:val="21"/>
                  <w:szCs w:val="21"/>
                  <w:shd w:val="clear" w:color="auto" w:fill="FFFFFF"/>
                </w:rPr>
              </w:rPrChange>
            </w:rPr>
            <w:delText>thesis</w:delText>
          </w:r>
        </w:del>
      </w:ins>
      <w:ins w:id="563" w:author="Villaverde, Alfredo" w:date="2022-03-10T14:09:00Z">
        <w:del w:id="564" w:author="Santiago Estellano" w:date="2022-10-24T15:41:00Z">
          <w:r w:rsidRPr="00706D9F" w:rsidDel="00E22E9E">
            <w:rPr>
              <w:rFonts w:cs="Arial"/>
              <w:i/>
              <w:iCs/>
              <w:sz w:val="21"/>
              <w:szCs w:val="21"/>
              <w:shd w:val="clear" w:color="auto" w:fill="FFFFFF"/>
              <w:rPrChange w:id="565" w:author="Villaverde, Alfredo" w:date="2022-03-10T15:12:00Z">
                <w:rPr>
                  <w:rFonts w:cs="Arial"/>
                  <w:color w:val="0070C0"/>
                  <w:sz w:val="21"/>
                  <w:szCs w:val="21"/>
                  <w:shd w:val="clear" w:color="auto" w:fill="FFFFFF"/>
                </w:rPr>
              </w:rPrChange>
            </w:rPr>
            <w:delText xml:space="preserve"> next to the product name </w:delText>
          </w:r>
        </w:del>
      </w:ins>
      <w:ins w:id="566" w:author="Villaverde, Alfredo" w:date="2022-03-10T14:10:00Z">
        <w:del w:id="567" w:author="Santiago Estellano" w:date="2022-10-24T15:41:00Z">
          <w:r w:rsidRPr="00706D9F" w:rsidDel="00E22E9E">
            <w:rPr>
              <w:rFonts w:cs="Arial"/>
              <w:i/>
              <w:iCs/>
              <w:sz w:val="21"/>
              <w:szCs w:val="21"/>
              <w:shd w:val="clear" w:color="auto" w:fill="FFFFFF"/>
              <w:rPrChange w:id="568" w:author="Villaverde, Alfredo" w:date="2022-03-10T15:12:00Z">
                <w:rPr>
                  <w:rFonts w:cs="Arial"/>
                  <w:color w:val="0070C0"/>
                  <w:sz w:val="21"/>
                  <w:szCs w:val="21"/>
                  <w:shd w:val="clear" w:color="auto" w:fill="FFFFFF"/>
                </w:rPr>
              </w:rPrChange>
            </w:rPr>
            <w:delText>for</w:delText>
          </w:r>
        </w:del>
      </w:ins>
      <w:ins w:id="569" w:author="Villaverde, Alfredo" w:date="2022-03-10T14:09:00Z">
        <w:del w:id="570" w:author="Santiago Estellano" w:date="2022-10-24T15:41:00Z">
          <w:r w:rsidRPr="00706D9F" w:rsidDel="00E22E9E">
            <w:rPr>
              <w:rFonts w:cs="Arial"/>
              <w:i/>
              <w:iCs/>
              <w:sz w:val="21"/>
              <w:szCs w:val="21"/>
              <w:shd w:val="clear" w:color="auto" w:fill="FFFFFF"/>
              <w:rPrChange w:id="571" w:author="Villaverde, Alfredo" w:date="2022-03-10T15:12:00Z">
                <w:rPr>
                  <w:rFonts w:cs="Arial"/>
                  <w:color w:val="0070C0"/>
                  <w:sz w:val="21"/>
                  <w:szCs w:val="21"/>
                  <w:shd w:val="clear" w:color="auto" w:fill="FFFFFF"/>
                </w:rPr>
              </w:rPrChange>
            </w:rPr>
            <w:delText xml:space="preserve"> each product cell for product listing pages</w:delText>
          </w:r>
        </w:del>
      </w:ins>
      <w:del w:id="572" w:author="Santiago Estellano" w:date="2022-10-24T15:41:00Z">
        <w:r w:rsidR="00206C57" w:rsidRPr="00706D9F" w:rsidDel="00E22E9E">
          <w:rPr>
            <w:rFonts w:cs="Arial"/>
            <w:i/>
            <w:iCs/>
            <w:sz w:val="21"/>
            <w:szCs w:val="21"/>
            <w:shd w:val="clear" w:color="auto" w:fill="FFFFFF"/>
            <w:rPrChange w:id="573" w:author="Villaverde, Alfredo" w:date="2022-03-10T15:12:00Z">
              <w:rPr>
                <w:shd w:val="clear" w:color="auto" w:fill="FFFFFF"/>
              </w:rPr>
            </w:rPrChange>
          </w:rPr>
          <w:delText xml:space="preserve">.  </w:delText>
        </w:r>
      </w:del>
    </w:p>
    <w:p w14:paraId="7BB57640" w14:textId="7934B0B4" w:rsidR="00206C57" w:rsidDel="00E22E9E" w:rsidRDefault="00706284">
      <w:pPr>
        <w:rPr>
          <w:del w:id="574" w:author="Santiago Estellano" w:date="2022-10-24T15:41:00Z"/>
          <w:b/>
          <w:bCs/>
          <w:color w:val="0070C0"/>
          <w:lang w:val="en-US"/>
        </w:rPr>
      </w:pPr>
      <w:ins w:id="575" w:author="Villaverde, Alfredo" w:date="2022-03-10T14:05:00Z">
        <w:del w:id="576" w:author="Santiago Estellano" w:date="2022-10-24T15:41:00Z">
          <w:r w:rsidRPr="00CC5B34" w:rsidDel="00E22E9E">
            <w:rPr>
              <w:b/>
              <w:bCs/>
              <w:color w:val="0070C0"/>
              <w:lang w:val="en-US"/>
            </w:rPr>
            <w:delText>(DELETE TEXT ABOVE ONCE THIS SECTION IS COMPLETED)</w:delText>
          </w:r>
        </w:del>
      </w:ins>
      <w:del w:id="577" w:author="Santiago Estellano" w:date="2022-10-24T15:41:00Z">
        <w:r w:rsidR="00206C57" w:rsidDel="00E22E9E">
          <w:rPr>
            <w:rFonts w:cs="Arial"/>
            <w:color w:val="0070C0"/>
            <w:sz w:val="21"/>
            <w:szCs w:val="21"/>
            <w:shd w:val="clear" w:color="auto" w:fill="FFFFFF"/>
          </w:rPr>
          <w:delText>The only products that will not have a ship date option will be those that are available “Upon Harvest”, all others need to have that field populated with the days of the week that the item can ship, even if that is Monday – Friday</w:delText>
        </w:r>
      </w:del>
      <w:ins w:id="578" w:author="Bertorelli, Yvonne A" w:date="2021-11-02T14:23:00Z">
        <w:del w:id="579" w:author="Santiago Estellano" w:date="2022-10-24T15:41:00Z">
          <w:r w:rsidR="006E6617" w:rsidDel="00E22E9E">
            <w:rPr>
              <w:rFonts w:cs="Arial"/>
              <w:color w:val="0070C0"/>
              <w:sz w:val="21"/>
              <w:szCs w:val="21"/>
              <w:shd w:val="clear" w:color="auto" w:fill="FFFFFF"/>
            </w:rPr>
            <w:delText>Thursday</w:delText>
          </w:r>
        </w:del>
      </w:ins>
      <w:del w:id="580" w:author="Santiago Estellano" w:date="2022-10-24T15:41:00Z">
        <w:r w:rsidR="00206C57" w:rsidDel="00E22E9E">
          <w:rPr>
            <w:rFonts w:cs="Arial"/>
            <w:color w:val="0070C0"/>
            <w:sz w:val="21"/>
            <w:szCs w:val="21"/>
            <w:shd w:val="clear" w:color="auto" w:fill="FFFFFF"/>
          </w:rPr>
          <w:delText xml:space="preserve">.  </w:delText>
        </w:r>
      </w:del>
    </w:p>
    <w:p w14:paraId="52683B7C" w14:textId="77777777" w:rsidR="00F44063" w:rsidRPr="00F44063" w:rsidDel="007D7B03" w:rsidRDefault="00F44063">
      <w:pPr>
        <w:rPr>
          <w:ins w:id="581" w:author="Villaverde, Alfredo" w:date="2022-03-10T13:13:00Z"/>
          <w:del w:id="582" w:author="Sebastian Gonzalez" w:date="2022-05-18T12:26:00Z"/>
          <w:lang w:val="en-US"/>
          <w:rPrChange w:id="583" w:author="Villaverde, Alfredo" w:date="2022-03-10T13:13:00Z">
            <w:rPr>
              <w:ins w:id="584" w:author="Villaverde, Alfredo" w:date="2022-03-10T13:13:00Z"/>
              <w:del w:id="585" w:author="Sebastian Gonzalez" w:date="2022-05-18T12:26:00Z"/>
              <w:rFonts w:cs="Arial"/>
              <w:color w:val="0070C0"/>
              <w:sz w:val="21"/>
              <w:szCs w:val="21"/>
              <w:shd w:val="clear" w:color="auto" w:fill="FFFFFF"/>
            </w:rPr>
          </w:rPrChange>
        </w:rPr>
      </w:pPr>
    </w:p>
    <w:p w14:paraId="66C9507D" w14:textId="69A638F5" w:rsidR="00206C57" w:rsidDel="00F44063" w:rsidRDefault="00206C57">
      <w:pPr>
        <w:pStyle w:val="Heading1"/>
        <w:rPr>
          <w:del w:id="586" w:author="Villaverde, Alfredo" w:date="2022-03-10T13:13:00Z"/>
          <w:shd w:val="clear" w:color="auto" w:fill="FFFFFF"/>
        </w:rPr>
        <w:pPrChange w:id="587" w:author="Villaverde, Alfredo" w:date="2022-03-10T14:31:00Z">
          <w:pPr/>
        </w:pPrChange>
      </w:pPr>
      <w:del w:id="588" w:author="Villaverde, Alfredo" w:date="2022-03-10T13:13:00Z">
        <w:r w:rsidDel="00F44063">
          <w:rPr>
            <w:shd w:val="clear" w:color="auto" w:fill="FFFFFF"/>
          </w:rPr>
          <w:delText xml:space="preserve">A new area will be added to the configuration record as part of this solution.  This will be to allow TransnetYX to build out a calendar for days that their office is closed.  </w:delText>
        </w:r>
        <w:r w:rsidRPr="006E6617" w:rsidDel="00F44063">
          <w:rPr>
            <w:b/>
            <w:bCs/>
            <w:shd w:val="clear" w:color="auto" w:fill="FFFFFF"/>
            <w:rPrChange w:id="589" w:author="Bertorelli, Yvonne A" w:date="2021-11-02T14:24:00Z">
              <w:rPr>
                <w:rFonts w:cs="Arial"/>
                <w:color w:val="0070C0"/>
                <w:sz w:val="21"/>
                <w:szCs w:val="21"/>
                <w:shd w:val="clear" w:color="auto" w:fill="FFFFFF"/>
              </w:rPr>
            </w:rPrChange>
          </w:rPr>
          <w:delText>All weekends</w:delText>
        </w:r>
      </w:del>
      <w:ins w:id="590" w:author="Bertorelli, Yvonne A" w:date="2021-11-02T14:24:00Z">
        <w:del w:id="591" w:author="Villaverde, Alfredo" w:date="2022-03-10T13:13:00Z">
          <w:r w:rsidR="006E6617" w:rsidRPr="006E6617" w:rsidDel="00F44063">
            <w:rPr>
              <w:b/>
              <w:bCs/>
              <w:shd w:val="clear" w:color="auto" w:fill="FFFFFF"/>
              <w:rPrChange w:id="592" w:author="Bertorelli, Yvonne A" w:date="2021-11-02T14:24:00Z">
                <w:rPr>
                  <w:rFonts w:cs="Arial"/>
                  <w:color w:val="0070C0"/>
                  <w:sz w:val="21"/>
                  <w:szCs w:val="21"/>
                  <w:shd w:val="clear" w:color="auto" w:fill="FFFFFF"/>
                </w:rPr>
              </w:rPrChange>
            </w:rPr>
            <w:delText>Friday</w:delText>
          </w:r>
        </w:del>
      </w:ins>
      <w:del w:id="593" w:author="Villaverde, Alfredo" w:date="2022-03-10T13:13:00Z">
        <w:r w:rsidRPr="006E6617" w:rsidDel="00F44063">
          <w:rPr>
            <w:b/>
            <w:bCs/>
            <w:shd w:val="clear" w:color="auto" w:fill="FFFFFF"/>
            <w:rPrChange w:id="594" w:author="Bertorelli, Yvonne A" w:date="2021-11-02T14:24:00Z">
              <w:rPr>
                <w:rFonts w:cs="Arial"/>
                <w:color w:val="0070C0"/>
                <w:sz w:val="21"/>
                <w:szCs w:val="21"/>
                <w:shd w:val="clear" w:color="auto" w:fill="FFFFFF"/>
              </w:rPr>
            </w:rPrChange>
          </w:rPr>
          <w:delText>, Saturday</w:delText>
        </w:r>
      </w:del>
      <w:ins w:id="595" w:author="Bertorelli, Yvonne A" w:date="2021-11-02T14:24:00Z">
        <w:del w:id="596" w:author="Villaverde, Alfredo" w:date="2022-03-10T13:13:00Z">
          <w:r w:rsidR="006E6617" w:rsidRPr="006E6617" w:rsidDel="00F44063">
            <w:rPr>
              <w:b/>
              <w:bCs/>
              <w:shd w:val="clear" w:color="auto" w:fill="FFFFFF"/>
            </w:rPr>
            <w:delText>Saturday,</w:delText>
          </w:r>
        </w:del>
      </w:ins>
      <w:del w:id="597" w:author="Villaverde, Alfredo" w:date="2022-03-10T13:13:00Z">
        <w:r w:rsidRPr="006E6617" w:rsidDel="00F44063">
          <w:rPr>
            <w:b/>
            <w:bCs/>
            <w:shd w:val="clear" w:color="auto" w:fill="FFFFFF"/>
            <w:rPrChange w:id="598" w:author="Bertorelli, Yvonne A" w:date="2021-11-02T14:24:00Z">
              <w:rPr>
                <w:rFonts w:cs="Arial"/>
                <w:color w:val="0070C0"/>
                <w:sz w:val="21"/>
                <w:szCs w:val="21"/>
                <w:shd w:val="clear" w:color="auto" w:fill="FFFFFF"/>
              </w:rPr>
            </w:rPrChange>
          </w:rPr>
          <w:delText xml:space="preserve"> and Sunday, will be considered non-shipping days</w:delText>
        </w:r>
        <w:r w:rsidDel="00F44063">
          <w:rPr>
            <w:shd w:val="clear" w:color="auto" w:fill="FFFFFF"/>
          </w:rPr>
          <w:delText xml:space="preserve">.  Additionally, the calendar will contain the Default Lead Days and the Cut-Off time.  While TransnetYX will only offer one shipping method for US orders, we will need these two additional parameters to drive the available shipping dates. </w:delText>
        </w:r>
        <w:bookmarkStart w:id="599" w:name="_Toc97814032"/>
        <w:bookmarkStart w:id="600" w:name="_Toc97814791"/>
        <w:bookmarkStart w:id="601" w:name="_Toc97815043"/>
        <w:bookmarkStart w:id="602" w:name="_Toc97815174"/>
        <w:bookmarkStart w:id="603" w:name="_Toc97816038"/>
        <w:bookmarkStart w:id="604" w:name="_Toc97816627"/>
        <w:bookmarkStart w:id="605" w:name="_Toc103766387"/>
        <w:bookmarkStart w:id="606" w:name="_Toc103766466"/>
        <w:bookmarkStart w:id="607" w:name="_Toc103768485"/>
        <w:bookmarkStart w:id="608" w:name="_Toc103768564"/>
        <w:bookmarkStart w:id="609" w:name="_Toc103768643"/>
        <w:bookmarkStart w:id="610" w:name="_Toc103768722"/>
        <w:bookmarkStart w:id="611" w:name="_Toc103768816"/>
        <w:bookmarkStart w:id="612" w:name="_Toc103768974"/>
        <w:bookmarkStart w:id="613" w:name="_Toc103769053"/>
        <w:bookmarkStart w:id="614" w:name="_Toc103769132"/>
        <w:bookmarkStart w:id="615" w:name="_Toc103769211"/>
        <w:bookmarkStart w:id="616" w:name="_Toc103769290"/>
        <w:bookmarkStart w:id="617" w:name="_Toc103769384"/>
        <w:bookmarkStart w:id="618" w:name="_Toc103769463"/>
        <w:bookmarkStart w:id="619" w:name="_Toc103769542"/>
        <w:bookmarkStart w:id="620" w:name="_Toc103769622"/>
        <w:bookmarkStart w:id="621" w:name="_Toc103769698"/>
        <w:bookmarkStart w:id="622" w:name="_Toc103769773"/>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del>
    </w:p>
    <w:p w14:paraId="3038EBB9" w14:textId="658B0E49" w:rsidR="00206C57" w:rsidDel="00F44063" w:rsidRDefault="00206C57">
      <w:pPr>
        <w:pStyle w:val="Heading1"/>
        <w:rPr>
          <w:del w:id="623" w:author="Villaverde, Alfredo" w:date="2022-03-10T13:13:00Z"/>
          <w:shd w:val="clear" w:color="auto" w:fill="FFFFFF"/>
        </w:rPr>
        <w:pPrChange w:id="624" w:author="Villaverde, Alfredo" w:date="2022-03-10T14:31:00Z">
          <w:pPr/>
        </w:pPrChange>
      </w:pPr>
      <w:del w:id="625" w:author="Villaverde, Alfredo" w:date="2022-03-10T13:13:00Z">
        <w:r w:rsidDel="00F44063">
          <w:rPr>
            <w:shd w:val="clear" w:color="auto" w:fill="FFFFFF"/>
          </w:rPr>
          <w:delText>The configuration record will drive the following logic when the customer is checking out on the site:</w:delText>
        </w:r>
        <w:bookmarkStart w:id="626" w:name="_Toc97814033"/>
        <w:bookmarkStart w:id="627" w:name="_Toc97814792"/>
        <w:bookmarkStart w:id="628" w:name="_Toc97815044"/>
        <w:bookmarkStart w:id="629" w:name="_Toc97815175"/>
        <w:bookmarkStart w:id="630" w:name="_Toc97816039"/>
        <w:bookmarkStart w:id="631" w:name="_Toc97816628"/>
        <w:bookmarkStart w:id="632" w:name="_Toc103766388"/>
        <w:bookmarkStart w:id="633" w:name="_Toc103766467"/>
        <w:bookmarkStart w:id="634" w:name="_Toc103768486"/>
        <w:bookmarkStart w:id="635" w:name="_Toc103768565"/>
        <w:bookmarkStart w:id="636" w:name="_Toc103768644"/>
        <w:bookmarkStart w:id="637" w:name="_Toc103768723"/>
        <w:bookmarkStart w:id="638" w:name="_Toc103768817"/>
        <w:bookmarkStart w:id="639" w:name="_Toc103768975"/>
        <w:bookmarkStart w:id="640" w:name="_Toc103769054"/>
        <w:bookmarkStart w:id="641" w:name="_Toc103769133"/>
        <w:bookmarkStart w:id="642" w:name="_Toc103769212"/>
        <w:bookmarkStart w:id="643" w:name="_Toc103769291"/>
        <w:bookmarkStart w:id="644" w:name="_Toc103769385"/>
        <w:bookmarkStart w:id="645" w:name="_Toc103769464"/>
        <w:bookmarkStart w:id="646" w:name="_Toc103769543"/>
        <w:bookmarkStart w:id="647" w:name="_Toc103769623"/>
        <w:bookmarkStart w:id="648" w:name="_Toc103769699"/>
        <w:bookmarkStart w:id="649" w:name="_Toc103769774"/>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del>
    </w:p>
    <w:p w14:paraId="3363FF93" w14:textId="5110D1A7" w:rsidR="00206C57" w:rsidRPr="00603846" w:rsidDel="00F44063" w:rsidRDefault="00206C57">
      <w:pPr>
        <w:pStyle w:val="Heading1"/>
        <w:rPr>
          <w:del w:id="650" w:author="Villaverde, Alfredo" w:date="2022-03-10T13:13:00Z"/>
        </w:rPr>
        <w:pPrChange w:id="651" w:author="Villaverde, Alfredo" w:date="2022-03-10T14:31:00Z">
          <w:pPr>
            <w:pStyle w:val="ListParagraph"/>
            <w:numPr>
              <w:numId w:val="8"/>
            </w:numPr>
            <w:ind w:left="720" w:hanging="360"/>
          </w:pPr>
        </w:pPrChange>
      </w:pPr>
      <w:del w:id="652" w:author="Villaverde, Alfredo" w:date="2022-03-10T13:13:00Z">
        <w:r w:rsidRPr="00603846" w:rsidDel="00F44063">
          <w:delText>The date/time of the week the customer is placing their order.</w:delText>
        </w:r>
        <w:bookmarkStart w:id="653" w:name="_Toc97814034"/>
        <w:bookmarkStart w:id="654" w:name="_Toc97814793"/>
        <w:bookmarkStart w:id="655" w:name="_Toc97815045"/>
        <w:bookmarkStart w:id="656" w:name="_Toc97815176"/>
        <w:bookmarkStart w:id="657" w:name="_Toc97816040"/>
        <w:bookmarkStart w:id="658" w:name="_Toc97816629"/>
        <w:bookmarkStart w:id="659" w:name="_Toc103766389"/>
        <w:bookmarkStart w:id="660" w:name="_Toc103766468"/>
        <w:bookmarkStart w:id="661" w:name="_Toc103768487"/>
        <w:bookmarkStart w:id="662" w:name="_Toc103768566"/>
        <w:bookmarkStart w:id="663" w:name="_Toc103768645"/>
        <w:bookmarkStart w:id="664" w:name="_Toc103768724"/>
        <w:bookmarkStart w:id="665" w:name="_Toc103768818"/>
        <w:bookmarkStart w:id="666" w:name="_Toc103768976"/>
        <w:bookmarkStart w:id="667" w:name="_Toc103769055"/>
        <w:bookmarkStart w:id="668" w:name="_Toc103769134"/>
        <w:bookmarkStart w:id="669" w:name="_Toc103769213"/>
        <w:bookmarkStart w:id="670" w:name="_Toc103769292"/>
        <w:bookmarkStart w:id="671" w:name="_Toc103769386"/>
        <w:bookmarkStart w:id="672" w:name="_Toc103769465"/>
        <w:bookmarkStart w:id="673" w:name="_Toc103769544"/>
        <w:bookmarkStart w:id="674" w:name="_Toc103769624"/>
        <w:bookmarkStart w:id="675" w:name="_Toc103769700"/>
        <w:bookmarkStart w:id="676" w:name="_Toc103769775"/>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del>
    </w:p>
    <w:p w14:paraId="1E508BE3" w14:textId="177B5C34" w:rsidR="00206C57" w:rsidRPr="00603846" w:rsidDel="00F44063" w:rsidRDefault="00206C57">
      <w:pPr>
        <w:pStyle w:val="Heading1"/>
        <w:rPr>
          <w:del w:id="677" w:author="Villaverde, Alfredo" w:date="2022-03-10T13:13:00Z"/>
        </w:rPr>
        <w:pPrChange w:id="678" w:author="Villaverde, Alfredo" w:date="2022-03-10T14:31:00Z">
          <w:pPr>
            <w:pStyle w:val="ListParagraph"/>
            <w:numPr>
              <w:ilvl w:val="1"/>
              <w:numId w:val="8"/>
            </w:numPr>
            <w:ind w:left="1440" w:hanging="360"/>
          </w:pPr>
        </w:pPrChange>
      </w:pPr>
      <w:del w:id="679" w:author="Villaverde, Alfredo" w:date="2022-03-10T13:13:00Z">
        <w:r w:rsidRPr="00603846" w:rsidDel="00F44063">
          <w:delText>Is that date/time before or after the cut-off time in the site configuration record.</w:delText>
        </w:r>
        <w:bookmarkStart w:id="680" w:name="_Toc97814035"/>
        <w:bookmarkStart w:id="681" w:name="_Toc97814794"/>
        <w:bookmarkStart w:id="682" w:name="_Toc97815046"/>
        <w:bookmarkStart w:id="683" w:name="_Toc97815177"/>
        <w:bookmarkStart w:id="684" w:name="_Toc97816041"/>
        <w:bookmarkStart w:id="685" w:name="_Toc97816630"/>
        <w:bookmarkStart w:id="686" w:name="_Toc103766390"/>
        <w:bookmarkStart w:id="687" w:name="_Toc103766469"/>
        <w:bookmarkStart w:id="688" w:name="_Toc103768488"/>
        <w:bookmarkStart w:id="689" w:name="_Toc103768567"/>
        <w:bookmarkStart w:id="690" w:name="_Toc103768646"/>
        <w:bookmarkStart w:id="691" w:name="_Toc103768725"/>
        <w:bookmarkStart w:id="692" w:name="_Toc103768819"/>
        <w:bookmarkStart w:id="693" w:name="_Toc103768977"/>
        <w:bookmarkStart w:id="694" w:name="_Toc103769056"/>
        <w:bookmarkStart w:id="695" w:name="_Toc103769135"/>
        <w:bookmarkStart w:id="696" w:name="_Toc103769214"/>
        <w:bookmarkStart w:id="697" w:name="_Toc103769293"/>
        <w:bookmarkStart w:id="698" w:name="_Toc103769387"/>
        <w:bookmarkStart w:id="699" w:name="_Toc103769466"/>
        <w:bookmarkStart w:id="700" w:name="_Toc103769545"/>
        <w:bookmarkStart w:id="701" w:name="_Toc103769625"/>
        <w:bookmarkStart w:id="702" w:name="_Toc103769701"/>
        <w:bookmarkStart w:id="703" w:name="_Toc103769776"/>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del>
    </w:p>
    <w:p w14:paraId="13134302" w14:textId="6E017C94" w:rsidR="00206C57" w:rsidRPr="00603846" w:rsidDel="00F44063" w:rsidRDefault="00206C57">
      <w:pPr>
        <w:pStyle w:val="Heading1"/>
        <w:rPr>
          <w:del w:id="704" w:author="Villaverde, Alfredo" w:date="2022-03-10T13:13:00Z"/>
        </w:rPr>
        <w:pPrChange w:id="705" w:author="Villaverde, Alfredo" w:date="2022-03-10T14:31:00Z">
          <w:pPr>
            <w:pStyle w:val="ListParagraph"/>
            <w:numPr>
              <w:ilvl w:val="1"/>
              <w:numId w:val="8"/>
            </w:numPr>
            <w:ind w:left="1440" w:hanging="360"/>
          </w:pPr>
        </w:pPrChange>
      </w:pPr>
      <w:del w:id="706" w:author="Villaverde, Alfredo" w:date="2022-03-10T13:13:00Z">
        <w:r w:rsidRPr="00603846" w:rsidDel="00F44063">
          <w:delText>Is that a working date and not one that is excluded in the site configuration record.</w:delText>
        </w:r>
        <w:bookmarkStart w:id="707" w:name="_Toc97814036"/>
        <w:bookmarkStart w:id="708" w:name="_Toc97814795"/>
        <w:bookmarkStart w:id="709" w:name="_Toc97815047"/>
        <w:bookmarkStart w:id="710" w:name="_Toc97815178"/>
        <w:bookmarkStart w:id="711" w:name="_Toc97816042"/>
        <w:bookmarkStart w:id="712" w:name="_Toc97816631"/>
        <w:bookmarkStart w:id="713" w:name="_Toc103766391"/>
        <w:bookmarkStart w:id="714" w:name="_Toc103766470"/>
        <w:bookmarkStart w:id="715" w:name="_Toc103768489"/>
        <w:bookmarkStart w:id="716" w:name="_Toc103768568"/>
        <w:bookmarkStart w:id="717" w:name="_Toc103768647"/>
        <w:bookmarkStart w:id="718" w:name="_Toc103768726"/>
        <w:bookmarkStart w:id="719" w:name="_Toc103768820"/>
        <w:bookmarkStart w:id="720" w:name="_Toc103768978"/>
        <w:bookmarkStart w:id="721" w:name="_Toc103769057"/>
        <w:bookmarkStart w:id="722" w:name="_Toc103769136"/>
        <w:bookmarkStart w:id="723" w:name="_Toc103769215"/>
        <w:bookmarkStart w:id="724" w:name="_Toc103769294"/>
        <w:bookmarkStart w:id="725" w:name="_Toc103769388"/>
        <w:bookmarkStart w:id="726" w:name="_Toc103769467"/>
        <w:bookmarkStart w:id="727" w:name="_Toc103769546"/>
        <w:bookmarkStart w:id="728" w:name="_Toc103769626"/>
        <w:bookmarkStart w:id="729" w:name="_Toc103769702"/>
        <w:bookmarkStart w:id="730" w:name="_Toc103769777"/>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del>
    </w:p>
    <w:p w14:paraId="64FE5866" w14:textId="2D28E040" w:rsidR="00206C57" w:rsidDel="00F44063" w:rsidRDefault="00206C57">
      <w:pPr>
        <w:pStyle w:val="Heading1"/>
        <w:rPr>
          <w:del w:id="731" w:author="Villaverde, Alfredo" w:date="2022-03-10T13:13:00Z"/>
        </w:rPr>
        <w:pPrChange w:id="732" w:author="Villaverde, Alfredo" w:date="2022-03-10T14:31:00Z">
          <w:pPr>
            <w:pStyle w:val="ListParagraph"/>
            <w:numPr>
              <w:numId w:val="8"/>
            </w:numPr>
            <w:ind w:left="720" w:hanging="360"/>
          </w:pPr>
        </w:pPrChange>
      </w:pPr>
      <w:del w:id="733" w:author="Villaverde, Alfredo" w:date="2022-03-10T13:13:00Z">
        <w:r w:rsidRPr="00603846" w:rsidDel="00F44063">
          <w:delText xml:space="preserve">The lead-time </w:delText>
        </w:r>
        <w:r w:rsidDel="00F44063">
          <w:delText xml:space="preserve">in the configuration record. </w:delText>
        </w:r>
        <w:bookmarkStart w:id="734" w:name="_Toc97814037"/>
        <w:bookmarkStart w:id="735" w:name="_Toc97814796"/>
        <w:bookmarkStart w:id="736" w:name="_Toc97815048"/>
        <w:bookmarkStart w:id="737" w:name="_Toc97815179"/>
        <w:bookmarkStart w:id="738" w:name="_Toc97816043"/>
        <w:bookmarkStart w:id="739" w:name="_Toc97816632"/>
        <w:bookmarkStart w:id="740" w:name="_Toc103766392"/>
        <w:bookmarkStart w:id="741" w:name="_Toc103766471"/>
        <w:bookmarkStart w:id="742" w:name="_Toc103768490"/>
        <w:bookmarkStart w:id="743" w:name="_Toc103768569"/>
        <w:bookmarkStart w:id="744" w:name="_Toc103768648"/>
        <w:bookmarkStart w:id="745" w:name="_Toc103768727"/>
        <w:bookmarkStart w:id="746" w:name="_Toc103768821"/>
        <w:bookmarkStart w:id="747" w:name="_Toc103768979"/>
        <w:bookmarkStart w:id="748" w:name="_Toc103769058"/>
        <w:bookmarkStart w:id="749" w:name="_Toc103769137"/>
        <w:bookmarkStart w:id="750" w:name="_Toc103769216"/>
        <w:bookmarkStart w:id="751" w:name="_Toc103769295"/>
        <w:bookmarkStart w:id="752" w:name="_Toc103769389"/>
        <w:bookmarkStart w:id="753" w:name="_Toc103769468"/>
        <w:bookmarkStart w:id="754" w:name="_Toc103769547"/>
        <w:bookmarkStart w:id="755" w:name="_Toc103769627"/>
        <w:bookmarkStart w:id="756" w:name="_Toc103769703"/>
        <w:bookmarkStart w:id="757" w:name="_Toc103769778"/>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del>
    </w:p>
    <w:p w14:paraId="0B26C738" w14:textId="142FB12C" w:rsidR="00206C57" w:rsidRPr="00206C57" w:rsidDel="00F44063" w:rsidRDefault="00206C57">
      <w:pPr>
        <w:pStyle w:val="Heading1"/>
        <w:rPr>
          <w:del w:id="758" w:author="Villaverde, Alfredo" w:date="2022-03-10T13:13:00Z"/>
          <w:b/>
          <w:bCs/>
          <w:u w:val="single"/>
        </w:rPr>
        <w:pPrChange w:id="759" w:author="Villaverde, Alfredo" w:date="2022-03-10T14:31:00Z">
          <w:pPr>
            <w:ind w:left="360"/>
          </w:pPr>
        </w:pPrChange>
      </w:pPr>
      <w:bookmarkStart w:id="760" w:name="_Toc97814038"/>
      <w:bookmarkStart w:id="761" w:name="_Toc97814797"/>
      <w:bookmarkStart w:id="762" w:name="_Toc97815049"/>
      <w:bookmarkStart w:id="763" w:name="_Toc97815180"/>
      <w:bookmarkStart w:id="764" w:name="_Toc97816044"/>
      <w:bookmarkStart w:id="765" w:name="_Toc97816633"/>
      <w:bookmarkStart w:id="766" w:name="_Toc103766393"/>
      <w:bookmarkStart w:id="767" w:name="_Toc103766472"/>
      <w:bookmarkStart w:id="768" w:name="_Toc103768491"/>
      <w:bookmarkStart w:id="769" w:name="_Toc103768570"/>
      <w:bookmarkStart w:id="770" w:name="_Toc103768649"/>
      <w:bookmarkStart w:id="771" w:name="_Toc103768728"/>
      <w:bookmarkStart w:id="772" w:name="_Toc103768822"/>
      <w:bookmarkStart w:id="773" w:name="_Toc103768980"/>
      <w:bookmarkStart w:id="774" w:name="_Toc103769059"/>
      <w:bookmarkStart w:id="775" w:name="_Toc103769138"/>
      <w:bookmarkStart w:id="776" w:name="_Toc103769217"/>
      <w:bookmarkStart w:id="777" w:name="_Toc103769296"/>
      <w:bookmarkStart w:id="778" w:name="_Toc103769390"/>
      <w:bookmarkStart w:id="779" w:name="_Toc103769469"/>
      <w:bookmarkStart w:id="780" w:name="_Toc103769548"/>
      <w:bookmarkStart w:id="781" w:name="_Toc103769628"/>
      <w:bookmarkStart w:id="782" w:name="_Toc103769704"/>
      <w:bookmarkStart w:id="783" w:name="_Toc10376977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p>
    <w:p w14:paraId="4D3CA88F" w14:textId="6EBA7D82" w:rsidR="00206C57" w:rsidRPr="00206C57" w:rsidDel="00F44063" w:rsidRDefault="00206C57">
      <w:pPr>
        <w:pStyle w:val="Heading1"/>
        <w:rPr>
          <w:del w:id="784" w:author="Villaverde, Alfredo" w:date="2022-03-10T13:13:00Z"/>
          <w:b/>
          <w:bCs/>
          <w:u w:val="single"/>
        </w:rPr>
        <w:pPrChange w:id="785" w:author="Villaverde, Alfredo" w:date="2022-03-10T14:31:00Z">
          <w:pPr>
            <w:ind w:left="360"/>
          </w:pPr>
        </w:pPrChange>
      </w:pPr>
      <w:del w:id="786" w:author="Villaverde, Alfredo" w:date="2022-03-10T13:13:00Z">
        <w:r w:rsidRPr="00206C57" w:rsidDel="00F44063">
          <w:rPr>
            <w:b/>
            <w:bCs/>
            <w:u w:val="single"/>
          </w:rPr>
          <w:delText xml:space="preserve">Example of Site configuration record: </w:delText>
        </w:r>
        <w:bookmarkStart w:id="787" w:name="_Toc97814039"/>
        <w:bookmarkStart w:id="788" w:name="_Toc97814798"/>
        <w:bookmarkStart w:id="789" w:name="_Toc97815050"/>
        <w:bookmarkStart w:id="790" w:name="_Toc97815181"/>
        <w:bookmarkStart w:id="791" w:name="_Toc97816045"/>
        <w:bookmarkStart w:id="792" w:name="_Toc97816634"/>
        <w:bookmarkStart w:id="793" w:name="_Toc103766394"/>
        <w:bookmarkStart w:id="794" w:name="_Toc103766473"/>
        <w:bookmarkStart w:id="795" w:name="_Toc103768492"/>
        <w:bookmarkStart w:id="796" w:name="_Toc103768571"/>
        <w:bookmarkStart w:id="797" w:name="_Toc103768650"/>
        <w:bookmarkStart w:id="798" w:name="_Toc103768729"/>
        <w:bookmarkStart w:id="799" w:name="_Toc103768823"/>
        <w:bookmarkStart w:id="800" w:name="_Toc103768981"/>
        <w:bookmarkStart w:id="801" w:name="_Toc103769060"/>
        <w:bookmarkStart w:id="802" w:name="_Toc103769139"/>
        <w:bookmarkStart w:id="803" w:name="_Toc103769218"/>
        <w:bookmarkStart w:id="804" w:name="_Toc103769297"/>
        <w:bookmarkStart w:id="805" w:name="_Toc103769391"/>
        <w:bookmarkStart w:id="806" w:name="_Toc103769470"/>
        <w:bookmarkStart w:id="807" w:name="_Toc103769549"/>
        <w:bookmarkStart w:id="808" w:name="_Toc103769629"/>
        <w:bookmarkStart w:id="809" w:name="_Toc103769705"/>
        <w:bookmarkStart w:id="810" w:name="_Toc103769780"/>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del>
    </w:p>
    <w:p w14:paraId="2B1B619F" w14:textId="1346991C" w:rsidR="00206C57" w:rsidRPr="00206C57" w:rsidDel="00F44063" w:rsidRDefault="00206C57">
      <w:pPr>
        <w:pStyle w:val="Heading1"/>
        <w:rPr>
          <w:del w:id="811" w:author="Villaverde, Alfredo" w:date="2022-03-10T13:13:00Z"/>
        </w:rPr>
        <w:pPrChange w:id="812" w:author="Villaverde, Alfredo" w:date="2022-03-10T14:31:00Z">
          <w:pPr>
            <w:ind w:left="360"/>
          </w:pPr>
        </w:pPrChange>
      </w:pPr>
      <w:del w:id="813" w:author="Villaverde, Alfredo" w:date="2022-03-10T13:13:00Z">
        <w:r w:rsidRPr="00206C57" w:rsidDel="00F44063">
          <w:delText xml:space="preserve">The screen shot below is an example of what the configuration record will look like.  You will have the ability to change the “Default Lead Time”; this is the number in days and will only support whole numbers. Cut-Off Time, in 24 hours’ time format – 7 = 7AM while 19 = 7PM. Days to be Excluded; this will be any day Monday – Friday </w:delText>
        </w:r>
      </w:del>
      <w:ins w:id="814" w:author="Bertorelli, Yvonne A" w:date="2021-11-02T14:25:00Z">
        <w:del w:id="815" w:author="Villaverde, Alfredo" w:date="2022-03-10T13:13:00Z">
          <w:r w:rsidR="006E6617" w:rsidDel="00F44063">
            <w:delText>Thursday</w:delText>
          </w:r>
          <w:r w:rsidR="006E6617" w:rsidRPr="00206C57" w:rsidDel="00F44063">
            <w:delText xml:space="preserve"> </w:delText>
          </w:r>
        </w:del>
      </w:ins>
      <w:del w:id="816" w:author="Villaverde, Alfredo" w:date="2022-03-10T13:13:00Z">
        <w:r w:rsidRPr="00206C57" w:rsidDel="00F44063">
          <w:delText xml:space="preserve">as </w:delText>
        </w:r>
      </w:del>
      <w:ins w:id="817" w:author="Bertorelli, Yvonne A" w:date="2021-11-02T14:25:00Z">
        <w:del w:id="818" w:author="Villaverde, Alfredo" w:date="2022-03-10T13:13:00Z">
          <w:r w:rsidR="006E6617" w:rsidDel="00F44063">
            <w:delText xml:space="preserve">Friday, </w:delText>
          </w:r>
        </w:del>
      </w:ins>
      <w:del w:id="819" w:author="Villaverde, Alfredo" w:date="2022-03-10T13:13:00Z">
        <w:r w:rsidRPr="00206C57" w:rsidDel="00F44063">
          <w:delText>Saturday and Sunday will be excluded by default.</w:delText>
        </w:r>
        <w:bookmarkStart w:id="820" w:name="_Toc97814040"/>
        <w:bookmarkStart w:id="821" w:name="_Toc97814799"/>
        <w:bookmarkStart w:id="822" w:name="_Toc97815051"/>
        <w:bookmarkStart w:id="823" w:name="_Toc97815182"/>
        <w:bookmarkStart w:id="824" w:name="_Toc97816046"/>
        <w:bookmarkStart w:id="825" w:name="_Toc97816635"/>
        <w:bookmarkStart w:id="826" w:name="_Toc103766395"/>
        <w:bookmarkStart w:id="827" w:name="_Toc103766474"/>
        <w:bookmarkStart w:id="828" w:name="_Toc103768493"/>
        <w:bookmarkStart w:id="829" w:name="_Toc103768572"/>
        <w:bookmarkStart w:id="830" w:name="_Toc103768651"/>
        <w:bookmarkStart w:id="831" w:name="_Toc103768730"/>
        <w:bookmarkStart w:id="832" w:name="_Toc103768824"/>
        <w:bookmarkStart w:id="833" w:name="_Toc103768982"/>
        <w:bookmarkStart w:id="834" w:name="_Toc103769061"/>
        <w:bookmarkStart w:id="835" w:name="_Toc103769140"/>
        <w:bookmarkStart w:id="836" w:name="_Toc103769219"/>
        <w:bookmarkStart w:id="837" w:name="_Toc103769298"/>
        <w:bookmarkStart w:id="838" w:name="_Toc103769392"/>
        <w:bookmarkStart w:id="839" w:name="_Toc103769471"/>
        <w:bookmarkStart w:id="840" w:name="_Toc103769550"/>
        <w:bookmarkStart w:id="841" w:name="_Toc103769630"/>
        <w:bookmarkStart w:id="842" w:name="_Toc103769706"/>
        <w:bookmarkStart w:id="843" w:name="_Toc103769781"/>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del>
    </w:p>
    <w:p w14:paraId="44012BFA" w14:textId="1F09E2A4" w:rsidR="00206C57" w:rsidDel="00F44063" w:rsidRDefault="00206C57">
      <w:pPr>
        <w:pStyle w:val="Heading1"/>
        <w:rPr>
          <w:del w:id="844" w:author="Villaverde, Alfredo" w:date="2022-03-10T13:13:00Z"/>
        </w:rPr>
        <w:pPrChange w:id="845" w:author="Villaverde, Alfredo" w:date="2022-03-10T14:31:00Z">
          <w:pPr/>
        </w:pPrChange>
      </w:pPr>
      <w:del w:id="846" w:author="Villaverde, Alfredo" w:date="2022-03-10T13:13:00Z">
        <w:r w:rsidDel="00F44063">
          <w:rPr>
            <w:noProof/>
          </w:rPr>
          <w:drawing>
            <wp:inline distT="0" distB="0" distL="0" distR="0" wp14:anchorId="714239F1" wp14:editId="05D282A1">
              <wp:extent cx="6583680" cy="208089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83680" cy="2080895"/>
                      </a:xfrm>
                      <a:prstGeom prst="rect">
                        <a:avLst/>
                      </a:prstGeom>
                    </pic:spPr>
                  </pic:pic>
                </a:graphicData>
              </a:graphic>
            </wp:inline>
          </w:drawing>
        </w:r>
        <w:bookmarkStart w:id="847" w:name="_Toc97814041"/>
        <w:bookmarkStart w:id="848" w:name="_Toc97814800"/>
        <w:bookmarkStart w:id="849" w:name="_Toc97815052"/>
        <w:bookmarkStart w:id="850" w:name="_Toc97815183"/>
        <w:bookmarkStart w:id="851" w:name="_Toc97816047"/>
        <w:bookmarkStart w:id="852" w:name="_Toc97816636"/>
        <w:bookmarkStart w:id="853" w:name="_Toc103766396"/>
        <w:bookmarkStart w:id="854" w:name="_Toc103766475"/>
        <w:bookmarkStart w:id="855" w:name="_Toc103768494"/>
        <w:bookmarkStart w:id="856" w:name="_Toc103768573"/>
        <w:bookmarkStart w:id="857" w:name="_Toc103768652"/>
        <w:bookmarkStart w:id="858" w:name="_Toc103768731"/>
        <w:bookmarkStart w:id="859" w:name="_Toc103768825"/>
        <w:bookmarkStart w:id="860" w:name="_Toc103768983"/>
        <w:bookmarkStart w:id="861" w:name="_Toc103769062"/>
        <w:bookmarkStart w:id="862" w:name="_Toc103769141"/>
        <w:bookmarkStart w:id="863" w:name="_Toc103769220"/>
        <w:bookmarkStart w:id="864" w:name="_Toc103769299"/>
        <w:bookmarkStart w:id="865" w:name="_Toc103769393"/>
        <w:bookmarkStart w:id="866" w:name="_Toc103769472"/>
        <w:bookmarkStart w:id="867" w:name="_Toc103769551"/>
        <w:bookmarkStart w:id="868" w:name="_Toc103769631"/>
        <w:bookmarkStart w:id="869" w:name="_Toc103769707"/>
        <w:bookmarkStart w:id="870" w:name="_Toc103769782"/>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del>
    </w:p>
    <w:p w14:paraId="48845442" w14:textId="59487B3C" w:rsidR="00206C57" w:rsidDel="00F44063" w:rsidRDefault="00206C57">
      <w:pPr>
        <w:pStyle w:val="Heading1"/>
        <w:rPr>
          <w:del w:id="871" w:author="Villaverde, Alfredo" w:date="2022-03-10T13:13:00Z"/>
        </w:rPr>
        <w:pPrChange w:id="872" w:author="Villaverde, Alfredo" w:date="2022-03-10T14:31:00Z">
          <w:pPr/>
        </w:pPrChange>
      </w:pPr>
      <w:bookmarkStart w:id="873" w:name="_Toc97814042"/>
      <w:bookmarkStart w:id="874" w:name="_Toc97814801"/>
      <w:bookmarkStart w:id="875" w:name="_Toc97815053"/>
      <w:bookmarkStart w:id="876" w:name="_Toc97815184"/>
      <w:bookmarkStart w:id="877" w:name="_Toc97816048"/>
      <w:bookmarkStart w:id="878" w:name="_Toc97816637"/>
      <w:bookmarkStart w:id="879" w:name="_Toc103766397"/>
      <w:bookmarkStart w:id="880" w:name="_Toc103766476"/>
      <w:bookmarkStart w:id="881" w:name="_Toc103768495"/>
      <w:bookmarkStart w:id="882" w:name="_Toc103768574"/>
      <w:bookmarkStart w:id="883" w:name="_Toc103768653"/>
      <w:bookmarkStart w:id="884" w:name="_Toc103768732"/>
      <w:bookmarkStart w:id="885" w:name="_Toc103768826"/>
      <w:bookmarkStart w:id="886" w:name="_Toc103768984"/>
      <w:bookmarkStart w:id="887" w:name="_Toc103769063"/>
      <w:bookmarkStart w:id="888" w:name="_Toc103769142"/>
      <w:bookmarkStart w:id="889" w:name="_Toc103769221"/>
      <w:bookmarkStart w:id="890" w:name="_Toc103769300"/>
      <w:bookmarkStart w:id="891" w:name="_Toc103769394"/>
      <w:bookmarkStart w:id="892" w:name="_Toc103769473"/>
      <w:bookmarkStart w:id="893" w:name="_Toc103769552"/>
      <w:bookmarkStart w:id="894" w:name="_Toc103769632"/>
      <w:bookmarkStart w:id="895" w:name="_Toc103769708"/>
      <w:bookmarkStart w:id="896" w:name="_Toc103769783"/>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p>
    <w:p w14:paraId="75F3D119" w14:textId="29C209E4" w:rsidR="00206C57" w:rsidRPr="00206C57" w:rsidDel="00F44063" w:rsidRDefault="00206C57">
      <w:pPr>
        <w:pStyle w:val="Heading1"/>
        <w:rPr>
          <w:del w:id="897" w:author="Villaverde, Alfredo" w:date="2022-03-10T13:13:00Z"/>
        </w:rPr>
        <w:pPrChange w:id="898" w:author="Villaverde, Alfredo" w:date="2022-03-10T14:31:00Z">
          <w:pPr>
            <w:pStyle w:val="ListParagraph"/>
            <w:numPr>
              <w:numId w:val="9"/>
            </w:numPr>
            <w:ind w:left="720" w:hanging="360"/>
          </w:pPr>
        </w:pPrChange>
      </w:pPr>
      <w:del w:id="899" w:author="Villaverde, Alfredo" w:date="2022-03-10T13:13:00Z">
        <w:r w:rsidRPr="00206C57" w:rsidDel="00F44063">
          <w:delText xml:space="preserve">This will be the default lead time for shipping days that appear on the calendar.  Since TransnetYX will be using Overnight shipping for launch, this will be set to 1. Please note; this </w:delText>
        </w:r>
        <w:r w:rsidDel="00F44063">
          <w:delText>m</w:delText>
        </w:r>
        <w:r w:rsidRPr="00206C57" w:rsidDel="00F44063">
          <w:delText>ust be in wh</w:delText>
        </w:r>
        <w:r w:rsidDel="00F44063">
          <w:delText>o</w:delText>
        </w:r>
        <w:r w:rsidRPr="00206C57" w:rsidDel="00F44063">
          <w:delText>le numbers.</w:delText>
        </w:r>
        <w:bookmarkStart w:id="900" w:name="_Toc97814043"/>
        <w:bookmarkStart w:id="901" w:name="_Toc97814802"/>
        <w:bookmarkStart w:id="902" w:name="_Toc97815054"/>
        <w:bookmarkStart w:id="903" w:name="_Toc97815185"/>
        <w:bookmarkStart w:id="904" w:name="_Toc97816049"/>
        <w:bookmarkStart w:id="905" w:name="_Toc97816638"/>
        <w:bookmarkStart w:id="906" w:name="_Toc103766398"/>
        <w:bookmarkStart w:id="907" w:name="_Toc103766477"/>
        <w:bookmarkStart w:id="908" w:name="_Toc103768496"/>
        <w:bookmarkStart w:id="909" w:name="_Toc103768575"/>
        <w:bookmarkStart w:id="910" w:name="_Toc103768654"/>
        <w:bookmarkStart w:id="911" w:name="_Toc103768733"/>
        <w:bookmarkStart w:id="912" w:name="_Toc103768827"/>
        <w:bookmarkStart w:id="913" w:name="_Toc103768985"/>
        <w:bookmarkStart w:id="914" w:name="_Toc103769064"/>
        <w:bookmarkStart w:id="915" w:name="_Toc103769143"/>
        <w:bookmarkStart w:id="916" w:name="_Toc103769222"/>
        <w:bookmarkStart w:id="917" w:name="_Toc103769301"/>
        <w:bookmarkStart w:id="918" w:name="_Toc103769395"/>
        <w:bookmarkStart w:id="919" w:name="_Toc103769474"/>
        <w:bookmarkStart w:id="920" w:name="_Toc103769553"/>
        <w:bookmarkStart w:id="921" w:name="_Toc103769633"/>
        <w:bookmarkStart w:id="922" w:name="_Toc103769709"/>
        <w:bookmarkStart w:id="923" w:name="_Toc103769784"/>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del>
    </w:p>
    <w:p w14:paraId="247DBFCA" w14:textId="75E64369" w:rsidR="00206C57" w:rsidDel="00F44063" w:rsidRDefault="00206C57">
      <w:pPr>
        <w:pStyle w:val="Heading1"/>
        <w:rPr>
          <w:del w:id="924" w:author="Villaverde, Alfredo" w:date="2022-03-10T13:13:00Z"/>
        </w:rPr>
        <w:pPrChange w:id="925" w:author="Villaverde, Alfredo" w:date="2022-03-10T14:31:00Z">
          <w:pPr>
            <w:pStyle w:val="ListParagraph"/>
            <w:numPr>
              <w:numId w:val="9"/>
            </w:numPr>
            <w:ind w:left="720" w:hanging="360"/>
          </w:pPr>
        </w:pPrChange>
      </w:pPr>
      <w:del w:id="926" w:author="Villaverde, Alfredo" w:date="2022-03-10T13:13:00Z">
        <w:r w:rsidRPr="00206C57" w:rsidDel="00F44063">
          <w:delText xml:space="preserve">The Cut-Off time is based on the server time in this case it is </w:delText>
        </w:r>
        <w:r w:rsidRPr="00A25A63" w:rsidDel="00F44063">
          <w:rPr>
            <w:b/>
            <w:bCs/>
            <w:rPrChange w:id="927" w:author="Bertorelli, Yvonne A" w:date="2021-11-03T16:24:00Z">
              <w:rPr>
                <w:color w:val="0070C0"/>
              </w:rPr>
            </w:rPrChange>
          </w:rPr>
          <w:delText>Pacific Daylight Time</w:delText>
        </w:r>
        <w:r w:rsidRPr="00206C57" w:rsidDel="00F44063">
          <w:delText xml:space="preserve">.  The above example is 9 AM PDT which is 12 EST.  </w:delText>
        </w:r>
        <w:r w:rsidDel="00F44063">
          <w:delText>Please note;</w:delText>
        </w:r>
      </w:del>
      <w:ins w:id="928" w:author="Bertorelli, Yvonne A" w:date="2021-11-03T16:24:00Z">
        <w:del w:id="929" w:author="Villaverde, Alfredo" w:date="2022-03-10T13:13:00Z">
          <w:r w:rsidR="00A25A63" w:rsidDel="00F44063">
            <w:delText>note;</w:delText>
          </w:r>
        </w:del>
      </w:ins>
      <w:del w:id="930" w:author="Villaverde, Alfredo" w:date="2022-03-10T13:13:00Z">
        <w:r w:rsidDel="00F44063">
          <w:delText xml:space="preserve"> this must be in the 24HR format.</w:delText>
        </w:r>
      </w:del>
      <w:ins w:id="931" w:author="Bertorelli, Yvonne A" w:date="2021-11-03T16:26:00Z">
        <w:del w:id="932" w:author="Villaverde, Alfredo" w:date="2022-03-10T13:13:00Z">
          <w:r w:rsidR="00A25A63" w:rsidDel="00F44063">
            <w:delText xml:space="preserve"> The text above the time field should read “CUT OFF TIME(HH-24HRS FORMAT</w:delText>
          </w:r>
        </w:del>
      </w:ins>
      <w:ins w:id="933" w:author="Bertorelli, Yvonne A" w:date="2021-11-03T16:27:00Z">
        <w:del w:id="934" w:author="Villaverde, Alfredo" w:date="2022-03-10T13:13:00Z">
          <w:r w:rsidR="00A25A63" w:rsidDel="00F44063">
            <w:delText>)(PDT).</w:delText>
          </w:r>
        </w:del>
      </w:ins>
      <w:bookmarkStart w:id="935" w:name="_Toc97814044"/>
      <w:bookmarkStart w:id="936" w:name="_Toc97814803"/>
      <w:bookmarkStart w:id="937" w:name="_Toc97815055"/>
      <w:bookmarkStart w:id="938" w:name="_Toc97815186"/>
      <w:bookmarkStart w:id="939" w:name="_Toc97816050"/>
      <w:bookmarkStart w:id="940" w:name="_Toc97816639"/>
      <w:bookmarkStart w:id="941" w:name="_Toc103766399"/>
      <w:bookmarkStart w:id="942" w:name="_Toc103766478"/>
      <w:bookmarkStart w:id="943" w:name="_Toc103768497"/>
      <w:bookmarkStart w:id="944" w:name="_Toc103768576"/>
      <w:bookmarkStart w:id="945" w:name="_Toc103768655"/>
      <w:bookmarkStart w:id="946" w:name="_Toc103768734"/>
      <w:bookmarkStart w:id="947" w:name="_Toc103768828"/>
      <w:bookmarkStart w:id="948" w:name="_Toc103768986"/>
      <w:bookmarkStart w:id="949" w:name="_Toc103769065"/>
      <w:bookmarkStart w:id="950" w:name="_Toc103769144"/>
      <w:bookmarkStart w:id="951" w:name="_Toc103769223"/>
      <w:bookmarkStart w:id="952" w:name="_Toc103769302"/>
      <w:bookmarkStart w:id="953" w:name="_Toc103769396"/>
      <w:bookmarkStart w:id="954" w:name="_Toc103769475"/>
      <w:bookmarkStart w:id="955" w:name="_Toc103769554"/>
      <w:bookmarkStart w:id="956" w:name="_Toc103769634"/>
      <w:bookmarkStart w:id="957" w:name="_Toc103769710"/>
      <w:bookmarkStart w:id="958" w:name="_Toc103769785"/>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p>
    <w:p w14:paraId="2162713A" w14:textId="7B0EE153" w:rsidR="00206C57" w:rsidRPr="00206C57" w:rsidDel="00F44063" w:rsidRDefault="00206C57">
      <w:pPr>
        <w:pStyle w:val="Heading1"/>
        <w:rPr>
          <w:del w:id="959" w:author="Villaverde, Alfredo" w:date="2022-03-10T13:13:00Z"/>
        </w:rPr>
        <w:pPrChange w:id="960" w:author="Villaverde, Alfredo" w:date="2022-03-10T14:31:00Z">
          <w:pPr>
            <w:pStyle w:val="ListParagraph"/>
            <w:numPr>
              <w:numId w:val="9"/>
            </w:numPr>
            <w:ind w:left="720" w:hanging="360"/>
          </w:pPr>
        </w:pPrChange>
      </w:pPr>
      <w:del w:id="961" w:author="Villaverde, Alfredo" w:date="2022-03-10T13:13:00Z">
        <w:r w:rsidRPr="00206C57" w:rsidDel="00F44063">
          <w:delText>The days you are closed or will not ship orders.  Please note; this date format must be MM-DD-YYYY.</w:delText>
        </w:r>
        <w:bookmarkStart w:id="962" w:name="_Toc97814045"/>
        <w:bookmarkStart w:id="963" w:name="_Toc97814804"/>
        <w:bookmarkStart w:id="964" w:name="_Toc97815056"/>
        <w:bookmarkStart w:id="965" w:name="_Toc97815187"/>
        <w:bookmarkStart w:id="966" w:name="_Toc97816051"/>
        <w:bookmarkStart w:id="967" w:name="_Toc97816640"/>
        <w:bookmarkStart w:id="968" w:name="_Toc103766400"/>
        <w:bookmarkStart w:id="969" w:name="_Toc103766479"/>
        <w:bookmarkStart w:id="970" w:name="_Toc103768498"/>
        <w:bookmarkStart w:id="971" w:name="_Toc103768577"/>
        <w:bookmarkStart w:id="972" w:name="_Toc103768656"/>
        <w:bookmarkStart w:id="973" w:name="_Toc103768735"/>
        <w:bookmarkStart w:id="974" w:name="_Toc103768829"/>
        <w:bookmarkStart w:id="975" w:name="_Toc103768987"/>
        <w:bookmarkStart w:id="976" w:name="_Toc103769066"/>
        <w:bookmarkStart w:id="977" w:name="_Toc103769145"/>
        <w:bookmarkStart w:id="978" w:name="_Toc103769224"/>
        <w:bookmarkStart w:id="979" w:name="_Toc103769303"/>
        <w:bookmarkStart w:id="980" w:name="_Toc103769397"/>
        <w:bookmarkStart w:id="981" w:name="_Toc103769476"/>
        <w:bookmarkStart w:id="982" w:name="_Toc103769555"/>
        <w:bookmarkStart w:id="983" w:name="_Toc103769635"/>
        <w:bookmarkStart w:id="984" w:name="_Toc103769711"/>
        <w:bookmarkStart w:id="985" w:name="_Toc103769786"/>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del>
    </w:p>
    <w:p w14:paraId="20C7FDE5" w14:textId="682179C9" w:rsidR="00206C57" w:rsidDel="00F44063" w:rsidRDefault="00206C57">
      <w:pPr>
        <w:pStyle w:val="Heading1"/>
        <w:rPr>
          <w:del w:id="986" w:author="Villaverde, Alfredo" w:date="2022-03-10T13:13:00Z"/>
        </w:rPr>
        <w:pPrChange w:id="987" w:author="Villaverde, Alfredo" w:date="2022-03-10T14:31:00Z">
          <w:pPr/>
        </w:pPrChange>
      </w:pPr>
      <w:del w:id="988" w:author="Villaverde, Alfredo" w:date="2022-03-10T13:13:00Z">
        <w:r w:rsidDel="00F44063">
          <w:delText>In addition to this</w:delText>
        </w:r>
        <w:r w:rsidR="00BA3A90" w:rsidDel="00F44063">
          <w:delText>,</w:delText>
        </w:r>
        <w:r w:rsidDel="00F44063">
          <w:delText xml:space="preserve"> two new fields will be added under </w:delText>
        </w:r>
        <w:r w:rsidRPr="00206C57" w:rsidDel="00F44063">
          <w:rPr>
            <w:b/>
            <w:bCs/>
          </w:rPr>
          <w:delText>Setup – Company – General Preferences – Custom Preferences.</w:delText>
        </w:r>
        <w:r w:rsidDel="00F44063">
          <w:delText xml:space="preserve">  This will allow the TransnetYX team to add the Shipping ID for the shipping option they want to use on the site along with the charge per shipment.  Currently, TransnetYX would like to use Overnight Shipping for all US orders with a charge of $45 per shipment.  They may want to change both the shipping as well as the charge later and providing this configuration will allow them to do either. </w:delText>
        </w:r>
        <w:bookmarkStart w:id="989" w:name="_Toc97814046"/>
        <w:bookmarkStart w:id="990" w:name="_Toc97814805"/>
        <w:bookmarkStart w:id="991" w:name="_Toc97815057"/>
        <w:bookmarkStart w:id="992" w:name="_Toc97815188"/>
        <w:bookmarkStart w:id="993" w:name="_Toc97816052"/>
        <w:bookmarkStart w:id="994" w:name="_Toc97816641"/>
        <w:bookmarkStart w:id="995" w:name="_Toc103766401"/>
        <w:bookmarkStart w:id="996" w:name="_Toc103766480"/>
        <w:bookmarkStart w:id="997" w:name="_Toc103768499"/>
        <w:bookmarkStart w:id="998" w:name="_Toc103768578"/>
        <w:bookmarkStart w:id="999" w:name="_Toc103768657"/>
        <w:bookmarkStart w:id="1000" w:name="_Toc103768736"/>
        <w:bookmarkStart w:id="1001" w:name="_Toc103768830"/>
        <w:bookmarkStart w:id="1002" w:name="_Toc103768988"/>
        <w:bookmarkStart w:id="1003" w:name="_Toc103769067"/>
        <w:bookmarkStart w:id="1004" w:name="_Toc103769146"/>
        <w:bookmarkStart w:id="1005" w:name="_Toc103769225"/>
        <w:bookmarkStart w:id="1006" w:name="_Toc103769304"/>
        <w:bookmarkStart w:id="1007" w:name="_Toc103769398"/>
        <w:bookmarkStart w:id="1008" w:name="_Toc103769477"/>
        <w:bookmarkStart w:id="1009" w:name="_Toc103769556"/>
        <w:bookmarkStart w:id="1010" w:name="_Toc103769636"/>
        <w:bookmarkStart w:id="1011" w:name="_Toc103769712"/>
        <w:bookmarkStart w:id="1012" w:name="_Toc103769787"/>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del>
    </w:p>
    <w:p w14:paraId="382D9140" w14:textId="1F474845" w:rsidR="00984814" w:rsidDel="00F44063" w:rsidRDefault="00984814">
      <w:pPr>
        <w:pStyle w:val="Heading1"/>
        <w:rPr>
          <w:del w:id="1013" w:author="Villaverde, Alfredo" w:date="2022-03-10T13:13:00Z"/>
        </w:rPr>
        <w:pPrChange w:id="1014" w:author="Villaverde, Alfredo" w:date="2022-03-10T14:31:00Z">
          <w:pPr/>
        </w:pPrChange>
      </w:pPr>
      <w:del w:id="1015" w:author="Villaverde, Alfredo" w:date="2022-03-10T13:13:00Z">
        <w:r w:rsidDel="00F44063">
          <w:delText xml:space="preserve">TransnetYX charge shipping based on the shipping date, items that are shipped on the same day need to be grouped together and charged a single $45 per shipment. </w:delText>
        </w:r>
        <w:bookmarkStart w:id="1016" w:name="_Toc97814047"/>
        <w:bookmarkStart w:id="1017" w:name="_Toc97814806"/>
        <w:bookmarkStart w:id="1018" w:name="_Toc97815058"/>
        <w:bookmarkStart w:id="1019" w:name="_Toc97815189"/>
        <w:bookmarkStart w:id="1020" w:name="_Toc97816053"/>
        <w:bookmarkStart w:id="1021" w:name="_Toc97816642"/>
        <w:bookmarkStart w:id="1022" w:name="_Toc103766402"/>
        <w:bookmarkStart w:id="1023" w:name="_Toc103766481"/>
        <w:bookmarkStart w:id="1024" w:name="_Toc103768500"/>
        <w:bookmarkStart w:id="1025" w:name="_Toc103768579"/>
        <w:bookmarkStart w:id="1026" w:name="_Toc103768658"/>
        <w:bookmarkStart w:id="1027" w:name="_Toc103768737"/>
        <w:bookmarkStart w:id="1028" w:name="_Toc103768831"/>
        <w:bookmarkStart w:id="1029" w:name="_Toc103768989"/>
        <w:bookmarkStart w:id="1030" w:name="_Toc103769068"/>
        <w:bookmarkStart w:id="1031" w:name="_Toc103769147"/>
        <w:bookmarkStart w:id="1032" w:name="_Toc103769226"/>
        <w:bookmarkStart w:id="1033" w:name="_Toc103769305"/>
        <w:bookmarkStart w:id="1034" w:name="_Toc103769399"/>
        <w:bookmarkStart w:id="1035" w:name="_Toc103769478"/>
        <w:bookmarkStart w:id="1036" w:name="_Toc103769557"/>
        <w:bookmarkStart w:id="1037" w:name="_Toc103769637"/>
        <w:bookmarkStart w:id="1038" w:name="_Toc103769713"/>
        <w:bookmarkStart w:id="1039" w:name="_Toc103769788"/>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del>
    </w:p>
    <w:p w14:paraId="0DB373DE" w14:textId="0A0538C7" w:rsidR="00984814" w:rsidDel="00F44063" w:rsidRDefault="00984814">
      <w:pPr>
        <w:pStyle w:val="Heading1"/>
        <w:rPr>
          <w:del w:id="1040" w:author="Villaverde, Alfredo" w:date="2022-03-10T13:13:00Z"/>
        </w:rPr>
        <w:pPrChange w:id="1041" w:author="Villaverde, Alfredo" w:date="2022-03-10T14:31:00Z">
          <w:pPr/>
        </w:pPrChange>
      </w:pPr>
      <w:del w:id="1042" w:author="Villaverde, Alfredo" w:date="2022-03-10T13:13:00Z">
        <w:r w:rsidRPr="00984814" w:rsidDel="00F44063">
          <w:rPr>
            <w:b/>
            <w:bCs/>
          </w:rPr>
          <w:delText>Use Case</w:delText>
        </w:r>
        <w:r w:rsidDel="00F44063">
          <w:delText xml:space="preserve">: Customer adds four items to their cart and proceeds to checkout.  It is a Tuesday and </w:delText>
        </w:r>
        <w:r w:rsidRPr="00155B04" w:rsidDel="00F44063">
          <w:rPr>
            <w:u w:val="single"/>
          </w:rPr>
          <w:delText>prior to</w:delText>
        </w:r>
        <w:r w:rsidDel="00F44063">
          <w:delText xml:space="preserve"> the cut-off time for that day and the items in the cart have varying ship days of the week.  </w:delText>
        </w:r>
        <w:bookmarkStart w:id="1043" w:name="_Toc97814048"/>
        <w:bookmarkStart w:id="1044" w:name="_Toc97814807"/>
        <w:bookmarkStart w:id="1045" w:name="_Toc97815059"/>
        <w:bookmarkStart w:id="1046" w:name="_Toc97815190"/>
        <w:bookmarkStart w:id="1047" w:name="_Toc97816054"/>
        <w:bookmarkStart w:id="1048" w:name="_Toc97816643"/>
        <w:bookmarkStart w:id="1049" w:name="_Toc103766403"/>
        <w:bookmarkStart w:id="1050" w:name="_Toc103766482"/>
        <w:bookmarkStart w:id="1051" w:name="_Toc103768501"/>
        <w:bookmarkStart w:id="1052" w:name="_Toc103768580"/>
        <w:bookmarkStart w:id="1053" w:name="_Toc103768659"/>
        <w:bookmarkStart w:id="1054" w:name="_Toc103768738"/>
        <w:bookmarkStart w:id="1055" w:name="_Toc103768832"/>
        <w:bookmarkStart w:id="1056" w:name="_Toc103768990"/>
        <w:bookmarkStart w:id="1057" w:name="_Toc103769069"/>
        <w:bookmarkStart w:id="1058" w:name="_Toc103769148"/>
        <w:bookmarkStart w:id="1059" w:name="_Toc103769227"/>
        <w:bookmarkStart w:id="1060" w:name="_Toc103769306"/>
        <w:bookmarkStart w:id="1061" w:name="_Toc103769400"/>
        <w:bookmarkStart w:id="1062" w:name="_Toc103769479"/>
        <w:bookmarkStart w:id="1063" w:name="_Toc103769558"/>
        <w:bookmarkStart w:id="1064" w:name="_Toc103769638"/>
        <w:bookmarkStart w:id="1065" w:name="_Toc103769714"/>
        <w:bookmarkStart w:id="1066" w:name="_Toc103769789"/>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del>
    </w:p>
    <w:p w14:paraId="4DCBD373" w14:textId="481F5382" w:rsidR="00984814" w:rsidDel="00F44063" w:rsidRDefault="00984814">
      <w:pPr>
        <w:pStyle w:val="Heading1"/>
        <w:rPr>
          <w:del w:id="1067" w:author="Villaverde, Alfredo" w:date="2022-03-10T13:13:00Z"/>
        </w:rPr>
        <w:pPrChange w:id="1068" w:author="Villaverde, Alfredo" w:date="2022-03-10T14:31:00Z">
          <w:pPr/>
        </w:pPrChange>
      </w:pPr>
      <w:del w:id="1069" w:author="Villaverde, Alfredo" w:date="2022-03-10T13:13:00Z">
        <w:r w:rsidDel="00F44063">
          <w:tab/>
          <w:delText>Item 1 and 2 – ship Monday – Thursday</w:delText>
        </w:r>
        <w:bookmarkStart w:id="1070" w:name="_Toc97814049"/>
        <w:bookmarkStart w:id="1071" w:name="_Toc97814808"/>
        <w:bookmarkStart w:id="1072" w:name="_Toc97815060"/>
        <w:bookmarkStart w:id="1073" w:name="_Toc97815191"/>
        <w:bookmarkStart w:id="1074" w:name="_Toc97816055"/>
        <w:bookmarkStart w:id="1075" w:name="_Toc97816644"/>
        <w:bookmarkStart w:id="1076" w:name="_Toc103766404"/>
        <w:bookmarkStart w:id="1077" w:name="_Toc103766483"/>
        <w:bookmarkStart w:id="1078" w:name="_Toc103768502"/>
        <w:bookmarkStart w:id="1079" w:name="_Toc103768581"/>
        <w:bookmarkStart w:id="1080" w:name="_Toc103768660"/>
        <w:bookmarkStart w:id="1081" w:name="_Toc103768739"/>
        <w:bookmarkStart w:id="1082" w:name="_Toc103768833"/>
        <w:bookmarkStart w:id="1083" w:name="_Toc103768991"/>
        <w:bookmarkStart w:id="1084" w:name="_Toc103769070"/>
        <w:bookmarkStart w:id="1085" w:name="_Toc103769149"/>
        <w:bookmarkStart w:id="1086" w:name="_Toc103769228"/>
        <w:bookmarkStart w:id="1087" w:name="_Toc103769307"/>
        <w:bookmarkStart w:id="1088" w:name="_Toc103769401"/>
        <w:bookmarkStart w:id="1089" w:name="_Toc103769480"/>
        <w:bookmarkStart w:id="1090" w:name="_Toc103769559"/>
        <w:bookmarkStart w:id="1091" w:name="_Toc103769639"/>
        <w:bookmarkStart w:id="1092" w:name="_Toc103769715"/>
        <w:bookmarkStart w:id="1093" w:name="_Toc103769790"/>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del>
    </w:p>
    <w:p w14:paraId="1BCC043F" w14:textId="7042CA3C" w:rsidR="00984814" w:rsidDel="00F44063" w:rsidRDefault="00984814">
      <w:pPr>
        <w:pStyle w:val="Heading1"/>
        <w:rPr>
          <w:del w:id="1094" w:author="Villaverde, Alfredo" w:date="2022-03-10T13:13:00Z"/>
        </w:rPr>
        <w:pPrChange w:id="1095" w:author="Villaverde, Alfredo" w:date="2022-03-10T14:31:00Z">
          <w:pPr/>
        </w:pPrChange>
      </w:pPr>
      <w:del w:id="1096" w:author="Villaverde, Alfredo" w:date="2022-03-10T13:13:00Z">
        <w:r w:rsidDel="00F44063">
          <w:tab/>
          <w:delText xml:space="preserve">Item 3 – Ships on Monday’s only </w:delText>
        </w:r>
        <w:bookmarkStart w:id="1097" w:name="_Toc97814050"/>
        <w:bookmarkStart w:id="1098" w:name="_Toc97814809"/>
        <w:bookmarkStart w:id="1099" w:name="_Toc97815061"/>
        <w:bookmarkStart w:id="1100" w:name="_Toc97815192"/>
        <w:bookmarkStart w:id="1101" w:name="_Toc97816056"/>
        <w:bookmarkStart w:id="1102" w:name="_Toc97816645"/>
        <w:bookmarkStart w:id="1103" w:name="_Toc103766405"/>
        <w:bookmarkStart w:id="1104" w:name="_Toc103766484"/>
        <w:bookmarkStart w:id="1105" w:name="_Toc103768503"/>
        <w:bookmarkStart w:id="1106" w:name="_Toc103768582"/>
        <w:bookmarkStart w:id="1107" w:name="_Toc103768661"/>
        <w:bookmarkStart w:id="1108" w:name="_Toc103768740"/>
        <w:bookmarkStart w:id="1109" w:name="_Toc103768834"/>
        <w:bookmarkStart w:id="1110" w:name="_Toc103768992"/>
        <w:bookmarkStart w:id="1111" w:name="_Toc103769071"/>
        <w:bookmarkStart w:id="1112" w:name="_Toc103769150"/>
        <w:bookmarkStart w:id="1113" w:name="_Toc103769229"/>
        <w:bookmarkStart w:id="1114" w:name="_Toc103769308"/>
        <w:bookmarkStart w:id="1115" w:name="_Toc103769402"/>
        <w:bookmarkStart w:id="1116" w:name="_Toc103769481"/>
        <w:bookmarkStart w:id="1117" w:name="_Toc103769560"/>
        <w:bookmarkStart w:id="1118" w:name="_Toc103769640"/>
        <w:bookmarkStart w:id="1119" w:name="_Toc103769716"/>
        <w:bookmarkStart w:id="1120" w:name="_Toc103769791"/>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del>
    </w:p>
    <w:p w14:paraId="23B2A0CC" w14:textId="5B5CDF45" w:rsidR="00984814" w:rsidDel="00F44063" w:rsidRDefault="00984814">
      <w:pPr>
        <w:pStyle w:val="Heading1"/>
        <w:rPr>
          <w:del w:id="1121" w:author="Villaverde, Alfredo" w:date="2022-03-10T13:13:00Z"/>
        </w:rPr>
        <w:pPrChange w:id="1122" w:author="Villaverde, Alfredo" w:date="2022-03-10T14:31:00Z">
          <w:pPr/>
        </w:pPrChange>
      </w:pPr>
      <w:del w:id="1123" w:author="Villaverde, Alfredo" w:date="2022-03-10T13:13:00Z">
        <w:r w:rsidDel="00F44063">
          <w:tab/>
          <w:delText>Item 4 - Ships upon harvest.</w:delText>
        </w:r>
        <w:bookmarkStart w:id="1124" w:name="_Toc97814051"/>
        <w:bookmarkStart w:id="1125" w:name="_Toc97814810"/>
        <w:bookmarkStart w:id="1126" w:name="_Toc97815062"/>
        <w:bookmarkStart w:id="1127" w:name="_Toc97815193"/>
        <w:bookmarkStart w:id="1128" w:name="_Toc97816057"/>
        <w:bookmarkStart w:id="1129" w:name="_Toc97816646"/>
        <w:bookmarkStart w:id="1130" w:name="_Toc103766406"/>
        <w:bookmarkStart w:id="1131" w:name="_Toc103766485"/>
        <w:bookmarkStart w:id="1132" w:name="_Toc103768504"/>
        <w:bookmarkStart w:id="1133" w:name="_Toc103768583"/>
        <w:bookmarkStart w:id="1134" w:name="_Toc103768662"/>
        <w:bookmarkStart w:id="1135" w:name="_Toc103768741"/>
        <w:bookmarkStart w:id="1136" w:name="_Toc103768835"/>
        <w:bookmarkStart w:id="1137" w:name="_Toc103768993"/>
        <w:bookmarkStart w:id="1138" w:name="_Toc103769072"/>
        <w:bookmarkStart w:id="1139" w:name="_Toc103769151"/>
        <w:bookmarkStart w:id="1140" w:name="_Toc103769230"/>
        <w:bookmarkStart w:id="1141" w:name="_Toc103769309"/>
        <w:bookmarkStart w:id="1142" w:name="_Toc103769403"/>
        <w:bookmarkStart w:id="1143" w:name="_Toc103769482"/>
        <w:bookmarkStart w:id="1144" w:name="_Toc103769561"/>
        <w:bookmarkStart w:id="1145" w:name="_Toc103769641"/>
        <w:bookmarkStart w:id="1146" w:name="_Toc103769717"/>
        <w:bookmarkStart w:id="1147" w:name="_Toc103769792"/>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del>
    </w:p>
    <w:p w14:paraId="1795E12D" w14:textId="1DB41677" w:rsidR="00984814" w:rsidDel="00F44063" w:rsidRDefault="00984814">
      <w:pPr>
        <w:pStyle w:val="Heading1"/>
        <w:rPr>
          <w:del w:id="1148" w:author="Villaverde, Alfredo" w:date="2022-03-10T13:13:00Z"/>
        </w:rPr>
        <w:pPrChange w:id="1149" w:author="Villaverde, Alfredo" w:date="2022-03-10T14:31:00Z">
          <w:pPr/>
        </w:pPrChange>
      </w:pPr>
      <w:del w:id="1150" w:author="Villaverde, Alfredo" w:date="2022-03-10T13:13:00Z">
        <w:r w:rsidDel="00F44063">
          <w:delText xml:space="preserve">In the above example the user will be presented with the </w:delText>
        </w:r>
        <w:r w:rsidR="00155B04" w:rsidDel="00F44063">
          <w:delText xml:space="preserve">earliest </w:delText>
        </w:r>
        <w:r w:rsidDel="00F44063">
          <w:delText xml:space="preserve">shipping day for Items 1 and 2 on Wednesday.  Item 3 </w:delText>
        </w:r>
        <w:r w:rsidR="00155B04" w:rsidDel="00F44063">
          <w:delText>earliest ship day will be</w:delText>
        </w:r>
        <w:r w:rsidDel="00F44063">
          <w:delText xml:space="preserve"> the following Monday and Item 4 will have no </w:delText>
        </w:r>
        <w:r w:rsidR="00155B04" w:rsidDel="00F44063">
          <w:delText>shipping</w:delText>
        </w:r>
        <w:r w:rsidDel="00F44063">
          <w:delText xml:space="preserve"> calendar for them to select from.  This order will have a shipping charge of $45 x 3 for a total of $135 </w:delText>
        </w:r>
        <w:r w:rsidR="00155B04" w:rsidDel="00F44063">
          <w:delText xml:space="preserve">as this is expected to be </w:delText>
        </w:r>
        <w:r w:rsidDel="00F44063">
          <w:delText>three separate shipments.</w:delText>
        </w:r>
        <w:bookmarkStart w:id="1151" w:name="_Toc97814052"/>
        <w:bookmarkStart w:id="1152" w:name="_Toc97814811"/>
        <w:bookmarkStart w:id="1153" w:name="_Toc97815063"/>
        <w:bookmarkStart w:id="1154" w:name="_Toc97815194"/>
        <w:bookmarkStart w:id="1155" w:name="_Toc97816058"/>
        <w:bookmarkStart w:id="1156" w:name="_Toc97816647"/>
        <w:bookmarkStart w:id="1157" w:name="_Toc103766407"/>
        <w:bookmarkStart w:id="1158" w:name="_Toc103766486"/>
        <w:bookmarkStart w:id="1159" w:name="_Toc103768505"/>
        <w:bookmarkStart w:id="1160" w:name="_Toc103768584"/>
        <w:bookmarkStart w:id="1161" w:name="_Toc103768663"/>
        <w:bookmarkStart w:id="1162" w:name="_Toc103768742"/>
        <w:bookmarkStart w:id="1163" w:name="_Toc103768836"/>
        <w:bookmarkStart w:id="1164" w:name="_Toc103768994"/>
        <w:bookmarkStart w:id="1165" w:name="_Toc103769073"/>
        <w:bookmarkStart w:id="1166" w:name="_Toc103769152"/>
        <w:bookmarkStart w:id="1167" w:name="_Toc103769231"/>
        <w:bookmarkStart w:id="1168" w:name="_Toc103769310"/>
        <w:bookmarkStart w:id="1169" w:name="_Toc103769404"/>
        <w:bookmarkStart w:id="1170" w:name="_Toc103769483"/>
        <w:bookmarkStart w:id="1171" w:name="_Toc103769562"/>
        <w:bookmarkStart w:id="1172" w:name="_Toc103769642"/>
        <w:bookmarkStart w:id="1173" w:name="_Toc103769718"/>
        <w:bookmarkStart w:id="1174" w:name="_Toc103769793"/>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del>
    </w:p>
    <w:p w14:paraId="7A41E8CE" w14:textId="4D95D3A6" w:rsidR="00984814" w:rsidDel="00F44063" w:rsidRDefault="00155B04">
      <w:pPr>
        <w:pStyle w:val="Heading1"/>
        <w:rPr>
          <w:del w:id="1175" w:author="Villaverde, Alfredo" w:date="2022-03-10T13:13:00Z"/>
        </w:rPr>
        <w:pPrChange w:id="1176" w:author="Villaverde, Alfredo" w:date="2022-03-10T14:31:00Z">
          <w:pPr/>
        </w:pPrChange>
      </w:pPr>
      <w:del w:id="1177" w:author="Villaverde, Alfredo" w:date="2022-03-10T13:13:00Z">
        <w:r w:rsidRPr="00155B04" w:rsidDel="00F44063">
          <w:rPr>
            <w:b/>
            <w:bCs/>
          </w:rPr>
          <w:delText>Use Case:</w:delText>
        </w:r>
        <w:r w:rsidDel="00F44063">
          <w:rPr>
            <w:b/>
            <w:bCs/>
          </w:rPr>
          <w:delText xml:space="preserve"> </w:delText>
        </w:r>
        <w:r w:rsidDel="00F44063">
          <w:delText xml:space="preserve">Customer adds four items to their cart and proceeds to checkout.  It is Thursday and </w:delText>
        </w:r>
        <w:r w:rsidRPr="00155B04" w:rsidDel="00F44063">
          <w:rPr>
            <w:u w:val="single"/>
          </w:rPr>
          <w:delText>after cut-off</w:delText>
        </w:r>
        <w:r w:rsidDel="00F44063">
          <w:delText xml:space="preserve"> time.  All items in the cart have ship days available as Monday – Thursday.  The customer is presented with the earliest available ship date of Monday and the shipping charge is $45 as all items are expected to ship on a single day. </w:delText>
        </w:r>
        <w:bookmarkStart w:id="1178" w:name="_Toc97814053"/>
        <w:bookmarkStart w:id="1179" w:name="_Toc97814812"/>
        <w:bookmarkStart w:id="1180" w:name="_Toc97815064"/>
        <w:bookmarkStart w:id="1181" w:name="_Toc97815195"/>
        <w:bookmarkStart w:id="1182" w:name="_Toc97816059"/>
        <w:bookmarkStart w:id="1183" w:name="_Toc97816648"/>
        <w:bookmarkStart w:id="1184" w:name="_Toc103766408"/>
        <w:bookmarkStart w:id="1185" w:name="_Toc103766487"/>
        <w:bookmarkStart w:id="1186" w:name="_Toc103768506"/>
        <w:bookmarkStart w:id="1187" w:name="_Toc103768585"/>
        <w:bookmarkStart w:id="1188" w:name="_Toc103768664"/>
        <w:bookmarkStart w:id="1189" w:name="_Toc103768743"/>
        <w:bookmarkStart w:id="1190" w:name="_Toc103768837"/>
        <w:bookmarkStart w:id="1191" w:name="_Toc103768995"/>
        <w:bookmarkStart w:id="1192" w:name="_Toc103769074"/>
        <w:bookmarkStart w:id="1193" w:name="_Toc103769153"/>
        <w:bookmarkStart w:id="1194" w:name="_Toc103769232"/>
        <w:bookmarkStart w:id="1195" w:name="_Toc103769311"/>
        <w:bookmarkStart w:id="1196" w:name="_Toc103769405"/>
        <w:bookmarkStart w:id="1197" w:name="_Toc103769484"/>
        <w:bookmarkStart w:id="1198" w:name="_Toc103769563"/>
        <w:bookmarkStart w:id="1199" w:name="_Toc103769643"/>
        <w:bookmarkStart w:id="1200" w:name="_Toc103769719"/>
        <w:bookmarkStart w:id="1201" w:name="_Toc103769794"/>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del>
    </w:p>
    <w:p w14:paraId="61047212" w14:textId="687AD288" w:rsidR="00155B04" w:rsidRPr="00155B04" w:rsidDel="00F44063" w:rsidRDefault="00155B04">
      <w:pPr>
        <w:pStyle w:val="Heading1"/>
        <w:rPr>
          <w:del w:id="1202" w:author="Villaverde, Alfredo" w:date="2022-03-10T13:13:00Z"/>
        </w:rPr>
        <w:pPrChange w:id="1203" w:author="Villaverde, Alfredo" w:date="2022-03-10T14:31:00Z">
          <w:pPr/>
        </w:pPrChange>
      </w:pPr>
      <w:del w:id="1204" w:author="Villaverde, Alfredo" w:date="2022-03-10T13:13:00Z">
        <w:r w:rsidRPr="00155B04" w:rsidDel="00F44063">
          <w:rPr>
            <w:b/>
            <w:bCs/>
          </w:rPr>
          <w:delText>Use Case</w:delText>
        </w:r>
        <w:r w:rsidDel="00F44063">
          <w:delText xml:space="preserve">: Customer adds four items to their cart, it is a Friday </w:delText>
        </w:r>
        <w:r w:rsidRPr="00155B04" w:rsidDel="00F44063">
          <w:rPr>
            <w:u w:val="single"/>
          </w:rPr>
          <w:delText>prior to cut-off</w:delText>
        </w:r>
        <w:r w:rsidDel="00F44063">
          <w:delText xml:space="preserve">, all items have ship days set to Monday – Thursday but Monday has been defined in the calendar as a holiday. The earliest ship date available would be the following Tuesday and the charge would be $45 as all items are expected to ship on a single day. </w:delText>
        </w:r>
        <w:bookmarkStart w:id="1205" w:name="_Toc97814054"/>
        <w:bookmarkStart w:id="1206" w:name="_Toc97814813"/>
        <w:bookmarkStart w:id="1207" w:name="_Toc97815065"/>
        <w:bookmarkStart w:id="1208" w:name="_Toc97815196"/>
        <w:bookmarkStart w:id="1209" w:name="_Toc97816060"/>
        <w:bookmarkStart w:id="1210" w:name="_Toc97816649"/>
        <w:bookmarkStart w:id="1211" w:name="_Toc103766409"/>
        <w:bookmarkStart w:id="1212" w:name="_Toc103766488"/>
        <w:bookmarkStart w:id="1213" w:name="_Toc103768507"/>
        <w:bookmarkStart w:id="1214" w:name="_Toc103768586"/>
        <w:bookmarkStart w:id="1215" w:name="_Toc103768665"/>
        <w:bookmarkStart w:id="1216" w:name="_Toc103768744"/>
        <w:bookmarkStart w:id="1217" w:name="_Toc103768838"/>
        <w:bookmarkStart w:id="1218" w:name="_Toc103768996"/>
        <w:bookmarkStart w:id="1219" w:name="_Toc103769075"/>
        <w:bookmarkStart w:id="1220" w:name="_Toc103769154"/>
        <w:bookmarkStart w:id="1221" w:name="_Toc103769233"/>
        <w:bookmarkStart w:id="1222" w:name="_Toc103769312"/>
        <w:bookmarkStart w:id="1223" w:name="_Toc103769406"/>
        <w:bookmarkStart w:id="1224" w:name="_Toc103769485"/>
        <w:bookmarkStart w:id="1225" w:name="_Toc103769564"/>
        <w:bookmarkStart w:id="1226" w:name="_Toc103769644"/>
        <w:bookmarkStart w:id="1227" w:name="_Toc103769720"/>
        <w:bookmarkStart w:id="1228" w:name="_Toc103769795"/>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del>
    </w:p>
    <w:p w14:paraId="507F06D6" w14:textId="0B4B64BF" w:rsidR="00544C9A" w:rsidDel="00F44063" w:rsidRDefault="00544C9A">
      <w:pPr>
        <w:pStyle w:val="Heading1"/>
        <w:rPr>
          <w:del w:id="1229" w:author="Villaverde, Alfredo" w:date="2022-03-10T13:13:00Z"/>
        </w:rPr>
        <w:pPrChange w:id="1230" w:author="Villaverde, Alfredo" w:date="2022-03-10T14:31:00Z">
          <w:pPr/>
        </w:pPrChange>
      </w:pPr>
      <w:del w:id="1231" w:author="Villaverde, Alfredo" w:date="2022-03-10T13:13:00Z">
        <w:r w:rsidDel="00F44063">
          <w:delText xml:space="preserve">Customers will be given the option to select a ship date from a calendar within the checkout process on the new webstore.  </w:delText>
        </w:r>
        <w:r w:rsidR="00155B04" w:rsidDel="00F44063">
          <w:delText xml:space="preserve">This ship date will be passed </w:delText>
        </w:r>
        <w:r w:rsidR="00DE6FC6" w:rsidDel="00F44063">
          <w:delText xml:space="preserve">to a custom field and a script will be created that will move that date </w:delText>
        </w:r>
        <w:r w:rsidR="00155B04" w:rsidDel="00F44063">
          <w:delText>to the</w:delText>
        </w:r>
        <w:r w:rsidR="00DE6FC6" w:rsidDel="00F44063">
          <w:delText xml:space="preserve"> native Expected Ship Date</w:delText>
        </w:r>
        <w:r w:rsidR="00155B04" w:rsidDel="00F44063">
          <w:delText xml:space="preserve"> line item of the </w:delText>
        </w:r>
        <w:r w:rsidR="00642FBA" w:rsidDel="00F44063">
          <w:delText xml:space="preserve">“Custom sales order” which is the form currently identified in the website setup record for the SuiteCommerce site. </w:delText>
        </w:r>
        <w:bookmarkStart w:id="1232" w:name="_Toc97814055"/>
        <w:bookmarkStart w:id="1233" w:name="_Toc97814814"/>
        <w:bookmarkStart w:id="1234" w:name="_Toc97815066"/>
        <w:bookmarkStart w:id="1235" w:name="_Toc97815197"/>
        <w:bookmarkStart w:id="1236" w:name="_Toc97816061"/>
        <w:bookmarkStart w:id="1237" w:name="_Toc97816650"/>
        <w:bookmarkStart w:id="1238" w:name="_Toc103766410"/>
        <w:bookmarkStart w:id="1239" w:name="_Toc103766489"/>
        <w:bookmarkStart w:id="1240" w:name="_Toc103768508"/>
        <w:bookmarkStart w:id="1241" w:name="_Toc103768587"/>
        <w:bookmarkStart w:id="1242" w:name="_Toc103768666"/>
        <w:bookmarkStart w:id="1243" w:name="_Toc103768745"/>
        <w:bookmarkStart w:id="1244" w:name="_Toc103768839"/>
        <w:bookmarkStart w:id="1245" w:name="_Toc103768997"/>
        <w:bookmarkStart w:id="1246" w:name="_Toc103769076"/>
        <w:bookmarkStart w:id="1247" w:name="_Toc103769155"/>
        <w:bookmarkStart w:id="1248" w:name="_Toc103769234"/>
        <w:bookmarkStart w:id="1249" w:name="_Toc103769313"/>
        <w:bookmarkStart w:id="1250" w:name="_Toc103769407"/>
        <w:bookmarkStart w:id="1251" w:name="_Toc103769486"/>
        <w:bookmarkStart w:id="1252" w:name="_Toc103769565"/>
        <w:bookmarkStart w:id="1253" w:name="_Toc103769645"/>
        <w:bookmarkStart w:id="1254" w:name="_Toc103769721"/>
        <w:bookmarkStart w:id="1255" w:name="_Toc103769796"/>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del>
    </w:p>
    <w:p w14:paraId="7D7DF53E" w14:textId="3D374B68" w:rsidR="0038123D" w:rsidDel="00F44063" w:rsidRDefault="0038123D">
      <w:pPr>
        <w:pStyle w:val="Heading1"/>
        <w:rPr>
          <w:del w:id="1256" w:author="Villaverde, Alfredo" w:date="2022-03-10T13:13:00Z"/>
          <w:b/>
          <w:bCs/>
          <w:u w:val="single"/>
        </w:rPr>
        <w:pPrChange w:id="1257" w:author="Villaverde, Alfredo" w:date="2022-03-10T14:31:00Z">
          <w:pPr/>
        </w:pPrChange>
      </w:pPr>
      <w:del w:id="1258" w:author="Villaverde, Alfredo" w:date="2022-03-10T13:13:00Z">
        <w:r w:rsidRPr="0038123D" w:rsidDel="00F44063">
          <w:rPr>
            <w:b/>
            <w:bCs/>
            <w:u w:val="single"/>
          </w:rPr>
          <w:delText>Example of item record on the NetSuite UI</w:delText>
        </w:r>
        <w:bookmarkStart w:id="1259" w:name="_Toc97814056"/>
        <w:bookmarkStart w:id="1260" w:name="_Toc97814815"/>
        <w:bookmarkStart w:id="1261" w:name="_Toc97815067"/>
        <w:bookmarkStart w:id="1262" w:name="_Toc97815198"/>
        <w:bookmarkStart w:id="1263" w:name="_Toc97816062"/>
        <w:bookmarkStart w:id="1264" w:name="_Toc97816651"/>
        <w:bookmarkStart w:id="1265" w:name="_Toc103766411"/>
        <w:bookmarkStart w:id="1266" w:name="_Toc103766490"/>
        <w:bookmarkStart w:id="1267" w:name="_Toc103768509"/>
        <w:bookmarkStart w:id="1268" w:name="_Toc103768588"/>
        <w:bookmarkStart w:id="1269" w:name="_Toc103768667"/>
        <w:bookmarkStart w:id="1270" w:name="_Toc103768746"/>
        <w:bookmarkStart w:id="1271" w:name="_Toc103768840"/>
        <w:bookmarkStart w:id="1272" w:name="_Toc103768998"/>
        <w:bookmarkStart w:id="1273" w:name="_Toc103769077"/>
        <w:bookmarkStart w:id="1274" w:name="_Toc103769156"/>
        <w:bookmarkStart w:id="1275" w:name="_Toc103769235"/>
        <w:bookmarkStart w:id="1276" w:name="_Toc103769314"/>
        <w:bookmarkStart w:id="1277" w:name="_Toc103769408"/>
        <w:bookmarkStart w:id="1278" w:name="_Toc103769487"/>
        <w:bookmarkStart w:id="1279" w:name="_Toc103769566"/>
        <w:bookmarkStart w:id="1280" w:name="_Toc103769646"/>
        <w:bookmarkStart w:id="1281" w:name="_Toc103769722"/>
        <w:bookmarkStart w:id="1282" w:name="_Toc103769797"/>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del>
    </w:p>
    <w:p w14:paraId="14389494" w14:textId="24D1D089" w:rsidR="0038123D" w:rsidRPr="0038123D" w:rsidDel="00F44063" w:rsidRDefault="0038123D">
      <w:pPr>
        <w:pStyle w:val="Heading1"/>
        <w:rPr>
          <w:del w:id="1283" w:author="Villaverde, Alfredo" w:date="2022-03-10T13:13:00Z"/>
          <w:b/>
          <w:bCs/>
          <w:u w:val="single"/>
        </w:rPr>
        <w:pPrChange w:id="1284" w:author="Villaverde, Alfredo" w:date="2022-03-10T14:31:00Z">
          <w:pPr/>
        </w:pPrChange>
      </w:pPr>
      <w:del w:id="1285" w:author="Villaverde, Alfredo" w:date="2022-03-10T13:13:00Z">
        <w:r w:rsidDel="00F44063">
          <w:rPr>
            <w:noProof/>
          </w:rPr>
          <w:drawing>
            <wp:inline distT="0" distB="0" distL="0" distR="0" wp14:anchorId="00282F74" wp14:editId="1FF08D54">
              <wp:extent cx="6583680" cy="2473325"/>
              <wp:effectExtent l="0" t="0" r="762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83680" cy="2473325"/>
                      </a:xfrm>
                      <a:prstGeom prst="rect">
                        <a:avLst/>
                      </a:prstGeom>
                    </pic:spPr>
                  </pic:pic>
                </a:graphicData>
              </a:graphic>
            </wp:inline>
          </w:drawing>
        </w:r>
        <w:bookmarkStart w:id="1286" w:name="_Toc97814057"/>
        <w:bookmarkStart w:id="1287" w:name="_Toc97814816"/>
        <w:bookmarkStart w:id="1288" w:name="_Toc97815068"/>
        <w:bookmarkStart w:id="1289" w:name="_Toc97815199"/>
        <w:bookmarkStart w:id="1290" w:name="_Toc97816063"/>
        <w:bookmarkStart w:id="1291" w:name="_Toc97816652"/>
        <w:bookmarkStart w:id="1292" w:name="_Toc103766412"/>
        <w:bookmarkStart w:id="1293" w:name="_Toc103766491"/>
        <w:bookmarkStart w:id="1294" w:name="_Toc103768510"/>
        <w:bookmarkStart w:id="1295" w:name="_Toc103768589"/>
        <w:bookmarkStart w:id="1296" w:name="_Toc103768668"/>
        <w:bookmarkStart w:id="1297" w:name="_Toc103768747"/>
        <w:bookmarkStart w:id="1298" w:name="_Toc103768841"/>
        <w:bookmarkStart w:id="1299" w:name="_Toc103768999"/>
        <w:bookmarkStart w:id="1300" w:name="_Toc103769078"/>
        <w:bookmarkStart w:id="1301" w:name="_Toc103769157"/>
        <w:bookmarkStart w:id="1302" w:name="_Toc103769236"/>
        <w:bookmarkStart w:id="1303" w:name="_Toc103769315"/>
        <w:bookmarkStart w:id="1304" w:name="_Toc103769409"/>
        <w:bookmarkStart w:id="1305" w:name="_Toc103769488"/>
        <w:bookmarkStart w:id="1306" w:name="_Toc103769567"/>
        <w:bookmarkStart w:id="1307" w:name="_Toc103769647"/>
        <w:bookmarkStart w:id="1308" w:name="_Toc103769723"/>
        <w:bookmarkStart w:id="1309" w:name="_Toc103769798"/>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del>
    </w:p>
    <w:p w14:paraId="6AA2BA46" w14:textId="07AB59D9" w:rsidR="00642FBA" w:rsidDel="00F44063" w:rsidRDefault="00642FBA">
      <w:pPr>
        <w:pStyle w:val="Heading1"/>
        <w:rPr>
          <w:del w:id="1310" w:author="Villaverde, Alfredo" w:date="2022-03-10T13:13:00Z"/>
          <w:b/>
          <w:bCs/>
          <w:u w:val="single"/>
        </w:rPr>
        <w:pPrChange w:id="1311" w:author="Villaverde, Alfredo" w:date="2022-03-10T14:31:00Z">
          <w:pPr/>
        </w:pPrChange>
      </w:pPr>
      <w:del w:id="1312" w:author="Villaverde, Alfredo" w:date="2022-03-10T13:13:00Z">
        <w:r w:rsidRPr="00642FBA" w:rsidDel="00F44063">
          <w:rPr>
            <w:b/>
            <w:bCs/>
            <w:u w:val="single"/>
          </w:rPr>
          <w:delText>Shopping flow from webstore:</w:delText>
        </w:r>
        <w:bookmarkStart w:id="1313" w:name="_Toc97814058"/>
        <w:bookmarkStart w:id="1314" w:name="_Toc97814817"/>
        <w:bookmarkStart w:id="1315" w:name="_Toc97815069"/>
        <w:bookmarkStart w:id="1316" w:name="_Toc97815200"/>
        <w:bookmarkStart w:id="1317" w:name="_Toc97816064"/>
        <w:bookmarkStart w:id="1318" w:name="_Toc97816653"/>
        <w:bookmarkStart w:id="1319" w:name="_Toc103766413"/>
        <w:bookmarkStart w:id="1320" w:name="_Toc103766492"/>
        <w:bookmarkStart w:id="1321" w:name="_Toc103768511"/>
        <w:bookmarkStart w:id="1322" w:name="_Toc103768590"/>
        <w:bookmarkStart w:id="1323" w:name="_Toc103768669"/>
        <w:bookmarkStart w:id="1324" w:name="_Toc103768748"/>
        <w:bookmarkStart w:id="1325" w:name="_Toc103768842"/>
        <w:bookmarkStart w:id="1326" w:name="_Toc103769000"/>
        <w:bookmarkStart w:id="1327" w:name="_Toc103769079"/>
        <w:bookmarkStart w:id="1328" w:name="_Toc103769158"/>
        <w:bookmarkStart w:id="1329" w:name="_Toc103769237"/>
        <w:bookmarkStart w:id="1330" w:name="_Toc103769316"/>
        <w:bookmarkStart w:id="1331" w:name="_Toc103769410"/>
        <w:bookmarkStart w:id="1332" w:name="_Toc103769489"/>
        <w:bookmarkStart w:id="1333" w:name="_Toc103769568"/>
        <w:bookmarkStart w:id="1334" w:name="_Toc103769648"/>
        <w:bookmarkStart w:id="1335" w:name="_Toc103769724"/>
        <w:bookmarkStart w:id="1336" w:name="_Toc103769799"/>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del>
    </w:p>
    <w:p w14:paraId="5C3BB2DB" w14:textId="6E4A7958" w:rsidR="00642FBA" w:rsidDel="00F44063" w:rsidRDefault="00642FBA">
      <w:pPr>
        <w:pStyle w:val="Heading1"/>
        <w:rPr>
          <w:del w:id="1337" w:author="Villaverde, Alfredo" w:date="2022-03-10T13:13:00Z"/>
        </w:rPr>
        <w:pPrChange w:id="1338" w:author="Villaverde, Alfredo" w:date="2022-03-10T14:31:00Z">
          <w:pPr/>
        </w:pPrChange>
      </w:pPr>
      <w:del w:id="1339" w:author="Villaverde, Alfredo" w:date="2022-03-10T13:13:00Z">
        <w:r w:rsidDel="00F44063">
          <w:delText xml:space="preserve">Customer shops the site and places all their items in the cart.  Proceed to </w:delText>
        </w:r>
        <w:r w:rsidR="00DA02C9" w:rsidDel="00F44063">
          <w:delText xml:space="preserve">Checkout and logs into the site. </w:delText>
        </w:r>
        <w:bookmarkStart w:id="1340" w:name="_Toc97814059"/>
        <w:bookmarkStart w:id="1341" w:name="_Toc97814818"/>
        <w:bookmarkStart w:id="1342" w:name="_Toc97815070"/>
        <w:bookmarkStart w:id="1343" w:name="_Toc97815201"/>
        <w:bookmarkStart w:id="1344" w:name="_Toc97816065"/>
        <w:bookmarkStart w:id="1345" w:name="_Toc97816654"/>
        <w:bookmarkStart w:id="1346" w:name="_Toc103766414"/>
        <w:bookmarkStart w:id="1347" w:name="_Toc103766493"/>
        <w:bookmarkStart w:id="1348" w:name="_Toc103768512"/>
        <w:bookmarkStart w:id="1349" w:name="_Toc103768591"/>
        <w:bookmarkStart w:id="1350" w:name="_Toc103768670"/>
        <w:bookmarkStart w:id="1351" w:name="_Toc103768749"/>
        <w:bookmarkStart w:id="1352" w:name="_Toc103768843"/>
        <w:bookmarkStart w:id="1353" w:name="_Toc103769001"/>
        <w:bookmarkStart w:id="1354" w:name="_Toc103769080"/>
        <w:bookmarkStart w:id="1355" w:name="_Toc103769159"/>
        <w:bookmarkStart w:id="1356" w:name="_Toc103769238"/>
        <w:bookmarkStart w:id="1357" w:name="_Toc103769317"/>
        <w:bookmarkStart w:id="1358" w:name="_Toc103769411"/>
        <w:bookmarkStart w:id="1359" w:name="_Toc103769490"/>
        <w:bookmarkStart w:id="1360" w:name="_Toc103769569"/>
        <w:bookmarkStart w:id="1361" w:name="_Toc103769649"/>
        <w:bookmarkStart w:id="1362" w:name="_Toc103769725"/>
        <w:bookmarkStart w:id="1363" w:name="_Toc103769800"/>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del>
    </w:p>
    <w:p w14:paraId="40B29B32" w14:textId="1ABC4649" w:rsidR="00544C9A" w:rsidRPr="00206C57" w:rsidDel="00F44063" w:rsidRDefault="00185E61">
      <w:pPr>
        <w:pStyle w:val="Heading1"/>
        <w:rPr>
          <w:del w:id="1364" w:author="Villaverde, Alfredo" w:date="2022-03-10T13:13:00Z"/>
        </w:rPr>
        <w:pPrChange w:id="1365" w:author="Villaverde, Alfredo" w:date="2022-03-10T14:31:00Z">
          <w:pPr/>
        </w:pPrChange>
      </w:pPr>
      <w:del w:id="1366" w:author="Villaverde, Alfredo" w:date="2022-03-10T13:13:00Z">
        <w:r w:rsidDel="00F44063">
          <w:rPr>
            <w:noProof/>
          </w:rPr>
          <w:drawing>
            <wp:inline distT="0" distB="0" distL="0" distR="0" wp14:anchorId="4815990B" wp14:editId="33D04A7C">
              <wp:extent cx="6583680" cy="3839845"/>
              <wp:effectExtent l="0" t="0" r="762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83680" cy="3839845"/>
                      </a:xfrm>
                      <a:prstGeom prst="rect">
                        <a:avLst/>
                      </a:prstGeom>
                    </pic:spPr>
                  </pic:pic>
                </a:graphicData>
              </a:graphic>
            </wp:inline>
          </w:drawing>
        </w:r>
        <w:bookmarkStart w:id="1367" w:name="_Toc97814060"/>
        <w:bookmarkStart w:id="1368" w:name="_Toc97814819"/>
        <w:bookmarkStart w:id="1369" w:name="_Toc97815071"/>
        <w:bookmarkStart w:id="1370" w:name="_Toc97815202"/>
        <w:bookmarkStart w:id="1371" w:name="_Toc97816066"/>
        <w:bookmarkStart w:id="1372" w:name="_Toc97816655"/>
        <w:bookmarkStart w:id="1373" w:name="_Toc103766415"/>
        <w:bookmarkStart w:id="1374" w:name="_Toc103766494"/>
        <w:bookmarkStart w:id="1375" w:name="_Toc103768513"/>
        <w:bookmarkStart w:id="1376" w:name="_Toc103768592"/>
        <w:bookmarkStart w:id="1377" w:name="_Toc103768671"/>
        <w:bookmarkStart w:id="1378" w:name="_Toc103768750"/>
        <w:bookmarkStart w:id="1379" w:name="_Toc103768844"/>
        <w:bookmarkStart w:id="1380" w:name="_Toc103769002"/>
        <w:bookmarkStart w:id="1381" w:name="_Toc103769081"/>
        <w:bookmarkStart w:id="1382" w:name="_Toc103769160"/>
        <w:bookmarkStart w:id="1383" w:name="_Toc103769239"/>
        <w:bookmarkStart w:id="1384" w:name="_Toc103769318"/>
        <w:bookmarkStart w:id="1385" w:name="_Toc103769412"/>
        <w:bookmarkStart w:id="1386" w:name="_Toc103769491"/>
        <w:bookmarkStart w:id="1387" w:name="_Toc103769570"/>
        <w:bookmarkStart w:id="1388" w:name="_Toc103769650"/>
        <w:bookmarkStart w:id="1389" w:name="_Toc103769726"/>
        <w:bookmarkStart w:id="1390" w:name="_Toc103769801"/>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del>
    </w:p>
    <w:p w14:paraId="43A55599" w14:textId="43E12241" w:rsidR="00CE440D" w:rsidDel="00F44063" w:rsidRDefault="00CE440D">
      <w:pPr>
        <w:pStyle w:val="Heading1"/>
        <w:rPr>
          <w:del w:id="1391" w:author="Villaverde, Alfredo" w:date="2022-03-10T13:13:00Z"/>
        </w:rPr>
        <w:pPrChange w:id="1392" w:author="Villaverde, Alfredo" w:date="2022-03-10T14:31:00Z">
          <w:pPr/>
        </w:pPrChange>
      </w:pPr>
      <w:bookmarkStart w:id="1393" w:name="_Toc97814061"/>
      <w:bookmarkStart w:id="1394" w:name="_Toc97814820"/>
      <w:bookmarkStart w:id="1395" w:name="_Toc97815072"/>
      <w:bookmarkStart w:id="1396" w:name="_Toc97815203"/>
      <w:bookmarkStart w:id="1397" w:name="_Toc97816067"/>
      <w:bookmarkStart w:id="1398" w:name="_Toc97816656"/>
      <w:bookmarkStart w:id="1399" w:name="_Toc103766416"/>
      <w:bookmarkStart w:id="1400" w:name="_Toc103766495"/>
      <w:bookmarkStart w:id="1401" w:name="_Toc103768514"/>
      <w:bookmarkStart w:id="1402" w:name="_Toc103768593"/>
      <w:bookmarkStart w:id="1403" w:name="_Toc103768672"/>
      <w:bookmarkStart w:id="1404" w:name="_Toc103768751"/>
      <w:bookmarkStart w:id="1405" w:name="_Toc103768845"/>
      <w:bookmarkStart w:id="1406" w:name="_Toc103769003"/>
      <w:bookmarkStart w:id="1407" w:name="_Toc103769082"/>
      <w:bookmarkStart w:id="1408" w:name="_Toc103769161"/>
      <w:bookmarkStart w:id="1409" w:name="_Toc103769240"/>
      <w:bookmarkStart w:id="1410" w:name="_Toc103769319"/>
      <w:bookmarkStart w:id="1411" w:name="_Toc103769413"/>
      <w:bookmarkStart w:id="1412" w:name="_Toc103769492"/>
      <w:bookmarkStart w:id="1413" w:name="_Toc103769571"/>
      <w:bookmarkStart w:id="1414" w:name="_Toc103769651"/>
      <w:bookmarkStart w:id="1415" w:name="_Toc103769727"/>
      <w:bookmarkStart w:id="1416" w:name="_Toc10376980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p>
    <w:p w14:paraId="46BDF249" w14:textId="2EEBF93F" w:rsidR="00CA034A" w:rsidDel="00F44063" w:rsidRDefault="00CA034A">
      <w:pPr>
        <w:pStyle w:val="Heading1"/>
        <w:rPr>
          <w:del w:id="1417" w:author="Villaverde, Alfredo" w:date="2022-03-10T13:13:00Z"/>
        </w:rPr>
        <w:pPrChange w:id="1418" w:author="Villaverde, Alfredo" w:date="2022-03-10T14:31:00Z">
          <w:pPr/>
        </w:pPrChange>
      </w:pPr>
      <w:bookmarkStart w:id="1419" w:name="_Toc97814062"/>
      <w:bookmarkStart w:id="1420" w:name="_Toc97814821"/>
      <w:bookmarkStart w:id="1421" w:name="_Toc97815073"/>
      <w:bookmarkStart w:id="1422" w:name="_Toc97815204"/>
      <w:bookmarkStart w:id="1423" w:name="_Toc97816068"/>
      <w:bookmarkStart w:id="1424" w:name="_Toc97816657"/>
      <w:bookmarkStart w:id="1425" w:name="_Toc103766417"/>
      <w:bookmarkStart w:id="1426" w:name="_Toc103766496"/>
      <w:bookmarkStart w:id="1427" w:name="_Toc103768515"/>
      <w:bookmarkStart w:id="1428" w:name="_Toc103768594"/>
      <w:bookmarkStart w:id="1429" w:name="_Toc103768673"/>
      <w:bookmarkStart w:id="1430" w:name="_Toc103768752"/>
      <w:bookmarkStart w:id="1431" w:name="_Toc103768846"/>
      <w:bookmarkStart w:id="1432" w:name="_Toc103769004"/>
      <w:bookmarkStart w:id="1433" w:name="_Toc103769083"/>
      <w:bookmarkStart w:id="1434" w:name="_Toc103769162"/>
      <w:bookmarkStart w:id="1435" w:name="_Toc103769241"/>
      <w:bookmarkStart w:id="1436" w:name="_Toc103769320"/>
      <w:bookmarkStart w:id="1437" w:name="_Toc103769414"/>
      <w:bookmarkStart w:id="1438" w:name="_Toc103769493"/>
      <w:bookmarkStart w:id="1439" w:name="_Toc103769572"/>
      <w:bookmarkStart w:id="1440" w:name="_Toc103769652"/>
      <w:bookmarkStart w:id="1441" w:name="_Toc103769728"/>
      <w:bookmarkStart w:id="1442" w:name="_Toc103769803"/>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p>
    <w:p w14:paraId="3133A4EC" w14:textId="0D7EDBAB" w:rsidR="00374BA4" w:rsidDel="00F44063" w:rsidRDefault="00AB117F">
      <w:pPr>
        <w:pStyle w:val="Heading1"/>
        <w:rPr>
          <w:del w:id="1443" w:author="Villaverde, Alfredo" w:date="2022-03-10T13:13:00Z"/>
          <w:rFonts w:asciiTheme="minorHAnsi" w:hAnsiTheme="minorHAnsi" w:cstheme="minorHAnsi"/>
        </w:rPr>
        <w:pPrChange w:id="1444" w:author="Villaverde, Alfredo" w:date="2022-03-10T14:31:00Z">
          <w:pPr/>
        </w:pPrChange>
      </w:pPr>
      <w:del w:id="1445" w:author="Villaverde, Alfredo" w:date="2022-03-10T13:13:00Z">
        <w:r w:rsidDel="00F44063">
          <w:rPr>
            <w:rFonts w:asciiTheme="minorHAnsi" w:hAnsiTheme="minorHAnsi" w:cstheme="minorHAnsi"/>
          </w:rPr>
          <w:delText>Once the shipping address has been selected and that address is for US delivery</w:delText>
        </w:r>
      </w:del>
      <w:ins w:id="1446" w:author="Bertorelli, Yvonne A" w:date="2021-11-02T14:25:00Z">
        <w:del w:id="1447" w:author="Villaverde, Alfredo" w:date="2022-03-10T13:13:00Z">
          <w:r w:rsidR="006E6617" w:rsidDel="00F44063">
            <w:rPr>
              <w:rFonts w:asciiTheme="minorHAnsi" w:hAnsiTheme="minorHAnsi" w:cstheme="minorHAnsi"/>
            </w:rPr>
            <w:delText xml:space="preserve"> (48 </w:delText>
          </w:r>
        </w:del>
      </w:ins>
      <w:ins w:id="1448" w:author="Bertorelli, Yvonne A" w:date="2021-11-02T14:26:00Z">
        <w:del w:id="1449" w:author="Villaverde, Alfredo" w:date="2022-03-10T13:13:00Z">
          <w:r w:rsidR="006E6617" w:rsidDel="00F44063">
            <w:rPr>
              <w:rFonts w:asciiTheme="minorHAnsi" w:hAnsiTheme="minorHAnsi" w:cstheme="minorHAnsi"/>
            </w:rPr>
            <w:delText>contiguous US States)</w:delText>
          </w:r>
        </w:del>
      </w:ins>
      <w:del w:id="1450" w:author="Villaverde, Alfredo" w:date="2022-03-10T13:13:00Z">
        <w:r w:rsidDel="00F44063">
          <w:rPr>
            <w:rFonts w:asciiTheme="minorHAnsi" w:hAnsiTheme="minorHAnsi" w:cstheme="minorHAnsi"/>
          </w:rPr>
          <w:delText xml:space="preserve">, they will be prompted to begin selecting the shipping date for each line item in their cart. </w:delText>
        </w:r>
        <w:bookmarkStart w:id="1451" w:name="_Toc97814063"/>
        <w:bookmarkStart w:id="1452" w:name="_Toc97814822"/>
        <w:bookmarkStart w:id="1453" w:name="_Toc97815074"/>
        <w:bookmarkStart w:id="1454" w:name="_Toc97815205"/>
        <w:bookmarkStart w:id="1455" w:name="_Toc97816069"/>
        <w:bookmarkStart w:id="1456" w:name="_Toc97816658"/>
        <w:bookmarkStart w:id="1457" w:name="_Toc103766418"/>
        <w:bookmarkStart w:id="1458" w:name="_Toc103766497"/>
        <w:bookmarkStart w:id="1459" w:name="_Toc103768516"/>
        <w:bookmarkStart w:id="1460" w:name="_Toc103768595"/>
        <w:bookmarkStart w:id="1461" w:name="_Toc103768674"/>
        <w:bookmarkStart w:id="1462" w:name="_Toc103768753"/>
        <w:bookmarkStart w:id="1463" w:name="_Toc103768847"/>
        <w:bookmarkStart w:id="1464" w:name="_Toc103769005"/>
        <w:bookmarkStart w:id="1465" w:name="_Toc103769084"/>
        <w:bookmarkStart w:id="1466" w:name="_Toc103769163"/>
        <w:bookmarkStart w:id="1467" w:name="_Toc103769242"/>
        <w:bookmarkStart w:id="1468" w:name="_Toc103769321"/>
        <w:bookmarkStart w:id="1469" w:name="_Toc103769415"/>
        <w:bookmarkStart w:id="1470" w:name="_Toc103769494"/>
        <w:bookmarkStart w:id="1471" w:name="_Toc103769573"/>
        <w:bookmarkStart w:id="1472" w:name="_Toc103769653"/>
        <w:bookmarkStart w:id="1473" w:name="_Toc103769729"/>
        <w:bookmarkStart w:id="1474" w:name="_Toc103769804"/>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del>
    </w:p>
    <w:p w14:paraId="1AF9396D" w14:textId="4CC698D4" w:rsidR="00AB117F" w:rsidDel="00F44063" w:rsidRDefault="00AB117F">
      <w:pPr>
        <w:pStyle w:val="Heading1"/>
        <w:rPr>
          <w:del w:id="1475" w:author="Villaverde, Alfredo" w:date="2022-03-10T13:13:00Z"/>
          <w:rFonts w:asciiTheme="minorHAnsi" w:hAnsiTheme="minorHAnsi" w:cstheme="minorHAnsi"/>
        </w:rPr>
        <w:pPrChange w:id="1476" w:author="Villaverde, Alfredo" w:date="2022-03-10T14:31:00Z">
          <w:pPr/>
        </w:pPrChange>
      </w:pPr>
      <w:del w:id="1477" w:author="Villaverde, Alfredo" w:date="2022-03-10T13:13:00Z">
        <w:r w:rsidDel="00F44063">
          <w:rPr>
            <w:rFonts w:asciiTheme="minorHAnsi" w:hAnsiTheme="minorHAnsi" w:cstheme="minorHAnsi"/>
          </w:rPr>
          <w:delText xml:space="preserve">If the shipping address is for a country </w:delText>
        </w:r>
        <w:r w:rsidRPr="00AB117F" w:rsidDel="00F44063">
          <w:rPr>
            <w:rFonts w:asciiTheme="minorHAnsi" w:hAnsiTheme="minorHAnsi" w:cstheme="minorHAnsi"/>
            <w:u w:val="single"/>
          </w:rPr>
          <w:delText>other</w:delText>
        </w:r>
        <w:r w:rsidDel="00F44063">
          <w:rPr>
            <w:rFonts w:asciiTheme="minorHAnsi" w:hAnsiTheme="minorHAnsi" w:cstheme="minorHAnsi"/>
          </w:rPr>
          <w:delText xml:space="preserve"> than the </w:delText>
        </w:r>
      </w:del>
      <w:ins w:id="1478" w:author="Bertorelli, Yvonne A" w:date="2021-11-02T14:26:00Z">
        <w:del w:id="1479" w:author="Villaverde, Alfredo" w:date="2022-03-10T13:13:00Z">
          <w:r w:rsidR="006E6617" w:rsidDel="00F44063">
            <w:rPr>
              <w:rFonts w:asciiTheme="minorHAnsi" w:hAnsiTheme="minorHAnsi" w:cstheme="minorHAnsi"/>
            </w:rPr>
            <w:delText xml:space="preserve">48 contiguous </w:delText>
          </w:r>
        </w:del>
      </w:ins>
      <w:del w:id="1480" w:author="Villaverde, Alfredo" w:date="2022-03-10T13:13:00Z">
        <w:r w:rsidDel="00F44063">
          <w:rPr>
            <w:rFonts w:asciiTheme="minorHAnsi" w:hAnsiTheme="minorHAnsi" w:cstheme="minorHAnsi"/>
          </w:rPr>
          <w:delText>US</w:delText>
        </w:r>
      </w:del>
      <w:ins w:id="1481" w:author="Bertorelli, Yvonne A" w:date="2021-11-02T14:26:00Z">
        <w:del w:id="1482" w:author="Villaverde, Alfredo" w:date="2022-03-10T13:13:00Z">
          <w:r w:rsidR="006E6617" w:rsidDel="00F44063">
            <w:rPr>
              <w:rFonts w:asciiTheme="minorHAnsi" w:hAnsiTheme="minorHAnsi" w:cstheme="minorHAnsi"/>
            </w:rPr>
            <w:delText xml:space="preserve"> states</w:delText>
          </w:r>
        </w:del>
      </w:ins>
      <w:del w:id="1483" w:author="Villaverde, Alfredo" w:date="2022-03-10T13:13:00Z">
        <w:r w:rsidDel="00F44063">
          <w:rPr>
            <w:rFonts w:asciiTheme="minorHAnsi" w:hAnsiTheme="minorHAnsi" w:cstheme="minorHAnsi"/>
          </w:rPr>
          <w:delText xml:space="preserve">, native NetSuite shipping and checkout will be used. There will be no calendar for date selection and the customer will be charged either at time of order submission or after the order has been submitted. Native NetSuite does not include document fees, or any other fees associated to international shipments.  Messaging can be added to the site to make the customer aware that for International orders final shipping charges will be determined prior to shipment. </w:delText>
        </w:r>
        <w:bookmarkStart w:id="1484" w:name="_Toc97814064"/>
        <w:bookmarkStart w:id="1485" w:name="_Toc97814823"/>
        <w:bookmarkStart w:id="1486" w:name="_Toc97815075"/>
        <w:bookmarkStart w:id="1487" w:name="_Toc97815206"/>
        <w:bookmarkStart w:id="1488" w:name="_Toc97816070"/>
        <w:bookmarkStart w:id="1489" w:name="_Toc97816659"/>
        <w:bookmarkStart w:id="1490" w:name="_Toc103766419"/>
        <w:bookmarkStart w:id="1491" w:name="_Toc103766498"/>
        <w:bookmarkStart w:id="1492" w:name="_Toc103768517"/>
        <w:bookmarkStart w:id="1493" w:name="_Toc103768596"/>
        <w:bookmarkStart w:id="1494" w:name="_Toc103768675"/>
        <w:bookmarkStart w:id="1495" w:name="_Toc103768754"/>
        <w:bookmarkStart w:id="1496" w:name="_Toc103768848"/>
        <w:bookmarkStart w:id="1497" w:name="_Toc103769006"/>
        <w:bookmarkStart w:id="1498" w:name="_Toc103769085"/>
        <w:bookmarkStart w:id="1499" w:name="_Toc103769164"/>
        <w:bookmarkStart w:id="1500" w:name="_Toc103769243"/>
        <w:bookmarkStart w:id="1501" w:name="_Toc103769322"/>
        <w:bookmarkStart w:id="1502" w:name="_Toc103769416"/>
        <w:bookmarkStart w:id="1503" w:name="_Toc103769495"/>
        <w:bookmarkStart w:id="1504" w:name="_Toc103769574"/>
        <w:bookmarkStart w:id="1505" w:name="_Toc103769654"/>
        <w:bookmarkStart w:id="1506" w:name="_Toc103769730"/>
        <w:bookmarkStart w:id="1507" w:name="_Toc103769805"/>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del>
    </w:p>
    <w:p w14:paraId="77F17CB7" w14:textId="69890F62" w:rsidR="002C5BA1" w:rsidDel="00F44063" w:rsidRDefault="002C5BA1">
      <w:pPr>
        <w:pStyle w:val="Heading1"/>
        <w:rPr>
          <w:del w:id="1508" w:author="Villaverde, Alfredo" w:date="2022-03-10T13:13:00Z"/>
          <w:rFonts w:asciiTheme="minorHAnsi" w:hAnsiTheme="minorHAnsi" w:cstheme="minorHAnsi"/>
          <w:b/>
          <w:bCs/>
          <w:u w:val="single"/>
        </w:rPr>
        <w:pPrChange w:id="1509" w:author="Villaverde, Alfredo" w:date="2022-03-10T14:31:00Z">
          <w:pPr/>
        </w:pPrChange>
      </w:pPr>
      <w:del w:id="1510" w:author="Villaverde, Alfredo" w:date="2022-03-10T13:13:00Z">
        <w:r w:rsidRPr="002C5BA1" w:rsidDel="00F44063">
          <w:rPr>
            <w:rFonts w:asciiTheme="minorHAnsi" w:hAnsiTheme="minorHAnsi" w:cstheme="minorHAnsi"/>
            <w:b/>
            <w:bCs/>
            <w:u w:val="single"/>
          </w:rPr>
          <w:delText>Customer selects or add address for United States</w:delText>
        </w:r>
        <w:bookmarkStart w:id="1511" w:name="_Toc97814065"/>
        <w:bookmarkStart w:id="1512" w:name="_Toc97814824"/>
        <w:bookmarkStart w:id="1513" w:name="_Toc97815076"/>
        <w:bookmarkStart w:id="1514" w:name="_Toc97815207"/>
        <w:bookmarkStart w:id="1515" w:name="_Toc97816071"/>
        <w:bookmarkStart w:id="1516" w:name="_Toc97816660"/>
        <w:bookmarkStart w:id="1517" w:name="_Toc103766420"/>
        <w:bookmarkStart w:id="1518" w:name="_Toc103766499"/>
        <w:bookmarkStart w:id="1519" w:name="_Toc103768518"/>
        <w:bookmarkStart w:id="1520" w:name="_Toc103768597"/>
        <w:bookmarkStart w:id="1521" w:name="_Toc103768676"/>
        <w:bookmarkStart w:id="1522" w:name="_Toc103768755"/>
        <w:bookmarkStart w:id="1523" w:name="_Toc103768849"/>
        <w:bookmarkStart w:id="1524" w:name="_Toc103769007"/>
        <w:bookmarkStart w:id="1525" w:name="_Toc103769086"/>
        <w:bookmarkStart w:id="1526" w:name="_Toc103769165"/>
        <w:bookmarkStart w:id="1527" w:name="_Toc103769244"/>
        <w:bookmarkStart w:id="1528" w:name="_Toc103769323"/>
        <w:bookmarkStart w:id="1529" w:name="_Toc103769417"/>
        <w:bookmarkStart w:id="1530" w:name="_Toc103769496"/>
        <w:bookmarkStart w:id="1531" w:name="_Toc103769575"/>
        <w:bookmarkStart w:id="1532" w:name="_Toc103769655"/>
        <w:bookmarkStart w:id="1533" w:name="_Toc103769731"/>
        <w:bookmarkStart w:id="1534" w:name="_Toc103769806"/>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del>
    </w:p>
    <w:p w14:paraId="4159ADCD" w14:textId="7B928C40" w:rsidR="002C5BA1" w:rsidDel="00F44063" w:rsidRDefault="00A879C8">
      <w:pPr>
        <w:pStyle w:val="Heading1"/>
        <w:rPr>
          <w:del w:id="1535" w:author="Villaverde, Alfredo" w:date="2022-03-10T13:13:00Z"/>
          <w:rFonts w:asciiTheme="minorHAnsi" w:hAnsiTheme="minorHAnsi" w:cstheme="minorHAnsi"/>
        </w:rPr>
        <w:pPrChange w:id="1536" w:author="Villaverde, Alfredo" w:date="2022-03-10T14:31:00Z">
          <w:pPr/>
        </w:pPrChange>
      </w:pPr>
      <w:del w:id="1537" w:author="Villaverde, Alfredo" w:date="2022-03-10T13:13:00Z">
        <w:r w:rsidDel="00F44063">
          <w:rPr>
            <w:rFonts w:asciiTheme="minorHAnsi" w:hAnsiTheme="minorHAnsi" w:cstheme="minorHAnsi"/>
          </w:rPr>
          <w:delText>Since there is only one shipping option available for the United States</w:delText>
        </w:r>
      </w:del>
      <w:ins w:id="1538" w:author="Bertorelli, Yvonne A" w:date="2021-11-02T14:26:00Z">
        <w:del w:id="1539" w:author="Villaverde, Alfredo" w:date="2022-03-10T13:13:00Z">
          <w:r w:rsidR="006E6617" w:rsidDel="00F44063">
            <w:rPr>
              <w:rFonts w:asciiTheme="minorHAnsi" w:hAnsiTheme="minorHAnsi" w:cstheme="minorHAnsi"/>
            </w:rPr>
            <w:delText>48 Contiguous U</w:delText>
          </w:r>
        </w:del>
      </w:ins>
      <w:ins w:id="1540" w:author="Bertorelli, Yvonne A" w:date="2021-11-02T14:27:00Z">
        <w:del w:id="1541" w:author="Villaverde, Alfredo" w:date="2022-03-10T13:13:00Z">
          <w:r w:rsidR="006E6617" w:rsidDel="00F44063">
            <w:rPr>
              <w:rFonts w:asciiTheme="minorHAnsi" w:hAnsiTheme="minorHAnsi" w:cstheme="minorHAnsi"/>
            </w:rPr>
            <w:delText>S States</w:delText>
          </w:r>
        </w:del>
      </w:ins>
      <w:del w:id="1542" w:author="Villaverde, Alfredo" w:date="2022-03-10T13:13:00Z">
        <w:r w:rsidDel="00F44063">
          <w:rPr>
            <w:rFonts w:asciiTheme="minorHAnsi" w:hAnsiTheme="minorHAnsi" w:cstheme="minorHAnsi"/>
          </w:rPr>
          <w:delText>, t</w:delText>
        </w:r>
        <w:r w:rsidR="002C5BA1" w:rsidDel="00F44063">
          <w:rPr>
            <w:rFonts w:asciiTheme="minorHAnsi" w:hAnsiTheme="minorHAnsi" w:cstheme="minorHAnsi"/>
          </w:rPr>
          <w:delText>he native Delivery method area will be replaced by the items in the cart along with the option for them to select a shipping date for each.</w:delText>
        </w:r>
        <w:bookmarkStart w:id="1543" w:name="_Toc97814066"/>
        <w:bookmarkStart w:id="1544" w:name="_Toc97814825"/>
        <w:bookmarkStart w:id="1545" w:name="_Toc97815077"/>
        <w:bookmarkStart w:id="1546" w:name="_Toc97815208"/>
        <w:bookmarkStart w:id="1547" w:name="_Toc97816072"/>
        <w:bookmarkStart w:id="1548" w:name="_Toc97816661"/>
        <w:bookmarkStart w:id="1549" w:name="_Toc103766421"/>
        <w:bookmarkStart w:id="1550" w:name="_Toc103766500"/>
        <w:bookmarkStart w:id="1551" w:name="_Toc103768519"/>
        <w:bookmarkStart w:id="1552" w:name="_Toc103768598"/>
        <w:bookmarkStart w:id="1553" w:name="_Toc103768677"/>
        <w:bookmarkStart w:id="1554" w:name="_Toc103768756"/>
        <w:bookmarkStart w:id="1555" w:name="_Toc103768850"/>
        <w:bookmarkStart w:id="1556" w:name="_Toc103769008"/>
        <w:bookmarkStart w:id="1557" w:name="_Toc103769087"/>
        <w:bookmarkStart w:id="1558" w:name="_Toc103769166"/>
        <w:bookmarkStart w:id="1559" w:name="_Toc103769245"/>
        <w:bookmarkStart w:id="1560" w:name="_Toc103769324"/>
        <w:bookmarkStart w:id="1561" w:name="_Toc103769418"/>
        <w:bookmarkStart w:id="1562" w:name="_Toc103769497"/>
        <w:bookmarkStart w:id="1563" w:name="_Toc103769576"/>
        <w:bookmarkStart w:id="1564" w:name="_Toc103769656"/>
        <w:bookmarkStart w:id="1565" w:name="_Toc103769732"/>
        <w:bookmarkStart w:id="1566" w:name="_Toc103769807"/>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del>
    </w:p>
    <w:p w14:paraId="0F3366FD" w14:textId="0930E103" w:rsidR="002C5BA1" w:rsidDel="00F44063" w:rsidRDefault="00D952DE">
      <w:pPr>
        <w:pStyle w:val="Heading1"/>
        <w:rPr>
          <w:del w:id="1567" w:author="Villaverde, Alfredo" w:date="2022-03-10T13:13:00Z"/>
          <w:rFonts w:asciiTheme="minorHAnsi" w:hAnsiTheme="minorHAnsi" w:cstheme="minorHAnsi"/>
        </w:rPr>
        <w:pPrChange w:id="1568" w:author="Villaverde, Alfredo" w:date="2022-03-10T14:31:00Z">
          <w:pPr/>
        </w:pPrChange>
      </w:pPr>
      <w:del w:id="1569" w:author="Villaverde, Alfredo" w:date="2022-03-10T13:13:00Z">
        <w:r w:rsidDel="00F44063">
          <w:rPr>
            <w:rFonts w:asciiTheme="minorHAnsi" w:hAnsiTheme="minorHAnsi" w:cstheme="minorHAnsi"/>
            <w:noProof/>
          </w:rPr>
          <w:drawing>
            <wp:inline distT="0" distB="0" distL="0" distR="0" wp14:anchorId="4C502530" wp14:editId="30CE260B">
              <wp:extent cx="6582694" cy="3343742"/>
              <wp:effectExtent l="0" t="0" r="8890" b="9525"/>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ntitled.png"/>
                      <pic:cNvPicPr/>
                    </pic:nvPicPr>
                    <pic:blipFill>
                      <a:blip r:embed="rId15">
                        <a:extLst>
                          <a:ext uri="{28A0092B-C50C-407E-A947-70E740481C1C}">
                            <a14:useLocalDpi xmlns:a14="http://schemas.microsoft.com/office/drawing/2010/main" val="0"/>
                          </a:ext>
                        </a:extLst>
                      </a:blip>
                      <a:stretch>
                        <a:fillRect/>
                      </a:stretch>
                    </pic:blipFill>
                    <pic:spPr>
                      <a:xfrm>
                        <a:off x="0" y="0"/>
                        <a:ext cx="6582694" cy="3343742"/>
                      </a:xfrm>
                      <a:prstGeom prst="rect">
                        <a:avLst/>
                      </a:prstGeom>
                    </pic:spPr>
                  </pic:pic>
                </a:graphicData>
              </a:graphic>
            </wp:inline>
          </w:drawing>
        </w:r>
        <w:bookmarkStart w:id="1570" w:name="_Toc97814067"/>
        <w:bookmarkStart w:id="1571" w:name="_Toc97814826"/>
        <w:bookmarkStart w:id="1572" w:name="_Toc97815078"/>
        <w:bookmarkStart w:id="1573" w:name="_Toc97815209"/>
        <w:bookmarkStart w:id="1574" w:name="_Toc97816073"/>
        <w:bookmarkStart w:id="1575" w:name="_Toc97816662"/>
        <w:bookmarkStart w:id="1576" w:name="_Toc103766422"/>
        <w:bookmarkStart w:id="1577" w:name="_Toc103766501"/>
        <w:bookmarkStart w:id="1578" w:name="_Toc103768520"/>
        <w:bookmarkStart w:id="1579" w:name="_Toc103768599"/>
        <w:bookmarkStart w:id="1580" w:name="_Toc103768678"/>
        <w:bookmarkStart w:id="1581" w:name="_Toc103768757"/>
        <w:bookmarkStart w:id="1582" w:name="_Toc103768851"/>
        <w:bookmarkStart w:id="1583" w:name="_Toc103769009"/>
        <w:bookmarkStart w:id="1584" w:name="_Toc103769088"/>
        <w:bookmarkStart w:id="1585" w:name="_Toc103769167"/>
        <w:bookmarkStart w:id="1586" w:name="_Toc103769246"/>
        <w:bookmarkStart w:id="1587" w:name="_Toc103769325"/>
        <w:bookmarkStart w:id="1588" w:name="_Toc103769419"/>
        <w:bookmarkStart w:id="1589" w:name="_Toc103769498"/>
        <w:bookmarkStart w:id="1590" w:name="_Toc103769577"/>
        <w:bookmarkStart w:id="1591" w:name="_Toc103769657"/>
        <w:bookmarkStart w:id="1592" w:name="_Toc103769733"/>
        <w:bookmarkStart w:id="1593" w:name="_Toc103769808"/>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del>
    </w:p>
    <w:p w14:paraId="70694820" w14:textId="6F4E9822" w:rsidR="00D952DE" w:rsidDel="00F44063" w:rsidRDefault="00D952DE">
      <w:pPr>
        <w:pStyle w:val="Heading1"/>
        <w:rPr>
          <w:del w:id="1594" w:author="Villaverde, Alfredo" w:date="2022-03-10T13:13:00Z"/>
          <w:rFonts w:asciiTheme="minorHAnsi" w:hAnsiTheme="minorHAnsi" w:cstheme="minorHAnsi"/>
        </w:rPr>
        <w:pPrChange w:id="1595" w:author="Villaverde, Alfredo" w:date="2022-03-10T14:31:00Z">
          <w:pPr/>
        </w:pPrChange>
      </w:pPr>
      <w:del w:id="1596" w:author="Villaverde, Alfredo" w:date="2022-03-10T13:13:00Z">
        <w:r w:rsidDel="00F44063">
          <w:rPr>
            <w:rFonts w:asciiTheme="minorHAnsi" w:hAnsiTheme="minorHAnsi" w:cstheme="minorHAnsi"/>
          </w:rPr>
          <w:delText xml:space="preserve">When the shopper clicks into the box a calendar of the available dates will display. Once the date is selected the field will display with that date. </w:delText>
        </w:r>
        <w:bookmarkStart w:id="1597" w:name="_Toc97814068"/>
        <w:bookmarkStart w:id="1598" w:name="_Toc97814827"/>
        <w:bookmarkStart w:id="1599" w:name="_Toc97815079"/>
        <w:bookmarkStart w:id="1600" w:name="_Toc97815210"/>
        <w:bookmarkStart w:id="1601" w:name="_Toc97816074"/>
        <w:bookmarkStart w:id="1602" w:name="_Toc97816663"/>
        <w:bookmarkStart w:id="1603" w:name="_Toc103766423"/>
        <w:bookmarkStart w:id="1604" w:name="_Toc103766502"/>
        <w:bookmarkStart w:id="1605" w:name="_Toc103768521"/>
        <w:bookmarkStart w:id="1606" w:name="_Toc103768600"/>
        <w:bookmarkStart w:id="1607" w:name="_Toc103768679"/>
        <w:bookmarkStart w:id="1608" w:name="_Toc103768758"/>
        <w:bookmarkStart w:id="1609" w:name="_Toc103768852"/>
        <w:bookmarkStart w:id="1610" w:name="_Toc103769010"/>
        <w:bookmarkStart w:id="1611" w:name="_Toc103769089"/>
        <w:bookmarkStart w:id="1612" w:name="_Toc103769168"/>
        <w:bookmarkStart w:id="1613" w:name="_Toc103769247"/>
        <w:bookmarkStart w:id="1614" w:name="_Toc103769326"/>
        <w:bookmarkStart w:id="1615" w:name="_Toc103769420"/>
        <w:bookmarkStart w:id="1616" w:name="_Toc103769499"/>
        <w:bookmarkStart w:id="1617" w:name="_Toc103769578"/>
        <w:bookmarkStart w:id="1618" w:name="_Toc103769658"/>
        <w:bookmarkStart w:id="1619" w:name="_Toc103769734"/>
        <w:bookmarkStart w:id="1620" w:name="_Toc103769809"/>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del>
    </w:p>
    <w:p w14:paraId="394D5AEA" w14:textId="063856C5" w:rsidR="00D952DE" w:rsidDel="00F44063" w:rsidRDefault="00D952DE">
      <w:pPr>
        <w:pStyle w:val="Heading1"/>
        <w:rPr>
          <w:del w:id="1621" w:author="Villaverde, Alfredo" w:date="2022-03-10T13:13:00Z"/>
          <w:rFonts w:asciiTheme="minorHAnsi" w:hAnsiTheme="minorHAnsi" w:cstheme="minorHAnsi"/>
        </w:rPr>
        <w:pPrChange w:id="1622" w:author="Villaverde, Alfredo" w:date="2022-03-10T14:31:00Z">
          <w:pPr/>
        </w:pPrChange>
      </w:pPr>
      <w:del w:id="1623" w:author="Villaverde, Alfredo" w:date="2022-03-10T13:13:00Z">
        <w:r w:rsidDel="00F44063">
          <w:rPr>
            <w:noProof/>
          </w:rPr>
          <w:drawing>
            <wp:inline distT="0" distB="0" distL="0" distR="0" wp14:anchorId="24DC2700" wp14:editId="7E6B7C26">
              <wp:extent cx="1930400" cy="18709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31770" cy="1872229"/>
                      </a:xfrm>
                      <a:prstGeom prst="rect">
                        <a:avLst/>
                      </a:prstGeom>
                    </pic:spPr>
                  </pic:pic>
                </a:graphicData>
              </a:graphic>
            </wp:inline>
          </w:drawing>
        </w:r>
        <w:bookmarkStart w:id="1624" w:name="_Toc97814069"/>
        <w:bookmarkStart w:id="1625" w:name="_Toc97814828"/>
        <w:bookmarkStart w:id="1626" w:name="_Toc97815080"/>
        <w:bookmarkStart w:id="1627" w:name="_Toc97815211"/>
        <w:bookmarkStart w:id="1628" w:name="_Toc97816075"/>
        <w:bookmarkStart w:id="1629" w:name="_Toc97816664"/>
        <w:bookmarkStart w:id="1630" w:name="_Toc103766424"/>
        <w:bookmarkStart w:id="1631" w:name="_Toc103766503"/>
        <w:bookmarkStart w:id="1632" w:name="_Toc103768522"/>
        <w:bookmarkStart w:id="1633" w:name="_Toc103768601"/>
        <w:bookmarkStart w:id="1634" w:name="_Toc103768680"/>
        <w:bookmarkStart w:id="1635" w:name="_Toc103768759"/>
        <w:bookmarkStart w:id="1636" w:name="_Toc103768853"/>
        <w:bookmarkStart w:id="1637" w:name="_Toc103769011"/>
        <w:bookmarkStart w:id="1638" w:name="_Toc103769090"/>
        <w:bookmarkStart w:id="1639" w:name="_Toc103769169"/>
        <w:bookmarkStart w:id="1640" w:name="_Toc103769248"/>
        <w:bookmarkStart w:id="1641" w:name="_Toc103769327"/>
        <w:bookmarkStart w:id="1642" w:name="_Toc103769421"/>
        <w:bookmarkStart w:id="1643" w:name="_Toc103769500"/>
        <w:bookmarkStart w:id="1644" w:name="_Toc103769579"/>
        <w:bookmarkStart w:id="1645" w:name="_Toc103769659"/>
        <w:bookmarkStart w:id="1646" w:name="_Toc103769735"/>
        <w:bookmarkStart w:id="1647" w:name="_Toc103769810"/>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del>
    </w:p>
    <w:p w14:paraId="6629180C" w14:textId="4E107D81" w:rsidR="00B43E45" w:rsidDel="00F44063" w:rsidRDefault="00D952DE">
      <w:pPr>
        <w:pStyle w:val="Heading1"/>
        <w:rPr>
          <w:del w:id="1648" w:author="Villaverde, Alfredo" w:date="2022-03-10T13:13:00Z"/>
          <w:rFonts w:asciiTheme="minorHAnsi" w:hAnsiTheme="minorHAnsi" w:cstheme="minorHAnsi"/>
        </w:rPr>
        <w:pPrChange w:id="1649" w:author="Villaverde, Alfredo" w:date="2022-03-10T14:31:00Z">
          <w:pPr/>
        </w:pPrChange>
      </w:pPr>
      <w:del w:id="1650" w:author="Villaverde, Alfredo" w:date="2022-03-10T13:13:00Z">
        <w:r w:rsidDel="00F44063">
          <w:rPr>
            <w:rFonts w:asciiTheme="minorHAnsi" w:hAnsiTheme="minorHAnsi" w:cstheme="minorHAnsi"/>
          </w:rPr>
          <w:delText xml:space="preserve">The dates selected will display on the final review page of the order.  </w:delText>
        </w:r>
        <w:r w:rsidR="00B43E45" w:rsidDel="00F44063">
          <w:rPr>
            <w:rFonts w:asciiTheme="minorHAnsi" w:hAnsiTheme="minorHAnsi" w:cstheme="minorHAnsi"/>
          </w:rPr>
          <w:delText xml:space="preserve">If no ship date was available for selection it should say “Shipping Upon Harvest” where the selected date would display if there was one. </w:delText>
        </w:r>
        <w:bookmarkStart w:id="1651" w:name="_Toc97814070"/>
        <w:bookmarkStart w:id="1652" w:name="_Toc97814829"/>
        <w:bookmarkStart w:id="1653" w:name="_Toc97815081"/>
        <w:bookmarkStart w:id="1654" w:name="_Toc97815212"/>
        <w:bookmarkStart w:id="1655" w:name="_Toc97816076"/>
        <w:bookmarkStart w:id="1656" w:name="_Toc97816665"/>
        <w:bookmarkStart w:id="1657" w:name="_Toc103766425"/>
        <w:bookmarkStart w:id="1658" w:name="_Toc103766504"/>
        <w:bookmarkStart w:id="1659" w:name="_Toc103768523"/>
        <w:bookmarkStart w:id="1660" w:name="_Toc103768602"/>
        <w:bookmarkStart w:id="1661" w:name="_Toc103768681"/>
        <w:bookmarkStart w:id="1662" w:name="_Toc103768760"/>
        <w:bookmarkStart w:id="1663" w:name="_Toc103768854"/>
        <w:bookmarkStart w:id="1664" w:name="_Toc103769012"/>
        <w:bookmarkStart w:id="1665" w:name="_Toc103769091"/>
        <w:bookmarkStart w:id="1666" w:name="_Toc103769170"/>
        <w:bookmarkStart w:id="1667" w:name="_Toc103769249"/>
        <w:bookmarkStart w:id="1668" w:name="_Toc103769328"/>
        <w:bookmarkStart w:id="1669" w:name="_Toc103769422"/>
        <w:bookmarkStart w:id="1670" w:name="_Toc103769501"/>
        <w:bookmarkStart w:id="1671" w:name="_Toc103769580"/>
        <w:bookmarkStart w:id="1672" w:name="_Toc103769660"/>
        <w:bookmarkStart w:id="1673" w:name="_Toc103769736"/>
        <w:bookmarkStart w:id="1674" w:name="_Toc103769811"/>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del>
    </w:p>
    <w:p w14:paraId="7D8E14FD" w14:textId="69ABAEDA" w:rsidR="00B43E45" w:rsidDel="00F44063" w:rsidRDefault="00B43E45">
      <w:pPr>
        <w:pStyle w:val="Heading1"/>
        <w:rPr>
          <w:del w:id="1675" w:author="Villaverde, Alfredo" w:date="2022-03-10T13:13:00Z"/>
          <w:rFonts w:asciiTheme="minorHAnsi" w:hAnsiTheme="minorHAnsi" w:cstheme="minorHAnsi"/>
          <w:b/>
          <w:bCs/>
        </w:rPr>
        <w:pPrChange w:id="1676" w:author="Villaverde, Alfredo" w:date="2022-03-10T14:31:00Z">
          <w:pPr/>
        </w:pPrChange>
      </w:pPr>
      <w:bookmarkStart w:id="1677" w:name="_Toc97814071"/>
      <w:bookmarkStart w:id="1678" w:name="_Toc97814830"/>
      <w:bookmarkStart w:id="1679" w:name="_Toc97815082"/>
      <w:bookmarkStart w:id="1680" w:name="_Toc97815213"/>
      <w:bookmarkStart w:id="1681" w:name="_Toc97816077"/>
      <w:bookmarkStart w:id="1682" w:name="_Toc97816666"/>
      <w:bookmarkStart w:id="1683" w:name="_Toc103766426"/>
      <w:bookmarkStart w:id="1684" w:name="_Toc103766505"/>
      <w:bookmarkStart w:id="1685" w:name="_Toc103768524"/>
      <w:bookmarkStart w:id="1686" w:name="_Toc103768603"/>
      <w:bookmarkStart w:id="1687" w:name="_Toc103768682"/>
      <w:bookmarkStart w:id="1688" w:name="_Toc103768761"/>
      <w:bookmarkStart w:id="1689" w:name="_Toc103768855"/>
      <w:bookmarkStart w:id="1690" w:name="_Toc103769013"/>
      <w:bookmarkStart w:id="1691" w:name="_Toc103769092"/>
      <w:bookmarkStart w:id="1692" w:name="_Toc103769171"/>
      <w:bookmarkStart w:id="1693" w:name="_Toc103769250"/>
      <w:bookmarkStart w:id="1694" w:name="_Toc103769329"/>
      <w:bookmarkStart w:id="1695" w:name="_Toc103769423"/>
      <w:bookmarkStart w:id="1696" w:name="_Toc103769502"/>
      <w:bookmarkStart w:id="1697" w:name="_Toc103769581"/>
      <w:bookmarkStart w:id="1698" w:name="_Toc103769661"/>
      <w:bookmarkStart w:id="1699" w:name="_Toc103769737"/>
      <w:bookmarkStart w:id="1700" w:name="_Toc103769812"/>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p>
    <w:p w14:paraId="6FCC09CC" w14:textId="7A5FDE19" w:rsidR="00B43E45" w:rsidDel="00F44063" w:rsidRDefault="00B43E45">
      <w:pPr>
        <w:pStyle w:val="Heading1"/>
        <w:rPr>
          <w:del w:id="1701" w:author="Villaverde, Alfredo" w:date="2022-03-10T13:13:00Z"/>
          <w:rFonts w:asciiTheme="minorHAnsi" w:hAnsiTheme="minorHAnsi" w:cstheme="minorHAnsi"/>
          <w:b/>
          <w:bCs/>
        </w:rPr>
        <w:pPrChange w:id="1702" w:author="Villaverde, Alfredo" w:date="2022-03-10T14:31:00Z">
          <w:pPr/>
        </w:pPrChange>
      </w:pPr>
      <w:bookmarkStart w:id="1703" w:name="_Toc97814072"/>
      <w:bookmarkStart w:id="1704" w:name="_Toc97814831"/>
      <w:bookmarkStart w:id="1705" w:name="_Toc97815083"/>
      <w:bookmarkStart w:id="1706" w:name="_Toc97815214"/>
      <w:bookmarkStart w:id="1707" w:name="_Toc97816078"/>
      <w:bookmarkStart w:id="1708" w:name="_Toc97816667"/>
      <w:bookmarkStart w:id="1709" w:name="_Toc103766427"/>
      <w:bookmarkStart w:id="1710" w:name="_Toc103766506"/>
      <w:bookmarkStart w:id="1711" w:name="_Toc103768525"/>
      <w:bookmarkStart w:id="1712" w:name="_Toc103768604"/>
      <w:bookmarkStart w:id="1713" w:name="_Toc103768683"/>
      <w:bookmarkStart w:id="1714" w:name="_Toc103768762"/>
      <w:bookmarkStart w:id="1715" w:name="_Toc103768856"/>
      <w:bookmarkStart w:id="1716" w:name="_Toc103769014"/>
      <w:bookmarkStart w:id="1717" w:name="_Toc103769093"/>
      <w:bookmarkStart w:id="1718" w:name="_Toc103769172"/>
      <w:bookmarkStart w:id="1719" w:name="_Toc103769251"/>
      <w:bookmarkStart w:id="1720" w:name="_Toc103769330"/>
      <w:bookmarkStart w:id="1721" w:name="_Toc103769424"/>
      <w:bookmarkStart w:id="1722" w:name="_Toc103769503"/>
      <w:bookmarkStart w:id="1723" w:name="_Toc103769582"/>
      <w:bookmarkStart w:id="1724" w:name="_Toc103769662"/>
      <w:bookmarkStart w:id="1725" w:name="_Toc103769738"/>
      <w:bookmarkStart w:id="1726" w:name="_Toc103769813"/>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p>
    <w:p w14:paraId="0DCDBF4D" w14:textId="4AD85D6B" w:rsidR="00B43E45" w:rsidDel="00F44063" w:rsidRDefault="00B43E45">
      <w:pPr>
        <w:pStyle w:val="Heading1"/>
        <w:rPr>
          <w:del w:id="1727" w:author="Villaverde, Alfredo" w:date="2022-03-10T13:13:00Z"/>
          <w:rFonts w:asciiTheme="minorHAnsi" w:hAnsiTheme="minorHAnsi" w:cstheme="minorHAnsi"/>
          <w:b/>
          <w:bCs/>
        </w:rPr>
        <w:pPrChange w:id="1728" w:author="Villaverde, Alfredo" w:date="2022-03-10T14:31:00Z">
          <w:pPr/>
        </w:pPrChange>
      </w:pPr>
      <w:bookmarkStart w:id="1729" w:name="_Toc97814073"/>
      <w:bookmarkStart w:id="1730" w:name="_Toc97814832"/>
      <w:bookmarkStart w:id="1731" w:name="_Toc97815084"/>
      <w:bookmarkStart w:id="1732" w:name="_Toc97815215"/>
      <w:bookmarkStart w:id="1733" w:name="_Toc97816079"/>
      <w:bookmarkStart w:id="1734" w:name="_Toc97816668"/>
      <w:bookmarkStart w:id="1735" w:name="_Toc103766428"/>
      <w:bookmarkStart w:id="1736" w:name="_Toc103766507"/>
      <w:bookmarkStart w:id="1737" w:name="_Toc103768526"/>
      <w:bookmarkStart w:id="1738" w:name="_Toc103768605"/>
      <w:bookmarkStart w:id="1739" w:name="_Toc103768684"/>
      <w:bookmarkStart w:id="1740" w:name="_Toc103768763"/>
      <w:bookmarkStart w:id="1741" w:name="_Toc103768857"/>
      <w:bookmarkStart w:id="1742" w:name="_Toc103769015"/>
      <w:bookmarkStart w:id="1743" w:name="_Toc103769094"/>
      <w:bookmarkStart w:id="1744" w:name="_Toc103769173"/>
      <w:bookmarkStart w:id="1745" w:name="_Toc103769252"/>
      <w:bookmarkStart w:id="1746" w:name="_Toc103769331"/>
      <w:bookmarkStart w:id="1747" w:name="_Toc103769425"/>
      <w:bookmarkStart w:id="1748" w:name="_Toc103769504"/>
      <w:bookmarkStart w:id="1749" w:name="_Toc103769583"/>
      <w:bookmarkStart w:id="1750" w:name="_Toc103769663"/>
      <w:bookmarkStart w:id="1751" w:name="_Toc103769739"/>
      <w:bookmarkStart w:id="1752" w:name="_Toc103769814"/>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p>
    <w:p w14:paraId="47E76BB4" w14:textId="6984A0EB" w:rsidR="00B43E45" w:rsidDel="00F44063" w:rsidRDefault="00B43E45">
      <w:pPr>
        <w:pStyle w:val="Heading1"/>
        <w:rPr>
          <w:del w:id="1753" w:author="Villaverde, Alfredo" w:date="2022-03-10T13:13:00Z"/>
          <w:rFonts w:asciiTheme="minorHAnsi" w:hAnsiTheme="minorHAnsi" w:cstheme="minorHAnsi"/>
          <w:b/>
          <w:bCs/>
        </w:rPr>
        <w:pPrChange w:id="1754" w:author="Villaverde, Alfredo" w:date="2022-03-10T14:31:00Z">
          <w:pPr/>
        </w:pPrChange>
      </w:pPr>
      <w:bookmarkStart w:id="1755" w:name="_Toc97814074"/>
      <w:bookmarkStart w:id="1756" w:name="_Toc97814833"/>
      <w:bookmarkStart w:id="1757" w:name="_Toc97815085"/>
      <w:bookmarkStart w:id="1758" w:name="_Toc97815216"/>
      <w:bookmarkStart w:id="1759" w:name="_Toc97816080"/>
      <w:bookmarkStart w:id="1760" w:name="_Toc97816669"/>
      <w:bookmarkStart w:id="1761" w:name="_Toc103766429"/>
      <w:bookmarkStart w:id="1762" w:name="_Toc103766508"/>
      <w:bookmarkStart w:id="1763" w:name="_Toc103768527"/>
      <w:bookmarkStart w:id="1764" w:name="_Toc103768606"/>
      <w:bookmarkStart w:id="1765" w:name="_Toc103768685"/>
      <w:bookmarkStart w:id="1766" w:name="_Toc103768764"/>
      <w:bookmarkStart w:id="1767" w:name="_Toc103768858"/>
      <w:bookmarkStart w:id="1768" w:name="_Toc103769016"/>
      <w:bookmarkStart w:id="1769" w:name="_Toc103769095"/>
      <w:bookmarkStart w:id="1770" w:name="_Toc103769174"/>
      <w:bookmarkStart w:id="1771" w:name="_Toc103769253"/>
      <w:bookmarkStart w:id="1772" w:name="_Toc103769332"/>
      <w:bookmarkStart w:id="1773" w:name="_Toc103769426"/>
      <w:bookmarkStart w:id="1774" w:name="_Toc103769505"/>
      <w:bookmarkStart w:id="1775" w:name="_Toc103769584"/>
      <w:bookmarkStart w:id="1776" w:name="_Toc103769664"/>
      <w:bookmarkStart w:id="1777" w:name="_Toc103769740"/>
      <w:bookmarkStart w:id="1778" w:name="_Toc103769815"/>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p>
    <w:p w14:paraId="054246A1" w14:textId="201E496A" w:rsidR="00B43E45" w:rsidDel="00F44063" w:rsidRDefault="00B43E45">
      <w:pPr>
        <w:pStyle w:val="Heading1"/>
        <w:rPr>
          <w:del w:id="1779" w:author="Villaverde, Alfredo" w:date="2022-03-10T13:13:00Z"/>
          <w:rFonts w:asciiTheme="minorHAnsi" w:hAnsiTheme="minorHAnsi" w:cstheme="minorHAnsi"/>
          <w:b/>
          <w:bCs/>
        </w:rPr>
        <w:pPrChange w:id="1780" w:author="Villaverde, Alfredo" w:date="2022-03-10T14:31:00Z">
          <w:pPr/>
        </w:pPrChange>
      </w:pPr>
      <w:bookmarkStart w:id="1781" w:name="_Toc97814075"/>
      <w:bookmarkStart w:id="1782" w:name="_Toc97814834"/>
      <w:bookmarkStart w:id="1783" w:name="_Toc97815086"/>
      <w:bookmarkStart w:id="1784" w:name="_Toc97815217"/>
      <w:bookmarkStart w:id="1785" w:name="_Toc97816081"/>
      <w:bookmarkStart w:id="1786" w:name="_Toc97816670"/>
      <w:bookmarkStart w:id="1787" w:name="_Toc103766430"/>
      <w:bookmarkStart w:id="1788" w:name="_Toc103766509"/>
      <w:bookmarkStart w:id="1789" w:name="_Toc103768528"/>
      <w:bookmarkStart w:id="1790" w:name="_Toc103768607"/>
      <w:bookmarkStart w:id="1791" w:name="_Toc103768686"/>
      <w:bookmarkStart w:id="1792" w:name="_Toc103768765"/>
      <w:bookmarkStart w:id="1793" w:name="_Toc103768859"/>
      <w:bookmarkStart w:id="1794" w:name="_Toc103769017"/>
      <w:bookmarkStart w:id="1795" w:name="_Toc103769096"/>
      <w:bookmarkStart w:id="1796" w:name="_Toc103769175"/>
      <w:bookmarkStart w:id="1797" w:name="_Toc103769254"/>
      <w:bookmarkStart w:id="1798" w:name="_Toc103769333"/>
      <w:bookmarkStart w:id="1799" w:name="_Toc103769427"/>
      <w:bookmarkStart w:id="1800" w:name="_Toc103769506"/>
      <w:bookmarkStart w:id="1801" w:name="_Toc103769585"/>
      <w:bookmarkStart w:id="1802" w:name="_Toc103769665"/>
      <w:bookmarkStart w:id="1803" w:name="_Toc103769741"/>
      <w:bookmarkStart w:id="1804" w:name="_Toc103769816"/>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p>
    <w:p w14:paraId="14B851A7" w14:textId="3FFFA8F5" w:rsidR="00B43E45" w:rsidRPr="00B43E45" w:rsidDel="00F44063" w:rsidRDefault="00B43E45">
      <w:pPr>
        <w:pStyle w:val="Heading1"/>
        <w:rPr>
          <w:del w:id="1805" w:author="Villaverde, Alfredo" w:date="2022-03-10T13:13:00Z"/>
          <w:rFonts w:asciiTheme="minorHAnsi" w:hAnsiTheme="minorHAnsi" w:cstheme="minorHAnsi"/>
          <w:b/>
          <w:bCs/>
        </w:rPr>
        <w:pPrChange w:id="1806" w:author="Villaverde, Alfredo" w:date="2022-03-10T14:31:00Z">
          <w:pPr/>
        </w:pPrChange>
      </w:pPr>
      <w:del w:id="1807" w:author="Villaverde, Alfredo" w:date="2022-03-10T13:13:00Z">
        <w:r w:rsidRPr="00B43E45" w:rsidDel="00F44063">
          <w:rPr>
            <w:rFonts w:asciiTheme="minorHAnsi" w:hAnsiTheme="minorHAnsi" w:cstheme="minorHAnsi"/>
            <w:b/>
            <w:bCs/>
          </w:rPr>
          <w:delText>Example of order review page:</w:delText>
        </w:r>
        <w:bookmarkStart w:id="1808" w:name="_Toc97814076"/>
        <w:bookmarkStart w:id="1809" w:name="_Toc97814835"/>
        <w:bookmarkStart w:id="1810" w:name="_Toc97815087"/>
        <w:bookmarkStart w:id="1811" w:name="_Toc97815218"/>
        <w:bookmarkStart w:id="1812" w:name="_Toc97816082"/>
        <w:bookmarkStart w:id="1813" w:name="_Toc97816671"/>
        <w:bookmarkStart w:id="1814" w:name="_Toc103766431"/>
        <w:bookmarkStart w:id="1815" w:name="_Toc103766510"/>
        <w:bookmarkStart w:id="1816" w:name="_Toc103768529"/>
        <w:bookmarkStart w:id="1817" w:name="_Toc103768608"/>
        <w:bookmarkStart w:id="1818" w:name="_Toc103768687"/>
        <w:bookmarkStart w:id="1819" w:name="_Toc103768766"/>
        <w:bookmarkStart w:id="1820" w:name="_Toc103768860"/>
        <w:bookmarkStart w:id="1821" w:name="_Toc103769018"/>
        <w:bookmarkStart w:id="1822" w:name="_Toc103769097"/>
        <w:bookmarkStart w:id="1823" w:name="_Toc103769176"/>
        <w:bookmarkStart w:id="1824" w:name="_Toc103769255"/>
        <w:bookmarkStart w:id="1825" w:name="_Toc103769334"/>
        <w:bookmarkStart w:id="1826" w:name="_Toc103769428"/>
        <w:bookmarkStart w:id="1827" w:name="_Toc103769507"/>
        <w:bookmarkStart w:id="1828" w:name="_Toc103769586"/>
        <w:bookmarkStart w:id="1829" w:name="_Toc103769666"/>
        <w:bookmarkStart w:id="1830" w:name="_Toc103769742"/>
        <w:bookmarkStart w:id="1831" w:name="_Toc10376981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del>
    </w:p>
    <w:p w14:paraId="0C0BEF6F" w14:textId="7D893815" w:rsidR="00B43E45" w:rsidDel="00F44063" w:rsidRDefault="00B43E45">
      <w:pPr>
        <w:pStyle w:val="Heading1"/>
        <w:rPr>
          <w:del w:id="1832" w:author="Villaverde, Alfredo" w:date="2022-03-10T13:13:00Z"/>
          <w:rFonts w:asciiTheme="minorHAnsi" w:hAnsiTheme="minorHAnsi" w:cstheme="minorHAnsi"/>
        </w:rPr>
        <w:pPrChange w:id="1833" w:author="Villaverde, Alfredo" w:date="2022-03-10T14:31:00Z">
          <w:pPr/>
        </w:pPrChange>
      </w:pPr>
      <w:del w:id="1834" w:author="Villaverde, Alfredo" w:date="2022-03-10T13:13:00Z">
        <w:r w:rsidDel="00F44063">
          <w:rPr>
            <w:noProof/>
          </w:rPr>
          <w:drawing>
            <wp:inline distT="0" distB="0" distL="0" distR="0" wp14:anchorId="6B34453A" wp14:editId="7EC86C2E">
              <wp:extent cx="6583680" cy="435483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83680" cy="4354830"/>
                      </a:xfrm>
                      <a:prstGeom prst="rect">
                        <a:avLst/>
                      </a:prstGeom>
                    </pic:spPr>
                  </pic:pic>
                </a:graphicData>
              </a:graphic>
            </wp:inline>
          </w:drawing>
        </w:r>
        <w:bookmarkStart w:id="1835" w:name="_Toc97814077"/>
        <w:bookmarkStart w:id="1836" w:name="_Toc97814836"/>
        <w:bookmarkStart w:id="1837" w:name="_Toc97815088"/>
        <w:bookmarkStart w:id="1838" w:name="_Toc97815219"/>
        <w:bookmarkStart w:id="1839" w:name="_Toc97816083"/>
        <w:bookmarkStart w:id="1840" w:name="_Toc97816672"/>
        <w:bookmarkStart w:id="1841" w:name="_Toc103766432"/>
        <w:bookmarkStart w:id="1842" w:name="_Toc103766511"/>
        <w:bookmarkStart w:id="1843" w:name="_Toc103768530"/>
        <w:bookmarkStart w:id="1844" w:name="_Toc103768609"/>
        <w:bookmarkStart w:id="1845" w:name="_Toc103768688"/>
        <w:bookmarkStart w:id="1846" w:name="_Toc103768767"/>
        <w:bookmarkStart w:id="1847" w:name="_Toc103768861"/>
        <w:bookmarkStart w:id="1848" w:name="_Toc103769019"/>
        <w:bookmarkStart w:id="1849" w:name="_Toc103769098"/>
        <w:bookmarkStart w:id="1850" w:name="_Toc103769177"/>
        <w:bookmarkStart w:id="1851" w:name="_Toc103769256"/>
        <w:bookmarkStart w:id="1852" w:name="_Toc103769335"/>
        <w:bookmarkStart w:id="1853" w:name="_Toc103769429"/>
        <w:bookmarkStart w:id="1854" w:name="_Toc103769508"/>
        <w:bookmarkStart w:id="1855" w:name="_Toc103769587"/>
        <w:bookmarkStart w:id="1856" w:name="_Toc103769667"/>
        <w:bookmarkStart w:id="1857" w:name="_Toc103769743"/>
        <w:bookmarkStart w:id="1858" w:name="_Toc103769818"/>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del>
    </w:p>
    <w:p w14:paraId="5670D8DA" w14:textId="7995090A" w:rsidR="00D952DE" w:rsidDel="00F44063" w:rsidRDefault="00AA0580">
      <w:pPr>
        <w:pStyle w:val="Heading1"/>
        <w:rPr>
          <w:del w:id="1859" w:author="Villaverde, Alfredo" w:date="2022-03-10T13:13:00Z"/>
          <w:rFonts w:asciiTheme="minorHAnsi" w:hAnsiTheme="minorHAnsi" w:cstheme="minorHAnsi"/>
        </w:rPr>
        <w:pPrChange w:id="1860" w:author="Villaverde, Alfredo" w:date="2022-03-10T14:31:00Z">
          <w:pPr/>
        </w:pPrChange>
      </w:pPr>
      <w:del w:id="1861" w:author="Villaverde, Alfredo" w:date="2022-03-10T13:13:00Z">
        <w:r w:rsidDel="00F44063">
          <w:rPr>
            <w:rFonts w:asciiTheme="minorHAnsi" w:hAnsiTheme="minorHAnsi" w:cstheme="minorHAnsi"/>
          </w:rPr>
          <w:delText xml:space="preserve">It should also show the ship dates selected in My Account – purchase history when viewing the sales order details. </w:delText>
        </w:r>
        <w:bookmarkStart w:id="1862" w:name="_Toc97814078"/>
        <w:bookmarkStart w:id="1863" w:name="_Toc97814837"/>
        <w:bookmarkStart w:id="1864" w:name="_Toc97815089"/>
        <w:bookmarkStart w:id="1865" w:name="_Toc97815220"/>
        <w:bookmarkStart w:id="1866" w:name="_Toc97816084"/>
        <w:bookmarkStart w:id="1867" w:name="_Toc97816673"/>
        <w:bookmarkStart w:id="1868" w:name="_Toc103766433"/>
        <w:bookmarkStart w:id="1869" w:name="_Toc103766512"/>
        <w:bookmarkStart w:id="1870" w:name="_Toc103768531"/>
        <w:bookmarkStart w:id="1871" w:name="_Toc103768610"/>
        <w:bookmarkStart w:id="1872" w:name="_Toc103768689"/>
        <w:bookmarkStart w:id="1873" w:name="_Toc103768768"/>
        <w:bookmarkStart w:id="1874" w:name="_Toc103768862"/>
        <w:bookmarkStart w:id="1875" w:name="_Toc103769020"/>
        <w:bookmarkStart w:id="1876" w:name="_Toc103769099"/>
        <w:bookmarkStart w:id="1877" w:name="_Toc103769178"/>
        <w:bookmarkStart w:id="1878" w:name="_Toc103769257"/>
        <w:bookmarkStart w:id="1879" w:name="_Toc103769336"/>
        <w:bookmarkStart w:id="1880" w:name="_Toc103769430"/>
        <w:bookmarkStart w:id="1881" w:name="_Toc103769509"/>
        <w:bookmarkStart w:id="1882" w:name="_Toc103769588"/>
        <w:bookmarkStart w:id="1883" w:name="_Toc103769668"/>
        <w:bookmarkStart w:id="1884" w:name="_Toc103769744"/>
        <w:bookmarkStart w:id="1885" w:name="_Toc103769819"/>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del>
    </w:p>
    <w:p w14:paraId="607C3434" w14:textId="4BF3EBE7" w:rsidR="00BB60DB" w:rsidDel="00F44063" w:rsidRDefault="00BB60DB">
      <w:pPr>
        <w:pStyle w:val="Heading1"/>
        <w:rPr>
          <w:del w:id="1886" w:author="Villaverde, Alfredo" w:date="2022-03-10T13:13:00Z"/>
          <w:rFonts w:asciiTheme="minorHAnsi" w:hAnsiTheme="minorHAnsi" w:cstheme="minorHAnsi"/>
          <w:b/>
          <w:bCs/>
          <w:u w:val="single"/>
        </w:rPr>
        <w:pPrChange w:id="1887" w:author="Villaverde, Alfredo" w:date="2022-03-10T14:31:00Z">
          <w:pPr/>
        </w:pPrChange>
      </w:pPr>
      <w:del w:id="1888" w:author="Villaverde, Alfredo" w:date="2022-03-10T13:13:00Z">
        <w:r w:rsidRPr="00BB60DB" w:rsidDel="00F44063">
          <w:rPr>
            <w:rFonts w:asciiTheme="minorHAnsi" w:hAnsiTheme="minorHAnsi" w:cstheme="minorHAnsi"/>
            <w:b/>
            <w:bCs/>
            <w:u w:val="single"/>
          </w:rPr>
          <w:delText xml:space="preserve">Order being shipped outside the United States </w:delText>
        </w:r>
        <w:bookmarkStart w:id="1889" w:name="_Toc97814079"/>
        <w:bookmarkStart w:id="1890" w:name="_Toc97814838"/>
        <w:bookmarkStart w:id="1891" w:name="_Toc97815090"/>
        <w:bookmarkStart w:id="1892" w:name="_Toc97815221"/>
        <w:bookmarkStart w:id="1893" w:name="_Toc97816085"/>
        <w:bookmarkStart w:id="1894" w:name="_Toc97816674"/>
        <w:bookmarkStart w:id="1895" w:name="_Toc103766434"/>
        <w:bookmarkStart w:id="1896" w:name="_Toc103766513"/>
        <w:bookmarkStart w:id="1897" w:name="_Toc103768532"/>
        <w:bookmarkStart w:id="1898" w:name="_Toc103768611"/>
        <w:bookmarkStart w:id="1899" w:name="_Toc103768690"/>
        <w:bookmarkStart w:id="1900" w:name="_Toc103768769"/>
        <w:bookmarkStart w:id="1901" w:name="_Toc103768863"/>
        <w:bookmarkStart w:id="1902" w:name="_Toc103769021"/>
        <w:bookmarkStart w:id="1903" w:name="_Toc103769100"/>
        <w:bookmarkStart w:id="1904" w:name="_Toc103769179"/>
        <w:bookmarkStart w:id="1905" w:name="_Toc103769258"/>
        <w:bookmarkStart w:id="1906" w:name="_Toc103769337"/>
        <w:bookmarkStart w:id="1907" w:name="_Toc103769431"/>
        <w:bookmarkStart w:id="1908" w:name="_Toc103769510"/>
        <w:bookmarkStart w:id="1909" w:name="_Toc103769589"/>
        <w:bookmarkStart w:id="1910" w:name="_Toc103769669"/>
        <w:bookmarkStart w:id="1911" w:name="_Toc103769745"/>
        <w:bookmarkStart w:id="1912" w:name="_Toc103769820"/>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del>
    </w:p>
    <w:p w14:paraId="79268F6B" w14:textId="551DF186" w:rsidR="00BB60DB" w:rsidDel="00F44063" w:rsidRDefault="00A879C8">
      <w:pPr>
        <w:pStyle w:val="Heading1"/>
        <w:rPr>
          <w:del w:id="1913" w:author="Villaverde, Alfredo" w:date="2022-03-10T13:13:00Z"/>
          <w:rFonts w:asciiTheme="minorHAnsi" w:hAnsiTheme="minorHAnsi" w:cstheme="minorHAnsi"/>
        </w:rPr>
        <w:pPrChange w:id="1914" w:author="Villaverde, Alfredo" w:date="2022-03-10T14:31:00Z">
          <w:pPr/>
        </w:pPrChange>
      </w:pPr>
      <w:del w:id="1915" w:author="Villaverde, Alfredo" w:date="2022-03-10T13:13:00Z">
        <w:r w:rsidDel="00F44063">
          <w:rPr>
            <w:rFonts w:asciiTheme="minorHAnsi" w:hAnsiTheme="minorHAnsi" w:cstheme="minorHAnsi"/>
          </w:rPr>
          <w:delText xml:space="preserve">When the customer selects and address that is </w:delText>
        </w:r>
      </w:del>
      <w:ins w:id="1916" w:author="Bertorelli, Yvonne A" w:date="2021-11-02T14:27:00Z">
        <w:del w:id="1917" w:author="Villaverde, Alfredo" w:date="2022-03-10T13:13:00Z">
          <w:r w:rsidR="006E6617" w:rsidDel="00F44063">
            <w:rPr>
              <w:rFonts w:asciiTheme="minorHAnsi" w:hAnsiTheme="minorHAnsi" w:cstheme="minorHAnsi"/>
            </w:rPr>
            <w:delText xml:space="preserve">Alaska, </w:delText>
          </w:r>
        </w:del>
      </w:ins>
      <w:ins w:id="1918" w:author="Bertorelli, Yvonne A" w:date="2021-11-02T14:35:00Z">
        <w:del w:id="1919" w:author="Villaverde, Alfredo" w:date="2022-03-10T13:13:00Z">
          <w:r w:rsidR="00B834CA" w:rsidDel="00F44063">
            <w:rPr>
              <w:rFonts w:asciiTheme="minorHAnsi" w:hAnsiTheme="minorHAnsi" w:cstheme="minorHAnsi"/>
            </w:rPr>
            <w:delText>Hawaii,</w:delText>
          </w:r>
        </w:del>
      </w:ins>
      <w:ins w:id="1920" w:author="Bertorelli, Yvonne A" w:date="2021-11-02T14:27:00Z">
        <w:del w:id="1921" w:author="Villaverde, Alfredo" w:date="2022-03-10T13:13:00Z">
          <w:r w:rsidR="006E6617" w:rsidDel="00F44063">
            <w:rPr>
              <w:rFonts w:asciiTheme="minorHAnsi" w:hAnsiTheme="minorHAnsi" w:cstheme="minorHAnsi"/>
            </w:rPr>
            <w:delText xml:space="preserve"> or </w:delText>
          </w:r>
        </w:del>
      </w:ins>
      <w:ins w:id="1922" w:author="Bertorelli, Yvonne A" w:date="2021-11-02T14:28:00Z">
        <w:del w:id="1923" w:author="Villaverde, Alfredo" w:date="2022-03-10T13:13:00Z">
          <w:r w:rsidR="006E6617" w:rsidDel="00F44063">
            <w:rPr>
              <w:rFonts w:asciiTheme="minorHAnsi" w:hAnsiTheme="minorHAnsi" w:cstheme="minorHAnsi"/>
            </w:rPr>
            <w:delText>another country,</w:delText>
          </w:r>
        </w:del>
      </w:ins>
      <w:del w:id="1924" w:author="Villaverde, Alfredo" w:date="2022-03-10T13:13:00Z">
        <w:r w:rsidDel="00F44063">
          <w:rPr>
            <w:rFonts w:asciiTheme="minorHAnsi" w:hAnsiTheme="minorHAnsi" w:cstheme="minorHAnsi"/>
          </w:rPr>
          <w:delText xml:space="preserve">in a country other than the United States, the native checkout process will be available.  The customer will select the shipping option/s that TransnetYX make available via the shipping items setup and any rates that may apply. </w:delText>
        </w:r>
        <w:bookmarkStart w:id="1925" w:name="_Toc97814080"/>
        <w:bookmarkStart w:id="1926" w:name="_Toc97814839"/>
        <w:bookmarkStart w:id="1927" w:name="_Toc97815091"/>
        <w:bookmarkStart w:id="1928" w:name="_Toc97815222"/>
        <w:bookmarkStart w:id="1929" w:name="_Toc97816086"/>
        <w:bookmarkStart w:id="1930" w:name="_Toc97816675"/>
        <w:bookmarkStart w:id="1931" w:name="_Toc103766435"/>
        <w:bookmarkStart w:id="1932" w:name="_Toc103766514"/>
        <w:bookmarkStart w:id="1933" w:name="_Toc103768533"/>
        <w:bookmarkStart w:id="1934" w:name="_Toc103768612"/>
        <w:bookmarkStart w:id="1935" w:name="_Toc103768691"/>
        <w:bookmarkStart w:id="1936" w:name="_Toc103768770"/>
        <w:bookmarkStart w:id="1937" w:name="_Toc103768864"/>
        <w:bookmarkStart w:id="1938" w:name="_Toc103769022"/>
        <w:bookmarkStart w:id="1939" w:name="_Toc103769101"/>
        <w:bookmarkStart w:id="1940" w:name="_Toc103769180"/>
        <w:bookmarkStart w:id="1941" w:name="_Toc103769259"/>
        <w:bookmarkStart w:id="1942" w:name="_Toc103769338"/>
        <w:bookmarkStart w:id="1943" w:name="_Toc103769432"/>
        <w:bookmarkStart w:id="1944" w:name="_Toc103769511"/>
        <w:bookmarkStart w:id="1945" w:name="_Toc103769590"/>
        <w:bookmarkStart w:id="1946" w:name="_Toc103769670"/>
        <w:bookmarkStart w:id="1947" w:name="_Toc103769746"/>
        <w:bookmarkStart w:id="1948" w:name="_Toc103769821"/>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del>
    </w:p>
    <w:p w14:paraId="1DA1BD16" w14:textId="609E20DE" w:rsidR="00916C63" w:rsidDel="00F44063" w:rsidRDefault="00916C63">
      <w:pPr>
        <w:pStyle w:val="Heading1"/>
        <w:rPr>
          <w:del w:id="1949" w:author="Villaverde, Alfredo" w:date="2022-03-10T13:13:00Z"/>
          <w:rFonts w:asciiTheme="minorHAnsi" w:hAnsiTheme="minorHAnsi" w:cstheme="minorHAnsi"/>
          <w:b/>
          <w:bCs/>
          <w:u w:val="single"/>
        </w:rPr>
        <w:pPrChange w:id="1950" w:author="Villaverde, Alfredo" w:date="2022-03-10T14:31:00Z">
          <w:pPr/>
        </w:pPrChange>
      </w:pPr>
      <w:del w:id="1951" w:author="Villaverde, Alfredo" w:date="2022-03-10T13:13:00Z">
        <w:r w:rsidRPr="00916C63" w:rsidDel="00F44063">
          <w:rPr>
            <w:rFonts w:asciiTheme="minorHAnsi" w:hAnsiTheme="minorHAnsi" w:cstheme="minorHAnsi"/>
            <w:b/>
            <w:bCs/>
            <w:u w:val="single"/>
          </w:rPr>
          <w:delText>Allowing customers to select an option to use their own account</w:delText>
        </w:r>
        <w:bookmarkStart w:id="1952" w:name="_Toc97814081"/>
        <w:bookmarkStart w:id="1953" w:name="_Toc97814840"/>
        <w:bookmarkStart w:id="1954" w:name="_Toc97815092"/>
        <w:bookmarkStart w:id="1955" w:name="_Toc97815223"/>
        <w:bookmarkStart w:id="1956" w:name="_Toc97816087"/>
        <w:bookmarkStart w:id="1957" w:name="_Toc97816676"/>
        <w:bookmarkStart w:id="1958" w:name="_Toc103766436"/>
        <w:bookmarkStart w:id="1959" w:name="_Toc103766515"/>
        <w:bookmarkStart w:id="1960" w:name="_Toc103768534"/>
        <w:bookmarkStart w:id="1961" w:name="_Toc103768613"/>
        <w:bookmarkStart w:id="1962" w:name="_Toc103768692"/>
        <w:bookmarkStart w:id="1963" w:name="_Toc103768771"/>
        <w:bookmarkStart w:id="1964" w:name="_Toc103768865"/>
        <w:bookmarkStart w:id="1965" w:name="_Toc103769023"/>
        <w:bookmarkStart w:id="1966" w:name="_Toc103769102"/>
        <w:bookmarkStart w:id="1967" w:name="_Toc103769181"/>
        <w:bookmarkStart w:id="1968" w:name="_Toc103769260"/>
        <w:bookmarkStart w:id="1969" w:name="_Toc103769339"/>
        <w:bookmarkStart w:id="1970" w:name="_Toc103769433"/>
        <w:bookmarkStart w:id="1971" w:name="_Toc103769512"/>
        <w:bookmarkStart w:id="1972" w:name="_Toc103769591"/>
        <w:bookmarkStart w:id="1973" w:name="_Toc103769671"/>
        <w:bookmarkStart w:id="1974" w:name="_Toc103769747"/>
        <w:bookmarkStart w:id="1975" w:name="_Toc103769822"/>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del>
    </w:p>
    <w:p w14:paraId="054B72A9" w14:textId="5CB1AEE4" w:rsidR="00A879C8" w:rsidDel="00F44063" w:rsidRDefault="00916C63">
      <w:pPr>
        <w:pStyle w:val="Heading1"/>
        <w:rPr>
          <w:del w:id="1976" w:author="Villaverde, Alfredo" w:date="2022-03-10T13:13:00Z"/>
          <w:b/>
          <w:bCs/>
          <w:u w:val="single"/>
        </w:rPr>
        <w:pPrChange w:id="1977" w:author="Villaverde, Alfredo" w:date="2022-03-10T14:31:00Z">
          <w:pPr/>
        </w:pPrChange>
      </w:pPr>
      <w:del w:id="1978" w:author="Villaverde, Alfredo" w:date="2022-03-10T13:13:00Z">
        <w:r w:rsidDel="00F44063">
          <w:rPr>
            <w:rFonts w:asciiTheme="minorHAnsi" w:hAnsiTheme="minorHAnsi" w:cstheme="minorHAnsi"/>
          </w:rPr>
          <w:delText xml:space="preserve">TransnetYX wants to allow their customers to choose to charge their own account when placing an order. A shipping option will be created “Bill my shipper account” which </w:delText>
        </w:r>
      </w:del>
      <w:ins w:id="1979" w:author="Bertorelli, Yvonne A" w:date="2021-11-03T16:28:00Z">
        <w:del w:id="1980" w:author="Villaverde, Alfredo" w:date="2022-03-10T13:13:00Z">
          <w:r w:rsidR="00A25A63" w:rsidDel="00F44063">
            <w:rPr>
              <w:rFonts w:asciiTheme="minorHAnsi" w:hAnsiTheme="minorHAnsi" w:cstheme="minorHAnsi"/>
            </w:rPr>
            <w:delText xml:space="preserve">when selected, </w:delText>
          </w:r>
        </w:del>
      </w:ins>
      <w:del w:id="1981" w:author="Villaverde, Alfredo" w:date="2022-03-10T13:13:00Z">
        <w:r w:rsidDel="00F44063">
          <w:rPr>
            <w:rFonts w:asciiTheme="minorHAnsi" w:hAnsiTheme="minorHAnsi" w:cstheme="minorHAnsi"/>
          </w:rPr>
          <w:delText xml:space="preserve">will then provide them with a </w:delText>
        </w:r>
      </w:del>
      <w:ins w:id="1982" w:author="Bertorelli, Yvonne A" w:date="2021-11-03T16:28:00Z">
        <w:del w:id="1983" w:author="Villaverde, Alfredo" w:date="2022-03-10T13:13:00Z">
          <w:r w:rsidR="00A25A63" w:rsidDel="00F44063">
            <w:rPr>
              <w:rFonts w:asciiTheme="minorHAnsi" w:hAnsiTheme="minorHAnsi" w:cstheme="minorHAnsi"/>
            </w:rPr>
            <w:delText xml:space="preserve">checkbox to indicate if it is Fedex or UPS and a </w:delText>
          </w:r>
        </w:del>
      </w:ins>
      <w:del w:id="1984" w:author="Villaverde, Alfredo" w:date="2022-03-10T13:13:00Z">
        <w:r w:rsidDel="00F44063">
          <w:rPr>
            <w:rFonts w:asciiTheme="minorHAnsi" w:hAnsiTheme="minorHAnsi" w:cstheme="minorHAnsi"/>
          </w:rPr>
          <w:delText>text field to input their account number.  When this shipping option is selected</w:delText>
        </w:r>
      </w:del>
      <w:ins w:id="1985" w:author="Bertorelli, Yvonne A" w:date="2021-11-03T16:29:00Z">
        <w:del w:id="1986" w:author="Villaverde, Alfredo" w:date="2022-03-10T13:13:00Z">
          <w:r w:rsidR="00A25A63" w:rsidDel="00F44063">
            <w:rPr>
              <w:rFonts w:asciiTheme="minorHAnsi" w:hAnsiTheme="minorHAnsi" w:cstheme="minorHAnsi"/>
            </w:rPr>
            <w:delText xml:space="preserve">, the selection of one of the check boxes and </w:delText>
          </w:r>
        </w:del>
      </w:ins>
      <w:del w:id="1987" w:author="Villaverde, Alfredo" w:date="2022-03-10T13:13:00Z">
        <w:r w:rsidDel="00F44063">
          <w:rPr>
            <w:rFonts w:asciiTheme="minorHAnsi" w:hAnsiTheme="minorHAnsi" w:cstheme="minorHAnsi"/>
          </w:rPr>
          <w:delText xml:space="preserve"> the input of the text will be mandatory and we will not calculate any shipping charges for the order. </w:delText>
        </w:r>
        <w:bookmarkStart w:id="1988" w:name="_Toc97814082"/>
        <w:bookmarkStart w:id="1989" w:name="_Toc97814841"/>
        <w:bookmarkStart w:id="1990" w:name="_Toc97815093"/>
        <w:bookmarkStart w:id="1991" w:name="_Toc97815224"/>
        <w:bookmarkStart w:id="1992" w:name="_Toc97816088"/>
        <w:bookmarkStart w:id="1993" w:name="_Toc97816677"/>
        <w:bookmarkStart w:id="1994" w:name="_Toc103766437"/>
        <w:bookmarkStart w:id="1995" w:name="_Toc103766516"/>
        <w:bookmarkStart w:id="1996" w:name="_Toc103768535"/>
        <w:bookmarkStart w:id="1997" w:name="_Toc103768614"/>
        <w:bookmarkStart w:id="1998" w:name="_Toc103768693"/>
        <w:bookmarkStart w:id="1999" w:name="_Toc103768772"/>
        <w:bookmarkStart w:id="2000" w:name="_Toc103768866"/>
        <w:bookmarkStart w:id="2001" w:name="_Toc103769024"/>
        <w:bookmarkStart w:id="2002" w:name="_Toc103769103"/>
        <w:bookmarkStart w:id="2003" w:name="_Toc103769182"/>
        <w:bookmarkStart w:id="2004" w:name="_Toc103769261"/>
        <w:bookmarkStart w:id="2005" w:name="_Toc103769340"/>
        <w:bookmarkStart w:id="2006" w:name="_Toc103769434"/>
        <w:bookmarkStart w:id="2007" w:name="_Toc103769513"/>
        <w:bookmarkStart w:id="2008" w:name="_Toc103769592"/>
        <w:bookmarkStart w:id="2009" w:name="_Toc103769672"/>
        <w:bookmarkStart w:id="2010" w:name="_Toc103769748"/>
        <w:bookmarkStart w:id="2011" w:name="_Toc103769823"/>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del>
    </w:p>
    <w:p w14:paraId="3BE148AE" w14:textId="3C96C61F" w:rsidR="00AB117F" w:rsidRPr="00AB117F" w:rsidDel="00F44063" w:rsidRDefault="00AB117F">
      <w:pPr>
        <w:pStyle w:val="Heading1"/>
        <w:rPr>
          <w:del w:id="2012" w:author="Villaverde, Alfredo" w:date="2022-03-10T13:13:00Z"/>
          <w:b/>
          <w:bCs/>
          <w:u w:val="single"/>
        </w:rPr>
        <w:pPrChange w:id="2013" w:author="Villaverde, Alfredo" w:date="2022-03-10T14:31:00Z">
          <w:pPr/>
        </w:pPrChange>
      </w:pPr>
      <w:del w:id="2014" w:author="Villaverde, Alfredo" w:date="2022-03-10T13:13:00Z">
        <w:r w:rsidRPr="00AB117F" w:rsidDel="00F44063">
          <w:rPr>
            <w:b/>
            <w:bCs/>
            <w:u w:val="single"/>
          </w:rPr>
          <w:delText xml:space="preserve">Other considerations:  </w:delText>
        </w:r>
        <w:bookmarkStart w:id="2015" w:name="_Toc97814083"/>
        <w:bookmarkStart w:id="2016" w:name="_Toc97814842"/>
        <w:bookmarkStart w:id="2017" w:name="_Toc97815094"/>
        <w:bookmarkStart w:id="2018" w:name="_Toc97815225"/>
        <w:bookmarkStart w:id="2019" w:name="_Toc97816089"/>
        <w:bookmarkStart w:id="2020" w:name="_Toc97816678"/>
        <w:bookmarkStart w:id="2021" w:name="_Toc103766438"/>
        <w:bookmarkStart w:id="2022" w:name="_Toc103766517"/>
        <w:bookmarkStart w:id="2023" w:name="_Toc103768536"/>
        <w:bookmarkStart w:id="2024" w:name="_Toc103768615"/>
        <w:bookmarkStart w:id="2025" w:name="_Toc103768694"/>
        <w:bookmarkStart w:id="2026" w:name="_Toc103768773"/>
        <w:bookmarkStart w:id="2027" w:name="_Toc103768867"/>
        <w:bookmarkStart w:id="2028" w:name="_Toc103769025"/>
        <w:bookmarkStart w:id="2029" w:name="_Toc103769104"/>
        <w:bookmarkStart w:id="2030" w:name="_Toc103769183"/>
        <w:bookmarkStart w:id="2031" w:name="_Toc103769262"/>
        <w:bookmarkStart w:id="2032" w:name="_Toc103769341"/>
        <w:bookmarkStart w:id="2033" w:name="_Toc103769435"/>
        <w:bookmarkStart w:id="2034" w:name="_Toc103769514"/>
        <w:bookmarkStart w:id="2035" w:name="_Toc103769593"/>
        <w:bookmarkStart w:id="2036" w:name="_Toc103769673"/>
        <w:bookmarkStart w:id="2037" w:name="_Toc103769749"/>
        <w:bookmarkStart w:id="2038" w:name="_Toc10376982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del>
    </w:p>
    <w:p w14:paraId="319DF566" w14:textId="2562554B" w:rsidR="001661B2" w:rsidRPr="00AB117F" w:rsidDel="00F44063" w:rsidRDefault="00AB117F">
      <w:pPr>
        <w:pStyle w:val="Heading1"/>
        <w:rPr>
          <w:del w:id="2039" w:author="Villaverde, Alfredo" w:date="2022-03-10T13:13:00Z"/>
        </w:rPr>
        <w:pPrChange w:id="2040" w:author="Villaverde, Alfredo" w:date="2022-03-10T14:31:00Z">
          <w:pPr>
            <w:pStyle w:val="ListParagraph"/>
            <w:numPr>
              <w:numId w:val="10"/>
            </w:numPr>
            <w:ind w:left="720" w:hanging="360"/>
          </w:pPr>
        </w:pPrChange>
      </w:pPr>
      <w:del w:id="2041" w:author="Villaverde, Alfredo" w:date="2022-03-10T13:13:00Z">
        <w:r w:rsidRPr="00AB117F" w:rsidDel="00F44063">
          <w:delText xml:space="preserve">Customers who add items to their cart and do not complete their order. </w:delText>
        </w:r>
        <w:bookmarkStart w:id="2042" w:name="_Toc97814084"/>
        <w:bookmarkStart w:id="2043" w:name="_Toc97814843"/>
        <w:bookmarkStart w:id="2044" w:name="_Toc97815095"/>
        <w:bookmarkStart w:id="2045" w:name="_Toc97815226"/>
        <w:bookmarkStart w:id="2046" w:name="_Toc97816090"/>
        <w:bookmarkStart w:id="2047" w:name="_Toc97816679"/>
        <w:bookmarkStart w:id="2048" w:name="_Toc103766439"/>
        <w:bookmarkStart w:id="2049" w:name="_Toc103766518"/>
        <w:bookmarkStart w:id="2050" w:name="_Toc103768537"/>
        <w:bookmarkStart w:id="2051" w:name="_Toc103768616"/>
        <w:bookmarkStart w:id="2052" w:name="_Toc103768695"/>
        <w:bookmarkStart w:id="2053" w:name="_Toc103768774"/>
        <w:bookmarkStart w:id="2054" w:name="_Toc103768868"/>
        <w:bookmarkStart w:id="2055" w:name="_Toc103769026"/>
        <w:bookmarkStart w:id="2056" w:name="_Toc103769105"/>
        <w:bookmarkStart w:id="2057" w:name="_Toc103769184"/>
        <w:bookmarkStart w:id="2058" w:name="_Toc103769263"/>
        <w:bookmarkStart w:id="2059" w:name="_Toc103769342"/>
        <w:bookmarkStart w:id="2060" w:name="_Toc103769436"/>
        <w:bookmarkStart w:id="2061" w:name="_Toc103769515"/>
        <w:bookmarkStart w:id="2062" w:name="_Toc103769594"/>
        <w:bookmarkStart w:id="2063" w:name="_Toc103769674"/>
        <w:bookmarkStart w:id="2064" w:name="_Toc103769750"/>
        <w:bookmarkStart w:id="2065" w:name="_Toc103769825"/>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del>
    </w:p>
    <w:p w14:paraId="4C0E950B" w14:textId="5C6903F2" w:rsidR="00AB117F" w:rsidDel="00F44063" w:rsidRDefault="00AB117F">
      <w:pPr>
        <w:pStyle w:val="Heading1"/>
        <w:rPr>
          <w:del w:id="2066" w:author="Villaverde, Alfredo" w:date="2022-03-10T13:13:00Z"/>
        </w:rPr>
        <w:pPrChange w:id="2067" w:author="Villaverde, Alfredo" w:date="2022-03-10T14:31:00Z">
          <w:pPr>
            <w:pStyle w:val="ListParagraph"/>
            <w:numPr>
              <w:ilvl w:val="1"/>
              <w:numId w:val="10"/>
            </w:numPr>
            <w:ind w:left="1440" w:hanging="360"/>
          </w:pPr>
        </w:pPrChange>
      </w:pPr>
      <w:del w:id="2068" w:author="Villaverde, Alfredo" w:date="2022-03-10T13:13:00Z">
        <w:r w:rsidRPr="00AB117F" w:rsidDel="00F44063">
          <w:delText xml:space="preserve">These customers will be asked to select their shipping dates again even if they had selected them previously and even if it was within that day.  Since the time of day and the day of the week are critical to displaying the appropriate shipping days; these days will be refreshed when the customer revisits the site and proceeds to check out. </w:delText>
        </w:r>
        <w:bookmarkStart w:id="2069" w:name="_Toc97814085"/>
        <w:bookmarkStart w:id="2070" w:name="_Toc97814844"/>
        <w:bookmarkStart w:id="2071" w:name="_Toc97815096"/>
        <w:bookmarkStart w:id="2072" w:name="_Toc97815227"/>
        <w:bookmarkStart w:id="2073" w:name="_Toc97816091"/>
        <w:bookmarkStart w:id="2074" w:name="_Toc97816680"/>
        <w:bookmarkStart w:id="2075" w:name="_Toc103766440"/>
        <w:bookmarkStart w:id="2076" w:name="_Toc103766519"/>
        <w:bookmarkStart w:id="2077" w:name="_Toc103768538"/>
        <w:bookmarkStart w:id="2078" w:name="_Toc103768617"/>
        <w:bookmarkStart w:id="2079" w:name="_Toc103768696"/>
        <w:bookmarkStart w:id="2080" w:name="_Toc103768775"/>
        <w:bookmarkStart w:id="2081" w:name="_Toc103768869"/>
        <w:bookmarkStart w:id="2082" w:name="_Toc103769027"/>
        <w:bookmarkStart w:id="2083" w:name="_Toc103769106"/>
        <w:bookmarkStart w:id="2084" w:name="_Toc103769185"/>
        <w:bookmarkStart w:id="2085" w:name="_Toc103769264"/>
        <w:bookmarkStart w:id="2086" w:name="_Toc103769343"/>
        <w:bookmarkStart w:id="2087" w:name="_Toc103769437"/>
        <w:bookmarkStart w:id="2088" w:name="_Toc103769516"/>
        <w:bookmarkStart w:id="2089" w:name="_Toc103769595"/>
        <w:bookmarkStart w:id="2090" w:name="_Toc103769675"/>
        <w:bookmarkStart w:id="2091" w:name="_Toc103769751"/>
        <w:bookmarkStart w:id="2092" w:name="_Toc103769826"/>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del>
    </w:p>
    <w:p w14:paraId="2315F37C" w14:textId="5227EA2C" w:rsidR="00AB117F" w:rsidDel="00F44063" w:rsidRDefault="00CC239F">
      <w:pPr>
        <w:pStyle w:val="Heading1"/>
        <w:rPr>
          <w:ins w:id="2093" w:author="Bertorelli, Yvonne A" w:date="2021-11-02T14:29:00Z"/>
          <w:del w:id="2094" w:author="Villaverde, Alfredo" w:date="2022-03-10T13:13:00Z"/>
        </w:rPr>
        <w:pPrChange w:id="2095" w:author="Villaverde, Alfredo" w:date="2022-03-10T14:31:00Z">
          <w:pPr>
            <w:pStyle w:val="ListParagraph"/>
            <w:numPr>
              <w:numId w:val="10"/>
            </w:numPr>
            <w:ind w:left="720" w:hanging="360"/>
          </w:pPr>
        </w:pPrChange>
      </w:pPr>
      <w:del w:id="2096" w:author="Villaverde, Alfredo" w:date="2022-03-10T13:13:00Z">
        <w:r w:rsidDel="00F44063">
          <w:delText xml:space="preserve">Customer is not using Wish List or Request for Quote, so these scenarios are excluded from consideration. </w:delText>
        </w:r>
      </w:del>
      <w:bookmarkStart w:id="2097" w:name="_Toc97814086"/>
      <w:bookmarkStart w:id="2098" w:name="_Toc97814845"/>
      <w:bookmarkStart w:id="2099" w:name="_Toc97815097"/>
      <w:bookmarkStart w:id="2100" w:name="_Toc97815228"/>
      <w:bookmarkStart w:id="2101" w:name="_Toc97816092"/>
      <w:bookmarkStart w:id="2102" w:name="_Toc97816681"/>
      <w:bookmarkStart w:id="2103" w:name="_Toc103766441"/>
      <w:bookmarkStart w:id="2104" w:name="_Toc103766520"/>
      <w:bookmarkStart w:id="2105" w:name="_Toc103768539"/>
      <w:bookmarkStart w:id="2106" w:name="_Toc103768618"/>
      <w:bookmarkStart w:id="2107" w:name="_Toc103768697"/>
      <w:bookmarkStart w:id="2108" w:name="_Toc103768776"/>
      <w:bookmarkStart w:id="2109" w:name="_Toc103768870"/>
      <w:bookmarkStart w:id="2110" w:name="_Toc103769028"/>
      <w:bookmarkStart w:id="2111" w:name="_Toc103769107"/>
      <w:bookmarkStart w:id="2112" w:name="_Toc103769186"/>
      <w:bookmarkStart w:id="2113" w:name="_Toc103769265"/>
      <w:bookmarkStart w:id="2114" w:name="_Toc103769344"/>
      <w:bookmarkStart w:id="2115" w:name="_Toc103769438"/>
      <w:bookmarkStart w:id="2116" w:name="_Toc103769517"/>
      <w:bookmarkStart w:id="2117" w:name="_Toc103769596"/>
      <w:bookmarkStart w:id="2118" w:name="_Toc103769676"/>
      <w:bookmarkStart w:id="2119" w:name="_Toc103769752"/>
      <w:bookmarkStart w:id="2120" w:name="_Toc103769827"/>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p>
    <w:p w14:paraId="25CE9F1C" w14:textId="7CAE510B" w:rsidR="006E6617" w:rsidDel="00F44063" w:rsidRDefault="006E6617">
      <w:pPr>
        <w:pStyle w:val="Heading1"/>
        <w:rPr>
          <w:del w:id="2121" w:author="Villaverde, Alfredo" w:date="2022-03-10T13:13:00Z"/>
        </w:rPr>
        <w:pPrChange w:id="2122" w:author="Villaverde, Alfredo" w:date="2022-03-10T14:31:00Z">
          <w:pPr>
            <w:pStyle w:val="ListParagraph"/>
            <w:numPr>
              <w:numId w:val="10"/>
            </w:numPr>
            <w:ind w:left="720" w:hanging="360"/>
          </w:pPr>
        </w:pPrChange>
      </w:pPr>
      <w:ins w:id="2123" w:author="Bertorelli, Yvonne A" w:date="2021-11-02T14:29:00Z">
        <w:del w:id="2124" w:author="Villaverde, Alfredo" w:date="2022-03-10T13:13:00Z">
          <w:r w:rsidDel="00F44063">
            <w:delText xml:space="preserve">If Request for Quote is used via the </w:delText>
          </w:r>
        </w:del>
      </w:ins>
      <w:ins w:id="2125" w:author="Bertorelli, Yvonne A" w:date="2021-11-02T14:30:00Z">
        <w:del w:id="2126" w:author="Villaverde, Alfredo" w:date="2022-03-10T13:13:00Z">
          <w:r w:rsidDel="00F44063">
            <w:delText>site,</w:delText>
          </w:r>
        </w:del>
      </w:ins>
      <w:ins w:id="2127" w:author="Bertorelli, Yvonne A" w:date="2021-11-02T14:29:00Z">
        <w:del w:id="2128" w:author="Villaverde, Alfredo" w:date="2022-03-10T13:13:00Z">
          <w:r w:rsidDel="00F44063">
            <w:delText xml:space="preserve"> the Quote to Sales order process will not in</w:delText>
          </w:r>
        </w:del>
      </w:ins>
      <w:ins w:id="2129" w:author="Bertorelli, Yvonne A" w:date="2021-11-02T14:30:00Z">
        <w:del w:id="2130" w:author="Villaverde, Alfredo" w:date="2022-03-10T13:13:00Z">
          <w:r w:rsidDel="00F44063">
            <w:delText>clude any of this customization. Quotes should be updated with the appropriate dates and shipping cost before the customer can convert to a sales order.</w:delText>
          </w:r>
        </w:del>
      </w:ins>
      <w:bookmarkStart w:id="2131" w:name="_Toc97814087"/>
      <w:bookmarkStart w:id="2132" w:name="_Toc97814846"/>
      <w:bookmarkStart w:id="2133" w:name="_Toc97815098"/>
      <w:bookmarkStart w:id="2134" w:name="_Toc97815229"/>
      <w:bookmarkStart w:id="2135" w:name="_Toc97816093"/>
      <w:bookmarkStart w:id="2136" w:name="_Toc97816682"/>
      <w:bookmarkStart w:id="2137" w:name="_Toc103766442"/>
      <w:bookmarkStart w:id="2138" w:name="_Toc103766521"/>
      <w:bookmarkStart w:id="2139" w:name="_Toc103768540"/>
      <w:bookmarkStart w:id="2140" w:name="_Toc103768619"/>
      <w:bookmarkStart w:id="2141" w:name="_Toc103768698"/>
      <w:bookmarkStart w:id="2142" w:name="_Toc103768777"/>
      <w:bookmarkStart w:id="2143" w:name="_Toc103768871"/>
      <w:bookmarkStart w:id="2144" w:name="_Toc103769029"/>
      <w:bookmarkStart w:id="2145" w:name="_Toc103769108"/>
      <w:bookmarkStart w:id="2146" w:name="_Toc103769187"/>
      <w:bookmarkStart w:id="2147" w:name="_Toc103769266"/>
      <w:bookmarkStart w:id="2148" w:name="_Toc103769345"/>
      <w:bookmarkStart w:id="2149" w:name="_Toc103769439"/>
      <w:bookmarkStart w:id="2150" w:name="_Toc103769518"/>
      <w:bookmarkStart w:id="2151" w:name="_Toc103769597"/>
      <w:bookmarkStart w:id="2152" w:name="_Toc103769677"/>
      <w:bookmarkStart w:id="2153" w:name="_Toc103769753"/>
      <w:bookmarkStart w:id="2154" w:name="_Toc103769828"/>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p>
    <w:p w14:paraId="05B8F631" w14:textId="36910647" w:rsidR="00DE6FC6" w:rsidDel="00F44063" w:rsidRDefault="00DE6FC6">
      <w:pPr>
        <w:pStyle w:val="Heading1"/>
        <w:rPr>
          <w:del w:id="2155" w:author="Villaverde, Alfredo" w:date="2022-03-10T13:13:00Z"/>
        </w:rPr>
        <w:pPrChange w:id="2156" w:author="Villaverde, Alfredo" w:date="2022-03-10T14:31:00Z">
          <w:pPr>
            <w:pStyle w:val="ListParagraph"/>
            <w:numPr>
              <w:numId w:val="10"/>
            </w:numPr>
            <w:ind w:left="720" w:hanging="360"/>
          </w:pPr>
        </w:pPrChange>
      </w:pPr>
      <w:del w:id="2157" w:author="Villaverde, Alfredo" w:date="2022-03-10T13:13:00Z">
        <w:r w:rsidDel="00F44063">
          <w:delText xml:space="preserve">Need confirmation on the sales order form that will be used for eCommerce orders so the expected ship date can be set to display at the line level. </w:delText>
        </w:r>
        <w:bookmarkStart w:id="2158" w:name="_Toc97814088"/>
        <w:bookmarkStart w:id="2159" w:name="_Toc97814847"/>
        <w:bookmarkStart w:id="2160" w:name="_Toc97815099"/>
        <w:bookmarkStart w:id="2161" w:name="_Toc97815230"/>
        <w:bookmarkStart w:id="2162" w:name="_Toc97816094"/>
        <w:bookmarkStart w:id="2163" w:name="_Toc97816683"/>
        <w:bookmarkStart w:id="2164" w:name="_Toc103766443"/>
        <w:bookmarkStart w:id="2165" w:name="_Toc103766522"/>
        <w:bookmarkStart w:id="2166" w:name="_Toc103768541"/>
        <w:bookmarkStart w:id="2167" w:name="_Toc103768620"/>
        <w:bookmarkStart w:id="2168" w:name="_Toc103768699"/>
        <w:bookmarkStart w:id="2169" w:name="_Toc103768778"/>
        <w:bookmarkStart w:id="2170" w:name="_Toc103768872"/>
        <w:bookmarkStart w:id="2171" w:name="_Toc103769030"/>
        <w:bookmarkStart w:id="2172" w:name="_Toc103769109"/>
        <w:bookmarkStart w:id="2173" w:name="_Toc103769188"/>
        <w:bookmarkStart w:id="2174" w:name="_Toc103769267"/>
        <w:bookmarkStart w:id="2175" w:name="_Toc103769346"/>
        <w:bookmarkStart w:id="2176" w:name="_Toc103769440"/>
        <w:bookmarkStart w:id="2177" w:name="_Toc103769519"/>
        <w:bookmarkStart w:id="2178" w:name="_Toc103769598"/>
        <w:bookmarkStart w:id="2179" w:name="_Toc103769678"/>
        <w:bookmarkStart w:id="2180" w:name="_Toc103769754"/>
        <w:bookmarkStart w:id="2181" w:name="_Toc103769829"/>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del>
    </w:p>
    <w:p w14:paraId="50876DEE" w14:textId="0D0EC189" w:rsidR="00EB241B" w:rsidDel="00F44063" w:rsidRDefault="00EB241B">
      <w:pPr>
        <w:pStyle w:val="Heading1"/>
        <w:rPr>
          <w:del w:id="2182" w:author="Villaverde, Alfredo" w:date="2022-03-10T13:13:00Z"/>
        </w:rPr>
        <w:pPrChange w:id="2183" w:author="Villaverde, Alfredo" w:date="2022-03-10T14:31:00Z">
          <w:pPr>
            <w:pStyle w:val="ListParagraph"/>
            <w:numPr>
              <w:numId w:val="10"/>
            </w:numPr>
            <w:ind w:left="720" w:hanging="360"/>
          </w:pPr>
        </w:pPrChange>
      </w:pPr>
      <w:del w:id="2184" w:author="Villaverde, Alfredo" w:date="2022-03-10T13:13:00Z">
        <w:r w:rsidDel="00F44063">
          <w:delText>Need confirmation on sales order default location as it is currently set to a location that is not for the Tissue subsidiary and as a result no sales orders can be submitted.</w:delText>
        </w:r>
        <w:bookmarkStart w:id="2185" w:name="_Toc97814089"/>
        <w:bookmarkStart w:id="2186" w:name="_Toc97814848"/>
        <w:bookmarkStart w:id="2187" w:name="_Toc97815100"/>
        <w:bookmarkStart w:id="2188" w:name="_Toc97815231"/>
        <w:bookmarkStart w:id="2189" w:name="_Toc97816095"/>
        <w:bookmarkStart w:id="2190" w:name="_Toc97816684"/>
        <w:bookmarkStart w:id="2191" w:name="_Toc103766444"/>
        <w:bookmarkStart w:id="2192" w:name="_Toc103766523"/>
        <w:bookmarkStart w:id="2193" w:name="_Toc103768542"/>
        <w:bookmarkStart w:id="2194" w:name="_Toc103768621"/>
        <w:bookmarkStart w:id="2195" w:name="_Toc103768700"/>
        <w:bookmarkStart w:id="2196" w:name="_Toc103768779"/>
        <w:bookmarkStart w:id="2197" w:name="_Toc103768873"/>
        <w:bookmarkStart w:id="2198" w:name="_Toc103769031"/>
        <w:bookmarkStart w:id="2199" w:name="_Toc103769110"/>
        <w:bookmarkStart w:id="2200" w:name="_Toc103769189"/>
        <w:bookmarkStart w:id="2201" w:name="_Toc103769268"/>
        <w:bookmarkStart w:id="2202" w:name="_Toc103769347"/>
        <w:bookmarkStart w:id="2203" w:name="_Toc103769441"/>
        <w:bookmarkStart w:id="2204" w:name="_Toc103769520"/>
        <w:bookmarkStart w:id="2205" w:name="_Toc103769599"/>
        <w:bookmarkStart w:id="2206" w:name="_Toc103769679"/>
        <w:bookmarkStart w:id="2207" w:name="_Toc103769755"/>
        <w:bookmarkStart w:id="2208" w:name="_Toc103769830"/>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del>
    </w:p>
    <w:p w14:paraId="2DDC4F2A" w14:textId="0A236EA7" w:rsidR="008C2DD2" w:rsidDel="00F44063" w:rsidRDefault="008C2DD2">
      <w:pPr>
        <w:pStyle w:val="Heading1"/>
        <w:rPr>
          <w:del w:id="2209" w:author="Villaverde, Alfredo" w:date="2022-03-10T13:13:00Z"/>
        </w:rPr>
        <w:pPrChange w:id="2210" w:author="Villaverde, Alfredo" w:date="2022-03-10T14:31:00Z">
          <w:pPr/>
        </w:pPrChange>
      </w:pPr>
      <w:bookmarkStart w:id="2211" w:name="_Toc97814090"/>
      <w:bookmarkStart w:id="2212" w:name="_Toc97814849"/>
      <w:bookmarkStart w:id="2213" w:name="_Toc97815101"/>
      <w:bookmarkStart w:id="2214" w:name="_Toc97815232"/>
      <w:bookmarkStart w:id="2215" w:name="_Toc97816096"/>
      <w:bookmarkStart w:id="2216" w:name="_Toc97816685"/>
      <w:bookmarkStart w:id="2217" w:name="_Toc103766445"/>
      <w:bookmarkStart w:id="2218" w:name="_Toc103766524"/>
      <w:bookmarkStart w:id="2219" w:name="_Toc103768543"/>
      <w:bookmarkStart w:id="2220" w:name="_Toc103768622"/>
      <w:bookmarkStart w:id="2221" w:name="_Toc103768701"/>
      <w:bookmarkStart w:id="2222" w:name="_Toc103768780"/>
      <w:bookmarkStart w:id="2223" w:name="_Toc103768874"/>
      <w:bookmarkStart w:id="2224" w:name="_Toc103769032"/>
      <w:bookmarkStart w:id="2225" w:name="_Toc103769111"/>
      <w:bookmarkStart w:id="2226" w:name="_Toc103769190"/>
      <w:bookmarkStart w:id="2227" w:name="_Toc103769269"/>
      <w:bookmarkStart w:id="2228" w:name="_Toc103769348"/>
      <w:bookmarkStart w:id="2229" w:name="_Toc103769442"/>
      <w:bookmarkStart w:id="2230" w:name="_Toc103769521"/>
      <w:bookmarkStart w:id="2231" w:name="_Toc103769600"/>
      <w:bookmarkStart w:id="2232" w:name="_Toc103769680"/>
      <w:bookmarkStart w:id="2233" w:name="_Toc103769756"/>
      <w:bookmarkStart w:id="2234" w:name="_Toc103769831"/>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p>
    <w:p w14:paraId="0D016697" w14:textId="5B48E0ED" w:rsidR="00FE5BEC" w:rsidDel="00B27452" w:rsidRDefault="00FE5BEC" w:rsidP="00890814">
      <w:pPr>
        <w:pStyle w:val="Heading1"/>
        <w:rPr>
          <w:del w:id="2235" w:author="Sebastian Gonzalez" w:date="2022-05-18T12:24:00Z"/>
        </w:rPr>
      </w:pPr>
      <w:del w:id="2236" w:author="Sebastian Gonzalez" w:date="2022-05-18T12:24:00Z">
        <w:r w:rsidDel="00B27452">
          <w:delText>Assumptions</w:delText>
        </w:r>
      </w:del>
      <w:ins w:id="2237" w:author="Villaverde, Alfredo" w:date="2022-03-10T13:13:00Z">
        <w:del w:id="2238" w:author="Sebastian Gonzalez" w:date="2022-05-18T12:24:00Z">
          <w:r w:rsidR="00F44063" w:rsidDel="00B27452">
            <w:delText xml:space="preserve">Acceptance </w:delText>
          </w:r>
        </w:del>
      </w:ins>
      <w:ins w:id="2239" w:author="Villaverde, Alfredo" w:date="2022-03-10T13:14:00Z">
        <w:del w:id="2240" w:author="Sebastian Gonzalez" w:date="2022-05-18T12:24:00Z">
          <w:r w:rsidR="00F44063" w:rsidDel="00B27452">
            <w:delText>criteria</w:delText>
          </w:r>
        </w:del>
      </w:ins>
      <w:bookmarkStart w:id="2241" w:name="_Toc103769832"/>
      <w:bookmarkEnd w:id="2241"/>
    </w:p>
    <w:p w14:paraId="3FAB67FA" w14:textId="2FD9D42B" w:rsidR="009F0439" w:rsidDel="00B27452" w:rsidRDefault="0038123D" w:rsidP="00890814">
      <w:pPr>
        <w:pStyle w:val="Heading1"/>
        <w:rPr>
          <w:del w:id="2242" w:author="Sebastian Gonzalez" w:date="2022-05-18T12:24:00Z"/>
        </w:rPr>
      </w:pPr>
      <w:del w:id="2243" w:author="Sebastian Gonzalez" w:date="2022-05-18T12:24:00Z">
        <w:r w:rsidRPr="00517DC5" w:rsidDel="00B27452">
          <w:delText>TransnetYX will be responsible for ensure all items are appropriately loaded with the correct shipping days.</w:delText>
        </w:r>
        <w:bookmarkStart w:id="2244" w:name="_Toc97815103"/>
        <w:bookmarkStart w:id="2245" w:name="_Toc97815234"/>
        <w:bookmarkStart w:id="2246" w:name="_Toc97816098"/>
        <w:bookmarkStart w:id="2247" w:name="_Toc97816687"/>
        <w:bookmarkStart w:id="2248" w:name="_Toc103766447"/>
        <w:bookmarkStart w:id="2249" w:name="_Toc103766526"/>
        <w:bookmarkStart w:id="2250" w:name="_Toc103768545"/>
        <w:bookmarkStart w:id="2251" w:name="_Toc103768624"/>
        <w:bookmarkStart w:id="2252" w:name="_Toc103768703"/>
        <w:bookmarkStart w:id="2253" w:name="_Toc103768782"/>
        <w:bookmarkStart w:id="2254" w:name="_Toc103768876"/>
        <w:bookmarkStart w:id="2255" w:name="_Toc103769034"/>
        <w:bookmarkStart w:id="2256" w:name="_Toc103769113"/>
        <w:bookmarkStart w:id="2257" w:name="_Toc103769192"/>
        <w:bookmarkStart w:id="2258" w:name="_Toc103769271"/>
        <w:bookmarkStart w:id="2259" w:name="_Toc103769350"/>
        <w:bookmarkStart w:id="2260" w:name="_Toc103769444"/>
        <w:bookmarkStart w:id="2261" w:name="_Toc103769523"/>
        <w:bookmarkStart w:id="2262" w:name="_Toc103769602"/>
        <w:bookmarkStart w:id="2263" w:name="_Toc103769682"/>
        <w:bookmarkStart w:id="2264" w:name="_Toc103769758"/>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del>
    </w:p>
    <w:p w14:paraId="46B49D6D" w14:textId="70001539" w:rsidR="00B27452" w:rsidRPr="00B27452" w:rsidDel="001D0AB9" w:rsidRDefault="00B27452">
      <w:pPr>
        <w:rPr>
          <w:ins w:id="2265" w:author="Sebastian Gonzalez" w:date="2022-05-18T12:24:00Z"/>
          <w:del w:id="2266" w:author="Santiago Estellano" w:date="2022-10-24T16:03:00Z"/>
          <w:lang w:val="en-US"/>
          <w:rPrChange w:id="2267" w:author="Sebastian Gonzalez" w:date="2022-05-18T12:24:00Z">
            <w:rPr>
              <w:ins w:id="2268" w:author="Sebastian Gonzalez" w:date="2022-05-18T12:24:00Z"/>
              <w:del w:id="2269" w:author="Santiago Estellano" w:date="2022-10-24T16:03:00Z"/>
            </w:rPr>
          </w:rPrChange>
        </w:rPr>
        <w:pPrChange w:id="2270" w:author="Sebastian Gonzalez" w:date="2022-05-18T12:24:00Z">
          <w:pPr>
            <w:pStyle w:val="ListParagraph"/>
            <w:numPr>
              <w:numId w:val="7"/>
            </w:numPr>
            <w:ind w:left="720" w:hanging="360"/>
          </w:pPr>
        </w:pPrChange>
      </w:pPr>
    </w:p>
    <w:p w14:paraId="03587FED" w14:textId="4E3B282A" w:rsidR="007D7B03" w:rsidRDefault="007D7B03">
      <w:pPr>
        <w:rPr>
          <w:ins w:id="2271" w:author="Sebastian Gonzalez" w:date="2022-05-18T12:26:00Z"/>
          <w:rFonts w:eastAsia="Times New Roman" w:cs="Arial"/>
          <w:color w:val="F96A1B" w:themeColor="accent2"/>
          <w:kern w:val="28"/>
          <w:sz w:val="36"/>
          <w:szCs w:val="36"/>
          <w:lang w:val="en-US"/>
        </w:rPr>
      </w:pPr>
      <w:ins w:id="2272" w:author="Sebastian Gonzalez" w:date="2022-05-18T12:26:00Z">
        <w:del w:id="2273" w:author="Santiago Estellano" w:date="2022-10-24T16:03:00Z">
          <w:r w:rsidDel="001D0AB9">
            <w:br w:type="page"/>
          </w:r>
        </w:del>
      </w:ins>
    </w:p>
    <w:p w14:paraId="395CE930" w14:textId="2BDFB08E" w:rsidR="007D7B03" w:rsidRDefault="007D7B03" w:rsidP="00B27452">
      <w:pPr>
        <w:pStyle w:val="Heading1"/>
        <w:rPr>
          <w:ins w:id="2274" w:author="Sebastian Gonzalez" w:date="2022-05-18T12:26:00Z"/>
        </w:rPr>
      </w:pPr>
      <w:bookmarkStart w:id="2275" w:name="_Toc103769944"/>
      <w:ins w:id="2276" w:author="Sebastian Gonzalez" w:date="2022-05-18T12:26:00Z">
        <w:r>
          <w:t>Acceptance criteria</w:t>
        </w:r>
        <w:bookmarkEnd w:id="2275"/>
      </w:ins>
    </w:p>
    <w:p w14:paraId="785DEE78" w14:textId="37A13708" w:rsidR="007D7B03" w:rsidDel="00E22E9E" w:rsidRDefault="007D7B03">
      <w:pPr>
        <w:pStyle w:val="ListBullet"/>
        <w:numPr>
          <w:ilvl w:val="0"/>
          <w:numId w:val="0"/>
        </w:numPr>
        <w:ind w:left="360" w:hanging="360"/>
        <w:rPr>
          <w:ins w:id="2277" w:author="Sebastian Gonzalez" w:date="2022-05-18T12:36:00Z"/>
          <w:del w:id="2278" w:author="Santiago Estellano" w:date="2022-10-24T15:46:00Z"/>
          <w:lang w:val="en-US"/>
        </w:rPr>
        <w:pPrChange w:id="2279" w:author="Santiago Estellano" w:date="2022-10-24T20:50:00Z">
          <w:pPr/>
        </w:pPrChange>
      </w:pPr>
      <w:ins w:id="2280" w:author="Sebastian Gonzalez" w:date="2022-05-18T12:26:00Z">
        <w:del w:id="2281" w:author="Santiago Estellano" w:date="2022-10-24T15:46:00Z">
          <w:r w:rsidRPr="00CC5B34" w:rsidDel="00E22E9E">
            <w:rPr>
              <w:lang w:val="en-US"/>
            </w:rPr>
            <w:delText>GUIDELINE FOR THIS SECTION (DELETE TEXT BELOW ONCE THIS SECTION IS COMPLETED)</w:delText>
          </w:r>
        </w:del>
      </w:ins>
    </w:p>
    <w:p w14:paraId="4821995B" w14:textId="036D20EF" w:rsidR="008E78C5" w:rsidRPr="008E78C5" w:rsidDel="00E22E9E" w:rsidRDefault="008E78C5">
      <w:pPr>
        <w:pStyle w:val="ListBullet"/>
        <w:numPr>
          <w:ilvl w:val="0"/>
          <w:numId w:val="0"/>
        </w:numPr>
        <w:ind w:left="360" w:hanging="360"/>
        <w:rPr>
          <w:ins w:id="2282" w:author="Sebastian Gonzalez" w:date="2022-05-18T12:26:00Z"/>
          <w:del w:id="2283" w:author="Santiago Estellano" w:date="2022-10-24T15:46:00Z"/>
          <w:lang w:val="en-US"/>
          <w:rPrChange w:id="2284" w:author="Sebastian Gonzalez" w:date="2022-05-18T12:36:00Z">
            <w:rPr>
              <w:ins w:id="2285" w:author="Sebastian Gonzalez" w:date="2022-05-18T12:26:00Z"/>
              <w:del w:id="2286" w:author="Santiago Estellano" w:date="2022-10-24T15:46:00Z"/>
              <w:b/>
              <w:bCs/>
              <w:color w:val="0070C0"/>
              <w:lang w:val="en-US"/>
            </w:rPr>
          </w:rPrChange>
        </w:rPr>
        <w:pPrChange w:id="2287" w:author="Santiago Estellano" w:date="2022-10-24T20:50:00Z">
          <w:pPr/>
        </w:pPrChange>
      </w:pPr>
      <w:ins w:id="2288" w:author="Sebastian Gonzalez" w:date="2022-05-18T12:36:00Z">
        <w:del w:id="2289" w:author="Santiago Estellano" w:date="2022-10-24T15:46:00Z">
          <w:r w:rsidDel="00E22E9E">
            <w:rPr>
              <w:lang w:val="en-US"/>
            </w:rPr>
            <w:delText>The below test cases should be executed to determine that the specified requirements have been fulfilled.</w:delText>
          </w:r>
        </w:del>
      </w:ins>
    </w:p>
    <w:p w14:paraId="780834C0" w14:textId="354E8F16" w:rsidR="007D7B03" w:rsidRPr="00DF1214" w:rsidDel="00E22E9E" w:rsidRDefault="007D7B03">
      <w:pPr>
        <w:pStyle w:val="ListBullet"/>
        <w:numPr>
          <w:ilvl w:val="0"/>
          <w:numId w:val="0"/>
        </w:numPr>
        <w:ind w:left="360" w:hanging="360"/>
        <w:rPr>
          <w:ins w:id="2290" w:author="Sebastian Gonzalez" w:date="2022-05-18T12:26:00Z"/>
          <w:del w:id="2291" w:author="Santiago Estellano" w:date="2022-10-24T15:46:00Z"/>
          <w:i/>
          <w:iCs/>
          <w:lang w:val="en-US"/>
          <w:rPrChange w:id="2292" w:author="Sebastian Gonzalez" w:date="2022-05-18T12:28:00Z">
            <w:rPr>
              <w:ins w:id="2293" w:author="Sebastian Gonzalez" w:date="2022-05-18T12:26:00Z"/>
              <w:del w:id="2294" w:author="Santiago Estellano" w:date="2022-10-24T15:46:00Z"/>
              <w:b/>
              <w:bCs/>
              <w:color w:val="0070C0"/>
              <w:lang w:val="en-US"/>
            </w:rPr>
          </w:rPrChange>
        </w:rPr>
        <w:pPrChange w:id="2295" w:author="Santiago Estellano" w:date="2022-10-24T20:50:00Z">
          <w:pPr/>
        </w:pPrChange>
      </w:pPr>
      <w:ins w:id="2296" w:author="Sebastian Gonzalez" w:date="2022-05-18T12:26:00Z">
        <w:del w:id="2297" w:author="Santiago Estellano" w:date="2022-10-24T15:46:00Z">
          <w:r w:rsidRPr="000978BD" w:rsidDel="00E22E9E">
            <w:rPr>
              <w:i/>
              <w:iCs/>
              <w:lang w:val="en-US"/>
            </w:rPr>
            <w:delText xml:space="preserve">[This section is </w:delText>
          </w:r>
          <w:r w:rsidDel="00E22E9E">
            <w:rPr>
              <w:i/>
              <w:iCs/>
              <w:lang w:val="en-US"/>
            </w:rPr>
            <w:delText>mandatory. There is no need to cover all the existing acceptance criteria as that would be close to the QA area, but the main path and border cases must be included. The most important piece of this section is to analyze the border cases or unexpected scenarios to figure out how the solution should behave.</w:delText>
          </w:r>
          <w:r w:rsidRPr="000978BD" w:rsidDel="00E22E9E">
            <w:rPr>
              <w:i/>
              <w:iCs/>
              <w:lang w:val="en-US"/>
            </w:rPr>
            <w:delText>]</w:delText>
          </w:r>
        </w:del>
      </w:ins>
    </w:p>
    <w:p w14:paraId="6DDCAE12" w14:textId="1DD73AEF" w:rsidR="007D7B03" w:rsidRPr="000978BD" w:rsidDel="00E22E9E" w:rsidRDefault="007D7B03">
      <w:pPr>
        <w:pStyle w:val="ListBullet"/>
        <w:numPr>
          <w:ilvl w:val="0"/>
          <w:numId w:val="0"/>
        </w:numPr>
        <w:ind w:left="360" w:hanging="360"/>
        <w:rPr>
          <w:ins w:id="2298" w:author="Sebastian Gonzalez" w:date="2022-05-18T12:26:00Z"/>
          <w:del w:id="2299" w:author="Santiago Estellano" w:date="2022-10-24T15:46:00Z"/>
          <w:rFonts w:cs="Arial"/>
          <w:i/>
          <w:iCs/>
          <w:sz w:val="21"/>
          <w:szCs w:val="21"/>
          <w:shd w:val="clear" w:color="auto" w:fill="FFFFFF"/>
        </w:rPr>
        <w:pPrChange w:id="2300" w:author="Santiago Estellano" w:date="2022-10-24T20:50:00Z">
          <w:pPr/>
        </w:pPrChange>
      </w:pPr>
      <w:ins w:id="2301" w:author="Sebastian Gonzalez" w:date="2022-05-18T12:26:00Z">
        <w:del w:id="2302" w:author="Santiago Estellano" w:date="2022-10-24T15:46:00Z">
          <w:r w:rsidRPr="000978BD" w:rsidDel="00E22E9E">
            <w:rPr>
              <w:rFonts w:cs="Arial"/>
              <w:i/>
              <w:iCs/>
              <w:sz w:val="21"/>
              <w:szCs w:val="21"/>
              <w:shd w:val="clear" w:color="auto" w:fill="FFFFFF"/>
            </w:rPr>
            <w:delText>List the different ways each user story created in the business needs section should be tested to satisfy the requirement.</w:delText>
          </w:r>
        </w:del>
      </w:ins>
    </w:p>
    <w:p w14:paraId="460EE059" w14:textId="4A1BCE43" w:rsidR="007D7B03" w:rsidRPr="000978BD" w:rsidDel="00E22E9E" w:rsidRDefault="007D7B03">
      <w:pPr>
        <w:pStyle w:val="ListBullet"/>
        <w:numPr>
          <w:ilvl w:val="0"/>
          <w:numId w:val="0"/>
        </w:numPr>
        <w:ind w:left="360" w:hanging="360"/>
        <w:rPr>
          <w:ins w:id="2303" w:author="Sebastian Gonzalez" w:date="2022-05-18T12:26:00Z"/>
          <w:del w:id="2304" w:author="Santiago Estellano" w:date="2022-10-24T15:46:00Z"/>
          <w:rFonts w:cs="Arial"/>
          <w:i/>
          <w:iCs/>
          <w:sz w:val="21"/>
          <w:szCs w:val="21"/>
          <w:shd w:val="clear" w:color="auto" w:fill="FFFFFF"/>
        </w:rPr>
        <w:pPrChange w:id="2305" w:author="Santiago Estellano" w:date="2022-10-24T20:50:00Z">
          <w:pPr/>
        </w:pPrChange>
      </w:pPr>
      <w:ins w:id="2306" w:author="Sebastian Gonzalez" w:date="2022-05-18T12:26:00Z">
        <w:del w:id="2307" w:author="Santiago Estellano" w:date="2022-10-24T15:46:00Z">
          <w:r w:rsidRPr="000978BD" w:rsidDel="00E22E9E">
            <w:rPr>
              <w:rFonts w:cs="Arial"/>
              <w:i/>
              <w:iCs/>
              <w:sz w:val="21"/>
              <w:szCs w:val="21"/>
              <w:shd w:val="clear" w:color="auto" w:fill="FFFFFF"/>
            </w:rPr>
            <w:delText>For example:</w:delText>
          </w:r>
        </w:del>
      </w:ins>
    </w:p>
    <w:p w14:paraId="43C1A141" w14:textId="57D0F895" w:rsidR="007D7B03" w:rsidRPr="00E22E9E" w:rsidRDefault="007D7B03">
      <w:pPr>
        <w:pStyle w:val="ListBullet"/>
        <w:numPr>
          <w:ilvl w:val="0"/>
          <w:numId w:val="0"/>
        </w:numPr>
        <w:ind w:left="360" w:hanging="360"/>
        <w:rPr>
          <w:ins w:id="2308" w:author="Sebastian Gonzalez" w:date="2022-05-18T12:26:00Z"/>
          <w:rFonts w:cs="Arial"/>
          <w:i/>
          <w:iCs/>
          <w:sz w:val="21"/>
          <w:szCs w:val="21"/>
          <w:shd w:val="clear" w:color="auto" w:fill="FFFFFF"/>
          <w:rPrChange w:id="2309" w:author="Santiago Estellano" w:date="2022-10-24T15:46:00Z">
            <w:rPr>
              <w:ins w:id="2310" w:author="Sebastian Gonzalez" w:date="2022-05-18T12:26:00Z"/>
              <w:shd w:val="clear" w:color="auto" w:fill="FFFFFF"/>
            </w:rPr>
          </w:rPrChange>
        </w:rPr>
        <w:pPrChange w:id="2311" w:author="Santiago Estellano" w:date="2022-10-24T20:50:00Z">
          <w:pPr>
            <w:pStyle w:val="ListParagraph"/>
            <w:numPr>
              <w:numId w:val="12"/>
            </w:numPr>
            <w:ind w:left="720" w:hanging="360"/>
          </w:pPr>
        </w:pPrChange>
      </w:pPr>
      <w:ins w:id="2312" w:author="Sebastian Gonzalez" w:date="2022-05-18T12:26:00Z">
        <w:r w:rsidRPr="00E22E9E">
          <w:rPr>
            <w:rFonts w:cs="Arial"/>
            <w:i/>
            <w:iCs/>
            <w:sz w:val="21"/>
            <w:szCs w:val="21"/>
            <w:shd w:val="clear" w:color="auto" w:fill="FFFFFF"/>
            <w:rPrChange w:id="2313" w:author="Santiago Estellano" w:date="2022-10-24T15:46:00Z">
              <w:rPr>
                <w:shd w:val="clear" w:color="auto" w:fill="FFFFFF"/>
              </w:rPr>
            </w:rPrChange>
          </w:rPr>
          <w:t xml:space="preserve">When navigating to the </w:t>
        </w:r>
        <w:del w:id="2314" w:author="Santiago Estellano" w:date="2022-10-24T15:45:00Z">
          <w:r w:rsidRPr="00E22E9E" w:rsidDel="00E22E9E">
            <w:rPr>
              <w:rFonts w:cs="Arial"/>
              <w:i/>
              <w:iCs/>
              <w:sz w:val="21"/>
              <w:szCs w:val="21"/>
              <w:shd w:val="clear" w:color="auto" w:fill="FFFFFF"/>
              <w:rPrChange w:id="2315" w:author="Santiago Estellano" w:date="2022-10-24T15:46:00Z">
                <w:rPr>
                  <w:shd w:val="clear" w:color="auto" w:fill="FFFFFF"/>
                </w:rPr>
              </w:rPrChange>
            </w:rPr>
            <w:delText>product details page in Desktop, Mobile and Tablet, the SKU# needs to be visible next to the product name and have the same font style, size and color as the product name</w:delText>
          </w:r>
        </w:del>
      </w:ins>
      <w:ins w:id="2316" w:author="Santiago Estellano" w:date="2022-10-24T15:45:00Z">
        <w:r w:rsidR="00E22E9E" w:rsidRPr="00E22E9E">
          <w:rPr>
            <w:rFonts w:cs="Arial"/>
            <w:i/>
            <w:iCs/>
            <w:sz w:val="21"/>
            <w:szCs w:val="21"/>
            <w:shd w:val="clear" w:color="auto" w:fill="FFFFFF"/>
            <w:rPrChange w:id="2317" w:author="Santiago Estellano" w:date="2022-10-24T15:46:00Z">
              <w:rPr>
                <w:shd w:val="clear" w:color="auto" w:fill="FFFFFF"/>
              </w:rPr>
            </w:rPrChange>
          </w:rPr>
          <w:t>checkout, client</w:t>
        </w:r>
      </w:ins>
      <w:ins w:id="2318" w:author="Santiago Estellano" w:date="2022-10-24T15:46:00Z">
        <w:r w:rsidR="00E22E9E" w:rsidRPr="00E22E9E">
          <w:rPr>
            <w:rFonts w:cs="Arial"/>
            <w:i/>
            <w:iCs/>
            <w:sz w:val="21"/>
            <w:szCs w:val="21"/>
            <w:shd w:val="clear" w:color="auto" w:fill="FFFFFF"/>
            <w:rPrChange w:id="2319" w:author="Santiago Estellano" w:date="2022-10-24T15:46:00Z">
              <w:rPr>
                <w:shd w:val="clear" w:color="auto" w:fill="FFFFFF"/>
              </w:rPr>
            </w:rPrChange>
          </w:rPr>
          <w:t xml:space="preserve"> is able to see its legal name and the FDA date before placing an order</w:t>
        </w:r>
      </w:ins>
      <w:ins w:id="2320" w:author="Sebastian Gonzalez" w:date="2022-05-18T12:26:00Z">
        <w:r w:rsidRPr="00E22E9E">
          <w:rPr>
            <w:rFonts w:cs="Arial"/>
            <w:i/>
            <w:iCs/>
            <w:sz w:val="21"/>
            <w:szCs w:val="21"/>
            <w:shd w:val="clear" w:color="auto" w:fill="FFFFFF"/>
            <w:rPrChange w:id="2321" w:author="Santiago Estellano" w:date="2022-10-24T15:46:00Z">
              <w:rPr>
                <w:shd w:val="clear" w:color="auto" w:fill="FFFFFF"/>
              </w:rPr>
            </w:rPrChange>
          </w:rPr>
          <w:t>.</w:t>
        </w:r>
      </w:ins>
    </w:p>
    <w:p w14:paraId="1CD57553" w14:textId="132EE166" w:rsidR="00722948" w:rsidRPr="007D7B03" w:rsidDel="00E22E9E" w:rsidRDefault="007D7B03">
      <w:pPr>
        <w:pStyle w:val="Heading1"/>
        <w:rPr>
          <w:del w:id="2322" w:author="Santiago Estellano" w:date="2022-10-24T15:46:00Z"/>
        </w:rPr>
      </w:pPr>
      <w:ins w:id="2323" w:author="Sebastian Gonzalez" w:date="2022-05-18T12:26:00Z">
        <w:del w:id="2324" w:author="Santiago Estellano" w:date="2022-10-24T15:46:00Z">
          <w:r w:rsidRPr="00CC5B34" w:rsidDel="00E22E9E">
            <w:rPr>
              <w:b/>
              <w:bCs/>
              <w:color w:val="0070C0"/>
            </w:rPr>
            <w:delText>(DELETE TEXT ABOVE ONCE THIS SECTION IS COMPLETED)</w:delText>
          </w:r>
        </w:del>
      </w:ins>
      <w:del w:id="2325" w:author="Santiago Estellano" w:date="2022-10-24T15:46:00Z">
        <w:r w:rsidR="0038123D" w:rsidDel="00E22E9E">
          <w:delText>TransnetYX understands that any item that is available to ship upon harvest should have the shipping days blank.</w:delText>
        </w:r>
        <w:bookmarkStart w:id="2326" w:name="_Toc97815104"/>
        <w:bookmarkStart w:id="2327" w:name="_Toc97815235"/>
        <w:bookmarkStart w:id="2328" w:name="_Toc97816099"/>
        <w:bookmarkStart w:id="2329" w:name="_Toc97816688"/>
        <w:bookmarkStart w:id="2330" w:name="_Toc103766448"/>
        <w:bookmarkStart w:id="2331" w:name="_Toc103766527"/>
        <w:bookmarkStart w:id="2332" w:name="_Toc103768546"/>
        <w:bookmarkStart w:id="2333" w:name="_Toc103768625"/>
        <w:bookmarkStart w:id="2334" w:name="_Toc103768704"/>
        <w:bookmarkStart w:id="2335" w:name="_Toc103768783"/>
        <w:bookmarkStart w:id="2336" w:name="_Toc103768877"/>
        <w:bookmarkStart w:id="2337" w:name="_Toc103769035"/>
        <w:bookmarkStart w:id="2338" w:name="_Toc103769114"/>
        <w:bookmarkStart w:id="2339" w:name="_Toc103769193"/>
        <w:bookmarkStart w:id="2340" w:name="_Toc103769272"/>
        <w:bookmarkStart w:id="2341" w:name="_Toc103769351"/>
        <w:bookmarkStart w:id="2342" w:name="_Toc103769445"/>
        <w:bookmarkStart w:id="2343" w:name="_Toc103769524"/>
        <w:bookmarkStart w:id="2344" w:name="_Toc103769603"/>
        <w:bookmarkStart w:id="2345" w:name="_Toc103769683"/>
        <w:bookmarkStart w:id="2346" w:name="_Toc103769759"/>
        <w:bookmarkStart w:id="2347" w:name="_Toc103769834"/>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del>
    </w:p>
    <w:p w14:paraId="30BA87A8" w14:textId="36E1426B" w:rsidR="0038123D" w:rsidDel="00E22E9E" w:rsidRDefault="0038123D">
      <w:pPr>
        <w:pStyle w:val="Heading1"/>
        <w:rPr>
          <w:del w:id="2348" w:author="Santiago Estellano" w:date="2022-10-24T15:46:00Z"/>
        </w:rPr>
        <w:pPrChange w:id="2349" w:author="Sebastian Gonzalez" w:date="2022-05-18T12:12:00Z">
          <w:pPr>
            <w:pStyle w:val="ListParagraph"/>
            <w:numPr>
              <w:numId w:val="7"/>
            </w:numPr>
            <w:ind w:left="720" w:hanging="360"/>
          </w:pPr>
        </w:pPrChange>
      </w:pPr>
      <w:del w:id="2350" w:author="Santiago Estellano" w:date="2022-10-24T15:46:00Z">
        <w:r w:rsidDel="00E22E9E">
          <w:delText>TransnetYX will be responsible for populating the calendar in the configuration record for any days they are closed for business excluding Saturday and Sunday.</w:delText>
        </w:r>
        <w:bookmarkStart w:id="2351" w:name="_Toc97815105"/>
        <w:bookmarkStart w:id="2352" w:name="_Toc97815236"/>
        <w:bookmarkStart w:id="2353" w:name="_Toc97816100"/>
        <w:bookmarkStart w:id="2354" w:name="_Toc97816689"/>
        <w:bookmarkStart w:id="2355" w:name="_Toc103766449"/>
        <w:bookmarkStart w:id="2356" w:name="_Toc103766528"/>
        <w:bookmarkStart w:id="2357" w:name="_Toc103768547"/>
        <w:bookmarkStart w:id="2358" w:name="_Toc103768626"/>
        <w:bookmarkStart w:id="2359" w:name="_Toc103768705"/>
        <w:bookmarkStart w:id="2360" w:name="_Toc103768784"/>
        <w:bookmarkStart w:id="2361" w:name="_Toc103768878"/>
        <w:bookmarkStart w:id="2362" w:name="_Toc103769036"/>
        <w:bookmarkStart w:id="2363" w:name="_Toc103769115"/>
        <w:bookmarkStart w:id="2364" w:name="_Toc103769194"/>
        <w:bookmarkStart w:id="2365" w:name="_Toc103769273"/>
        <w:bookmarkStart w:id="2366" w:name="_Toc103769352"/>
        <w:bookmarkStart w:id="2367" w:name="_Toc103769446"/>
        <w:bookmarkStart w:id="2368" w:name="_Toc103769525"/>
        <w:bookmarkStart w:id="2369" w:name="_Toc103769604"/>
        <w:bookmarkStart w:id="2370" w:name="_Toc103769684"/>
        <w:bookmarkStart w:id="2371" w:name="_Toc103769760"/>
        <w:bookmarkStart w:id="2372" w:name="_Toc103769835"/>
        <w:bookmarkStart w:id="2373" w:name="_Toc103769849"/>
        <w:bookmarkStart w:id="2374" w:name="_Toc103769863"/>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del>
    </w:p>
    <w:p w14:paraId="2C389817" w14:textId="60CEC387" w:rsidR="0038123D" w:rsidRPr="006E6617" w:rsidDel="00E22E9E" w:rsidRDefault="0038123D">
      <w:pPr>
        <w:pStyle w:val="Heading1"/>
        <w:rPr>
          <w:ins w:id="2375" w:author="Bertorelli, Yvonne A" w:date="2021-11-02T14:31:00Z"/>
          <w:del w:id="2376" w:author="Santiago Estellano" w:date="2022-10-24T15:46:00Z"/>
          <w:rFonts w:eastAsiaTheme="minorHAnsi"/>
          <w:rPrChange w:id="2377" w:author="Bertorelli, Yvonne A" w:date="2021-11-02T14:31:00Z">
            <w:rPr>
              <w:ins w:id="2378" w:author="Bertorelli, Yvonne A" w:date="2021-11-02T14:31:00Z"/>
              <w:del w:id="2379" w:author="Santiago Estellano" w:date="2022-10-24T15:46:00Z"/>
              <w:rFonts w:eastAsia="Times New Roman"/>
              <w:color w:val="0070C0"/>
            </w:rPr>
          </w:rPrChange>
        </w:rPr>
        <w:pPrChange w:id="2380" w:author="Sebastian Gonzalez" w:date="2022-05-18T12:12:00Z">
          <w:pPr>
            <w:pStyle w:val="ListParagraph"/>
            <w:numPr>
              <w:numId w:val="7"/>
            </w:numPr>
            <w:ind w:left="720" w:hanging="360"/>
          </w:pPr>
        </w:pPrChange>
      </w:pPr>
      <w:del w:id="2381" w:author="Santiago Estellano" w:date="2022-10-24T15:46:00Z">
        <w:r w:rsidRPr="0038123D" w:rsidDel="00E22E9E">
          <w:delText>All the days off/lead time calculations will be based on the NS server time zone which is PDT.</w:delText>
        </w:r>
      </w:del>
      <w:bookmarkStart w:id="2382" w:name="_Toc97815106"/>
      <w:bookmarkStart w:id="2383" w:name="_Toc97815237"/>
      <w:bookmarkStart w:id="2384" w:name="_Toc97816101"/>
      <w:bookmarkStart w:id="2385" w:name="_Toc97816690"/>
      <w:bookmarkStart w:id="2386" w:name="_Toc103766450"/>
      <w:bookmarkStart w:id="2387" w:name="_Toc103766529"/>
      <w:bookmarkStart w:id="2388" w:name="_Toc103768548"/>
      <w:bookmarkStart w:id="2389" w:name="_Toc103768627"/>
      <w:bookmarkStart w:id="2390" w:name="_Toc103768706"/>
      <w:bookmarkStart w:id="2391" w:name="_Toc103768785"/>
      <w:bookmarkStart w:id="2392" w:name="_Toc103768879"/>
      <w:bookmarkStart w:id="2393" w:name="_Toc103769037"/>
      <w:bookmarkStart w:id="2394" w:name="_Toc103769116"/>
      <w:bookmarkStart w:id="2395" w:name="_Toc103769195"/>
      <w:bookmarkStart w:id="2396" w:name="_Toc103769274"/>
      <w:bookmarkStart w:id="2397" w:name="_Toc103769353"/>
      <w:bookmarkStart w:id="2398" w:name="_Toc103769447"/>
      <w:bookmarkStart w:id="2399" w:name="_Toc103769526"/>
      <w:bookmarkStart w:id="2400" w:name="_Toc103769605"/>
      <w:bookmarkStart w:id="2401" w:name="_Toc103769685"/>
      <w:bookmarkStart w:id="2402" w:name="_Toc103769761"/>
      <w:bookmarkStart w:id="2403" w:name="_Toc103769836"/>
      <w:bookmarkStart w:id="2404" w:name="_Toc103769850"/>
      <w:bookmarkStart w:id="2405" w:name="_Toc103769864"/>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p>
    <w:p w14:paraId="19925B68" w14:textId="4824682C" w:rsidR="006E6617" w:rsidRPr="0038123D" w:rsidDel="00E22E9E" w:rsidRDefault="006E6617">
      <w:pPr>
        <w:pStyle w:val="Heading1"/>
        <w:rPr>
          <w:del w:id="2406" w:author="Santiago Estellano" w:date="2022-10-24T15:46:00Z"/>
        </w:rPr>
        <w:pPrChange w:id="2407" w:author="Sebastian Gonzalez" w:date="2022-05-18T12:12:00Z">
          <w:pPr>
            <w:pStyle w:val="ListParagraph"/>
            <w:numPr>
              <w:numId w:val="7"/>
            </w:numPr>
            <w:ind w:left="720" w:hanging="360"/>
          </w:pPr>
        </w:pPrChange>
      </w:pPr>
      <w:ins w:id="2408" w:author="Bertorelli, Yvonne A" w:date="2021-11-02T14:31:00Z">
        <w:del w:id="2409" w:author="Santiago Estellano" w:date="2022-10-24T15:46:00Z">
          <w:r w:rsidDel="00E22E9E">
            <w:delText>Non shipping dates will be Friday, Saturday and Sunday.</w:delText>
          </w:r>
        </w:del>
      </w:ins>
      <w:bookmarkStart w:id="2410" w:name="_Toc97815107"/>
      <w:bookmarkStart w:id="2411" w:name="_Toc97815238"/>
      <w:bookmarkStart w:id="2412" w:name="_Toc97816102"/>
      <w:bookmarkStart w:id="2413" w:name="_Toc97816691"/>
      <w:bookmarkStart w:id="2414" w:name="_Toc103766451"/>
      <w:bookmarkStart w:id="2415" w:name="_Toc103766530"/>
      <w:bookmarkStart w:id="2416" w:name="_Toc103768549"/>
      <w:bookmarkStart w:id="2417" w:name="_Toc103768628"/>
      <w:bookmarkStart w:id="2418" w:name="_Toc103768707"/>
      <w:bookmarkStart w:id="2419" w:name="_Toc103768786"/>
      <w:bookmarkStart w:id="2420" w:name="_Toc103768880"/>
      <w:bookmarkStart w:id="2421" w:name="_Toc103769038"/>
      <w:bookmarkStart w:id="2422" w:name="_Toc103769117"/>
      <w:bookmarkStart w:id="2423" w:name="_Toc103769196"/>
      <w:bookmarkStart w:id="2424" w:name="_Toc103769275"/>
      <w:bookmarkStart w:id="2425" w:name="_Toc103769354"/>
      <w:bookmarkStart w:id="2426" w:name="_Toc103769448"/>
      <w:bookmarkStart w:id="2427" w:name="_Toc103769527"/>
      <w:bookmarkStart w:id="2428" w:name="_Toc103769606"/>
      <w:bookmarkStart w:id="2429" w:name="_Toc103769686"/>
      <w:bookmarkStart w:id="2430" w:name="_Toc103769762"/>
      <w:bookmarkStart w:id="2431" w:name="_Toc103769837"/>
      <w:bookmarkStart w:id="2432" w:name="_Toc103769851"/>
      <w:bookmarkStart w:id="2433" w:name="_Toc103769865"/>
      <w:bookmarkStart w:id="2434" w:name="_Toc103769877"/>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p>
    <w:p w14:paraId="0DE4B5B7" w14:textId="37BD370D" w:rsidR="00FE5BEC" w:rsidDel="00E22E9E" w:rsidRDefault="00FE5BEC">
      <w:pPr>
        <w:pStyle w:val="Heading1"/>
        <w:rPr>
          <w:ins w:id="2435" w:author="Villaverde, Alfredo" w:date="2022-03-10T14:31:00Z"/>
          <w:del w:id="2436" w:author="Santiago Estellano" w:date="2022-10-24T15:46:00Z"/>
        </w:rPr>
        <w:pPrChange w:id="2437" w:author="Sebastian Gonzalez" w:date="2022-05-18T12:12:00Z">
          <w:pPr>
            <w:pStyle w:val="Heading1"/>
            <w:numPr>
              <w:numId w:val="0"/>
            </w:numPr>
            <w:ind w:left="0" w:firstLine="0"/>
          </w:pPr>
        </w:pPrChange>
      </w:pPr>
    </w:p>
    <w:p w14:paraId="1D23F1FE" w14:textId="40E85823" w:rsidR="0071121C" w:rsidDel="00E22E9E" w:rsidRDefault="008C7C9A" w:rsidP="0071121C">
      <w:pPr>
        <w:rPr>
          <w:ins w:id="2438" w:author="Villaverde, Alfredo" w:date="2022-03-10T15:01:00Z"/>
          <w:del w:id="2439" w:author="Santiago Estellano" w:date="2022-10-24T15:46:00Z"/>
          <w:lang w:val="en-US"/>
        </w:rPr>
      </w:pPr>
      <w:ins w:id="2440" w:author="Villaverde, Alfredo" w:date="2022-03-10T15:08:00Z">
        <w:del w:id="2441" w:author="Santiago Estellano" w:date="2022-10-24T15:46:00Z">
          <w:r w:rsidDel="00E22E9E">
            <w:rPr>
              <w:lang w:val="en-US"/>
            </w:rPr>
            <w:delText xml:space="preserve">The below test cases should be executed to determine that the </w:delText>
          </w:r>
        </w:del>
      </w:ins>
      <w:ins w:id="2442" w:author="Villaverde, Alfredo" w:date="2022-03-10T15:01:00Z">
        <w:del w:id="2443" w:author="Santiago Estellano" w:date="2022-10-24T15:46:00Z">
          <w:r w:rsidDel="00E22E9E">
            <w:rPr>
              <w:lang w:val="en-US"/>
            </w:rPr>
            <w:delText xml:space="preserve">specified requirements </w:delText>
          </w:r>
        </w:del>
      </w:ins>
      <w:ins w:id="2444" w:author="Villaverde, Alfredo" w:date="2022-03-10T15:08:00Z">
        <w:del w:id="2445" w:author="Santiago Estellano" w:date="2022-10-24T15:46:00Z">
          <w:r w:rsidDel="00E22E9E">
            <w:rPr>
              <w:lang w:val="en-US"/>
            </w:rPr>
            <w:delText>have been</w:delText>
          </w:r>
        </w:del>
      </w:ins>
      <w:ins w:id="2446" w:author="Villaverde, Alfredo" w:date="2022-03-10T15:01:00Z">
        <w:del w:id="2447" w:author="Santiago Estellano" w:date="2022-10-24T15:46:00Z">
          <w:r w:rsidDel="00E22E9E">
            <w:rPr>
              <w:lang w:val="en-US"/>
            </w:rPr>
            <w:delText xml:space="preserve"> fulfilled</w:delText>
          </w:r>
        </w:del>
      </w:ins>
      <w:ins w:id="2448" w:author="Villaverde, Alfredo" w:date="2022-03-10T15:08:00Z">
        <w:del w:id="2449" w:author="Santiago Estellano" w:date="2022-10-24T15:46:00Z">
          <w:r w:rsidDel="00E22E9E">
            <w:rPr>
              <w:lang w:val="en-US"/>
            </w:rPr>
            <w:delText>.</w:delText>
          </w:r>
        </w:del>
      </w:ins>
    </w:p>
    <w:p w14:paraId="3ECC998F" w14:textId="46C3F39B" w:rsidR="009D54F5" w:rsidRPr="00CC5B34" w:rsidDel="00E22E9E" w:rsidRDefault="008C7C9A" w:rsidP="008C7C9A">
      <w:pPr>
        <w:rPr>
          <w:ins w:id="2450" w:author="Villaverde, Alfredo" w:date="2022-03-10T15:01:00Z"/>
          <w:del w:id="2451" w:author="Santiago Estellano" w:date="2022-10-24T15:46:00Z"/>
          <w:b/>
          <w:bCs/>
          <w:color w:val="0070C0"/>
          <w:lang w:val="en-US"/>
        </w:rPr>
      </w:pPr>
      <w:ins w:id="2452" w:author="Villaverde, Alfredo" w:date="2022-03-10T15:01:00Z">
        <w:del w:id="2453" w:author="Santiago Estellano" w:date="2022-10-24T15:46:00Z">
          <w:r w:rsidRPr="00CC5B34" w:rsidDel="00E22E9E">
            <w:rPr>
              <w:b/>
              <w:bCs/>
              <w:color w:val="0070C0"/>
              <w:lang w:val="en-US"/>
            </w:rPr>
            <w:delText>GUIDELINE FOR THIS SECTION (DELETE TEXT BELOW ONCE THIS SECTION IS COMPLETED)</w:delText>
          </w:r>
        </w:del>
      </w:ins>
    </w:p>
    <w:p w14:paraId="67EF4779" w14:textId="7E0BF9C1" w:rsidR="008C7C9A" w:rsidRPr="00706D9F" w:rsidDel="00E22E9E" w:rsidRDefault="008C7C9A" w:rsidP="008C7C9A">
      <w:pPr>
        <w:rPr>
          <w:ins w:id="2454" w:author="Villaverde, Alfredo" w:date="2022-03-10T15:01:00Z"/>
          <w:del w:id="2455" w:author="Santiago Estellano" w:date="2022-10-24T15:46:00Z"/>
          <w:rFonts w:cs="Arial"/>
          <w:i/>
          <w:iCs/>
          <w:sz w:val="21"/>
          <w:szCs w:val="21"/>
          <w:shd w:val="clear" w:color="auto" w:fill="FFFFFF"/>
          <w:rPrChange w:id="2456" w:author="Villaverde, Alfredo" w:date="2022-03-10T15:12:00Z">
            <w:rPr>
              <w:ins w:id="2457" w:author="Villaverde, Alfredo" w:date="2022-03-10T15:01:00Z"/>
              <w:del w:id="2458" w:author="Santiago Estellano" w:date="2022-10-24T15:46:00Z"/>
              <w:rFonts w:cs="Arial"/>
              <w:sz w:val="21"/>
              <w:szCs w:val="21"/>
              <w:shd w:val="clear" w:color="auto" w:fill="FFFFFF"/>
            </w:rPr>
          </w:rPrChange>
        </w:rPr>
      </w:pPr>
      <w:ins w:id="2459" w:author="Villaverde, Alfredo" w:date="2022-03-10T15:01:00Z">
        <w:del w:id="2460" w:author="Santiago Estellano" w:date="2022-10-24T15:46:00Z">
          <w:r w:rsidRPr="00706D9F" w:rsidDel="00E22E9E">
            <w:rPr>
              <w:rFonts w:cs="Arial"/>
              <w:i/>
              <w:iCs/>
              <w:sz w:val="21"/>
              <w:szCs w:val="21"/>
              <w:shd w:val="clear" w:color="auto" w:fill="FFFFFF"/>
              <w:rPrChange w:id="2461" w:author="Villaverde, Alfredo" w:date="2022-03-10T15:12:00Z">
                <w:rPr>
                  <w:rFonts w:cs="Arial"/>
                  <w:sz w:val="21"/>
                  <w:szCs w:val="21"/>
                  <w:shd w:val="clear" w:color="auto" w:fill="FFFFFF"/>
                </w:rPr>
              </w:rPrChange>
            </w:rPr>
            <w:delText xml:space="preserve">List the </w:delText>
          </w:r>
        </w:del>
      </w:ins>
      <w:ins w:id="2462" w:author="Villaverde, Alfredo" w:date="2022-03-10T15:02:00Z">
        <w:del w:id="2463" w:author="Santiago Estellano" w:date="2022-10-24T15:46:00Z">
          <w:r w:rsidRPr="00706D9F" w:rsidDel="00E22E9E">
            <w:rPr>
              <w:rFonts w:cs="Arial"/>
              <w:i/>
              <w:iCs/>
              <w:sz w:val="21"/>
              <w:szCs w:val="21"/>
              <w:shd w:val="clear" w:color="auto" w:fill="FFFFFF"/>
              <w:rPrChange w:id="2464" w:author="Villaverde, Alfredo" w:date="2022-03-10T15:12:00Z">
                <w:rPr>
                  <w:rFonts w:cs="Arial"/>
                  <w:sz w:val="21"/>
                  <w:szCs w:val="21"/>
                  <w:shd w:val="clear" w:color="auto" w:fill="FFFFFF"/>
                </w:rPr>
              </w:rPrChange>
            </w:rPr>
            <w:delText xml:space="preserve">different </w:delText>
          </w:r>
        </w:del>
      </w:ins>
      <w:ins w:id="2465" w:author="Villaverde, Alfredo" w:date="2022-03-10T15:09:00Z">
        <w:del w:id="2466" w:author="Santiago Estellano" w:date="2022-10-24T15:46:00Z">
          <w:r w:rsidRPr="00706D9F" w:rsidDel="00E22E9E">
            <w:rPr>
              <w:rFonts w:cs="Arial"/>
              <w:i/>
              <w:iCs/>
              <w:sz w:val="21"/>
              <w:szCs w:val="21"/>
              <w:shd w:val="clear" w:color="auto" w:fill="FFFFFF"/>
              <w:rPrChange w:id="2467" w:author="Villaverde, Alfredo" w:date="2022-03-10T15:12:00Z">
                <w:rPr>
                  <w:rFonts w:cs="Arial"/>
                  <w:sz w:val="21"/>
                  <w:szCs w:val="21"/>
                  <w:shd w:val="clear" w:color="auto" w:fill="FFFFFF"/>
                </w:rPr>
              </w:rPrChange>
            </w:rPr>
            <w:delText xml:space="preserve">ways each user story created in the business needs section should be tested to </w:delText>
          </w:r>
        </w:del>
      </w:ins>
      <w:ins w:id="2468" w:author="Villaverde, Alfredo" w:date="2022-03-10T15:02:00Z">
        <w:del w:id="2469" w:author="Santiago Estellano" w:date="2022-10-24T15:46:00Z">
          <w:r w:rsidRPr="00706D9F" w:rsidDel="00E22E9E">
            <w:rPr>
              <w:rFonts w:cs="Arial"/>
              <w:i/>
              <w:iCs/>
              <w:sz w:val="21"/>
              <w:szCs w:val="21"/>
              <w:shd w:val="clear" w:color="auto" w:fill="FFFFFF"/>
              <w:rPrChange w:id="2470" w:author="Villaverde, Alfredo" w:date="2022-03-10T15:12:00Z">
                <w:rPr>
                  <w:rFonts w:cs="Arial"/>
                  <w:sz w:val="21"/>
                  <w:szCs w:val="21"/>
                  <w:shd w:val="clear" w:color="auto" w:fill="FFFFFF"/>
                </w:rPr>
              </w:rPrChange>
            </w:rPr>
            <w:delText>satisfy the requirement.</w:delText>
          </w:r>
        </w:del>
      </w:ins>
    </w:p>
    <w:p w14:paraId="6195D867" w14:textId="452D2DE7" w:rsidR="008C7C9A" w:rsidRPr="00706D9F" w:rsidDel="00E22E9E" w:rsidRDefault="008C7C9A" w:rsidP="008C7C9A">
      <w:pPr>
        <w:rPr>
          <w:ins w:id="2471" w:author="Villaverde, Alfredo" w:date="2022-03-10T15:01:00Z"/>
          <w:del w:id="2472" w:author="Santiago Estellano" w:date="2022-10-24T15:46:00Z"/>
          <w:rFonts w:cs="Arial"/>
          <w:i/>
          <w:iCs/>
          <w:sz w:val="21"/>
          <w:szCs w:val="21"/>
          <w:shd w:val="clear" w:color="auto" w:fill="FFFFFF"/>
          <w:rPrChange w:id="2473" w:author="Villaverde, Alfredo" w:date="2022-03-10T15:12:00Z">
            <w:rPr>
              <w:ins w:id="2474" w:author="Villaverde, Alfredo" w:date="2022-03-10T15:01:00Z"/>
              <w:del w:id="2475" w:author="Santiago Estellano" w:date="2022-10-24T15:46:00Z"/>
              <w:rFonts w:cs="Arial"/>
              <w:sz w:val="21"/>
              <w:szCs w:val="21"/>
              <w:shd w:val="clear" w:color="auto" w:fill="FFFFFF"/>
            </w:rPr>
          </w:rPrChange>
        </w:rPr>
      </w:pPr>
      <w:ins w:id="2476" w:author="Villaverde, Alfredo" w:date="2022-03-10T15:01:00Z">
        <w:del w:id="2477" w:author="Santiago Estellano" w:date="2022-10-24T15:46:00Z">
          <w:r w:rsidRPr="00706D9F" w:rsidDel="00E22E9E">
            <w:rPr>
              <w:rFonts w:cs="Arial"/>
              <w:i/>
              <w:iCs/>
              <w:sz w:val="21"/>
              <w:szCs w:val="21"/>
              <w:shd w:val="clear" w:color="auto" w:fill="FFFFFF"/>
              <w:rPrChange w:id="2478" w:author="Villaverde, Alfredo" w:date="2022-03-10T15:12:00Z">
                <w:rPr>
                  <w:rFonts w:cs="Arial"/>
                  <w:sz w:val="21"/>
                  <w:szCs w:val="21"/>
                  <w:shd w:val="clear" w:color="auto" w:fill="FFFFFF"/>
                </w:rPr>
              </w:rPrChange>
            </w:rPr>
            <w:delText>For example:</w:delText>
          </w:r>
        </w:del>
      </w:ins>
    </w:p>
    <w:p w14:paraId="329B1D3C" w14:textId="05422935" w:rsidR="008C7C9A" w:rsidRPr="00042D78" w:rsidDel="00E22E9E" w:rsidRDefault="008C7C9A">
      <w:pPr>
        <w:pStyle w:val="ListParagraph"/>
        <w:numPr>
          <w:ilvl w:val="0"/>
          <w:numId w:val="12"/>
        </w:numPr>
        <w:rPr>
          <w:ins w:id="2479" w:author="Villaverde, Alfredo" w:date="2022-03-10T15:01:00Z"/>
          <w:del w:id="2480" w:author="Santiago Estellano" w:date="2022-10-24T15:46:00Z"/>
          <w:rFonts w:cs="Arial"/>
          <w:i/>
          <w:iCs/>
          <w:sz w:val="21"/>
          <w:szCs w:val="21"/>
          <w:shd w:val="clear" w:color="auto" w:fill="FFFFFF"/>
          <w:rPrChange w:id="2481" w:author="Villaverde, Alfredo" w:date="2022-03-10T15:14:00Z">
            <w:rPr>
              <w:ins w:id="2482" w:author="Villaverde, Alfredo" w:date="2022-03-10T15:01:00Z"/>
              <w:del w:id="2483" w:author="Santiago Estellano" w:date="2022-10-24T15:46:00Z"/>
              <w:rFonts w:cs="Arial"/>
              <w:color w:val="0070C0"/>
              <w:sz w:val="21"/>
              <w:szCs w:val="21"/>
              <w:shd w:val="clear" w:color="auto" w:fill="FFFFFF"/>
            </w:rPr>
          </w:rPrChange>
        </w:rPr>
      </w:pPr>
      <w:ins w:id="2484" w:author="Villaverde, Alfredo" w:date="2022-03-10T15:04:00Z">
        <w:del w:id="2485" w:author="Santiago Estellano" w:date="2022-10-24T15:46:00Z">
          <w:r w:rsidRPr="00706D9F" w:rsidDel="00E22E9E">
            <w:rPr>
              <w:rFonts w:cs="Arial"/>
              <w:i/>
              <w:iCs/>
              <w:sz w:val="21"/>
              <w:szCs w:val="21"/>
              <w:shd w:val="clear" w:color="auto" w:fill="FFFFFF"/>
              <w:rPrChange w:id="2486" w:author="Villaverde, Alfredo" w:date="2022-03-10T15:12:00Z">
                <w:rPr>
                  <w:rFonts w:cs="Arial"/>
                  <w:sz w:val="21"/>
                  <w:szCs w:val="21"/>
                  <w:shd w:val="clear" w:color="auto" w:fill="FFFFFF"/>
                </w:rPr>
              </w:rPrChange>
            </w:rPr>
            <w:delText xml:space="preserve">When navigating to the product details page in Desktop, Mobile and Tablet, the SKU# needs to be </w:delText>
          </w:r>
        </w:del>
      </w:ins>
      <w:ins w:id="2487" w:author="Villaverde, Alfredo" w:date="2022-03-10T15:05:00Z">
        <w:del w:id="2488" w:author="Santiago Estellano" w:date="2022-10-24T15:46:00Z">
          <w:r w:rsidRPr="00706D9F" w:rsidDel="00E22E9E">
            <w:rPr>
              <w:rFonts w:cs="Arial"/>
              <w:i/>
              <w:iCs/>
              <w:sz w:val="21"/>
              <w:szCs w:val="21"/>
              <w:shd w:val="clear" w:color="auto" w:fill="FFFFFF"/>
              <w:rPrChange w:id="2489" w:author="Villaverde, Alfredo" w:date="2022-03-10T15:12:00Z">
                <w:rPr>
                  <w:rFonts w:cs="Arial"/>
                  <w:sz w:val="21"/>
                  <w:szCs w:val="21"/>
                  <w:shd w:val="clear" w:color="auto" w:fill="FFFFFF"/>
                </w:rPr>
              </w:rPrChange>
            </w:rPr>
            <w:delText xml:space="preserve">visible next to the </w:delText>
          </w:r>
        </w:del>
      </w:ins>
      <w:ins w:id="2490" w:author="Villaverde, Alfredo" w:date="2022-03-10T15:01:00Z">
        <w:del w:id="2491" w:author="Santiago Estellano" w:date="2022-10-24T15:46:00Z">
          <w:r w:rsidRPr="00706D9F" w:rsidDel="00E22E9E">
            <w:rPr>
              <w:rFonts w:cs="Arial"/>
              <w:i/>
              <w:iCs/>
              <w:sz w:val="21"/>
              <w:szCs w:val="21"/>
              <w:shd w:val="clear" w:color="auto" w:fill="FFFFFF"/>
              <w:rPrChange w:id="2492" w:author="Villaverde, Alfredo" w:date="2022-03-10T15:12:00Z">
                <w:rPr>
                  <w:rFonts w:cs="Arial"/>
                  <w:sz w:val="21"/>
                  <w:szCs w:val="21"/>
                  <w:shd w:val="clear" w:color="auto" w:fill="FFFFFF"/>
                </w:rPr>
              </w:rPrChange>
            </w:rPr>
            <w:delText>product name</w:delText>
          </w:r>
        </w:del>
      </w:ins>
      <w:ins w:id="2493" w:author="Villaverde, Alfredo" w:date="2022-03-10T15:11:00Z">
        <w:del w:id="2494" w:author="Santiago Estellano" w:date="2022-10-24T15:46:00Z">
          <w:r w:rsidR="00706D9F" w:rsidRPr="00706D9F" w:rsidDel="00E22E9E">
            <w:rPr>
              <w:rFonts w:cs="Arial"/>
              <w:i/>
              <w:iCs/>
              <w:sz w:val="21"/>
              <w:szCs w:val="21"/>
              <w:shd w:val="clear" w:color="auto" w:fill="FFFFFF"/>
              <w:rPrChange w:id="2495" w:author="Villaverde, Alfredo" w:date="2022-03-10T15:12:00Z">
                <w:rPr>
                  <w:rFonts w:cs="Arial"/>
                  <w:sz w:val="21"/>
                  <w:szCs w:val="21"/>
                  <w:shd w:val="clear" w:color="auto" w:fill="FFFFFF"/>
                </w:rPr>
              </w:rPrChange>
            </w:rPr>
            <w:delText xml:space="preserve"> and have </w:delText>
          </w:r>
        </w:del>
      </w:ins>
      <w:ins w:id="2496" w:author="Villaverde, Alfredo" w:date="2022-03-10T15:10:00Z">
        <w:del w:id="2497" w:author="Santiago Estellano" w:date="2022-10-24T15:46:00Z">
          <w:r w:rsidR="00706D9F" w:rsidRPr="00706D9F" w:rsidDel="00E22E9E">
            <w:rPr>
              <w:rFonts w:cs="Arial"/>
              <w:i/>
              <w:iCs/>
              <w:sz w:val="21"/>
              <w:szCs w:val="21"/>
              <w:shd w:val="clear" w:color="auto" w:fill="FFFFFF"/>
              <w:rPrChange w:id="2498" w:author="Villaverde, Alfredo" w:date="2022-03-10T15:12:00Z">
                <w:rPr>
                  <w:rFonts w:cs="Arial"/>
                  <w:sz w:val="21"/>
                  <w:szCs w:val="21"/>
                  <w:shd w:val="clear" w:color="auto" w:fill="FFFFFF"/>
                </w:rPr>
              </w:rPrChange>
            </w:rPr>
            <w:delText>the same font style, size and color as the product name</w:delText>
          </w:r>
        </w:del>
      </w:ins>
      <w:ins w:id="2499" w:author="Villaverde, Alfredo" w:date="2022-03-10T15:14:00Z">
        <w:del w:id="2500" w:author="Santiago Estellano" w:date="2022-10-24T15:46:00Z">
          <w:r w:rsidR="00042D78" w:rsidDel="00E22E9E">
            <w:rPr>
              <w:rFonts w:cs="Arial"/>
              <w:i/>
              <w:iCs/>
              <w:sz w:val="21"/>
              <w:szCs w:val="21"/>
              <w:shd w:val="clear" w:color="auto" w:fill="FFFFFF"/>
            </w:rPr>
            <w:delText>.</w:delText>
          </w:r>
        </w:del>
      </w:ins>
    </w:p>
    <w:p w14:paraId="1BEF2272" w14:textId="0FD917E5" w:rsidR="008C7C9A" w:rsidDel="00E22E9E" w:rsidRDefault="008C7C9A" w:rsidP="008C7C9A">
      <w:pPr>
        <w:rPr>
          <w:ins w:id="2501" w:author="Villaverde, Alfredo" w:date="2022-03-10T14:31:00Z"/>
          <w:del w:id="2502" w:author="Santiago Estellano" w:date="2022-10-24T15:46:00Z"/>
          <w:lang w:val="en-US"/>
        </w:rPr>
      </w:pPr>
      <w:ins w:id="2503" w:author="Villaverde, Alfredo" w:date="2022-03-10T15:01:00Z">
        <w:del w:id="2504" w:author="Santiago Estellano" w:date="2022-10-24T15:46:00Z">
          <w:r w:rsidRPr="00CC5B34" w:rsidDel="00E22E9E">
            <w:rPr>
              <w:b/>
              <w:bCs/>
              <w:color w:val="0070C0"/>
              <w:lang w:val="en-US"/>
            </w:rPr>
            <w:delText>(DELETE TEXT ABOVE ONCE THIS SECTION IS COMPLETED)</w:delText>
          </w:r>
        </w:del>
      </w:ins>
    </w:p>
    <w:p w14:paraId="42DEF750" w14:textId="167678C5" w:rsidR="0071121C" w:rsidRPr="0071121C" w:rsidDel="00E22E9E" w:rsidRDefault="0071121C">
      <w:pPr>
        <w:rPr>
          <w:del w:id="2505" w:author="Santiago Estellano" w:date="2022-10-24T15:46:00Z"/>
          <w:lang w:val="en-US"/>
          <w:rPrChange w:id="2506" w:author="Villaverde, Alfredo" w:date="2022-03-10T14:31:00Z">
            <w:rPr>
              <w:del w:id="2507" w:author="Santiago Estellano" w:date="2022-10-24T15:46:00Z"/>
            </w:rPr>
          </w:rPrChange>
        </w:rPr>
      </w:pPr>
    </w:p>
    <w:p w14:paraId="38B2A422" w14:textId="7008A5DD" w:rsidR="001B16C8" w:rsidRPr="00517DC5" w:rsidDel="00E22E9E" w:rsidRDefault="000E2E90">
      <w:pPr>
        <w:rPr>
          <w:del w:id="2508" w:author="Santiago Estellano" w:date="2022-10-24T15:46:00Z"/>
        </w:rPr>
        <w:pPrChange w:id="2509" w:author="Villaverde, Alfredo" w:date="2022-03-10T15:21:00Z">
          <w:pPr>
            <w:pStyle w:val="Heading1"/>
          </w:pPr>
        </w:pPrChange>
      </w:pPr>
      <w:del w:id="2510" w:author="Santiago Estellano" w:date="2022-10-24T15:46:00Z">
        <w:r w:rsidRPr="001C0C44" w:rsidDel="00E22E9E">
          <w:rPr>
            <w:rPrChange w:id="2511" w:author="Villaverde, Alfredo" w:date="2022-03-10T15:21:00Z">
              <w:rPr/>
            </w:rPrChange>
          </w:rPr>
          <w:delText xml:space="preserve">Sample Test cases </w:delText>
        </w:r>
      </w:del>
    </w:p>
    <w:p w14:paraId="67158FB1" w14:textId="1321836F" w:rsidR="00F3647C" w:rsidRPr="00517DC5" w:rsidDel="00E22E9E" w:rsidRDefault="009D49A5">
      <w:pPr>
        <w:rPr>
          <w:del w:id="2512" w:author="Santiago Estellano" w:date="2022-10-24T15:46:00Z"/>
        </w:rPr>
        <w:pPrChange w:id="2513" w:author="Villaverde, Alfredo" w:date="2022-03-10T14:32:00Z">
          <w:pPr>
            <w:pStyle w:val="Heading2"/>
          </w:pPr>
        </w:pPrChange>
      </w:pPr>
      <w:del w:id="2514" w:author="Santiago Estellano" w:date="2022-10-24T15:46:00Z">
        <w:r w:rsidRPr="00517DC5" w:rsidDel="00E22E9E">
          <w:delText>T</w:delText>
        </w:r>
        <w:r w:rsidR="00F3647C" w:rsidRPr="00517DC5" w:rsidDel="00E22E9E">
          <w:delText>ests</w:delText>
        </w:r>
      </w:del>
    </w:p>
    <w:p w14:paraId="66204FF1" w14:textId="77777777" w:rsidR="006D5B44" w:rsidRPr="002D65CC" w:rsidDel="0003202B" w:rsidRDefault="006D5B44">
      <w:pPr>
        <w:pStyle w:val="Heading1"/>
        <w:rPr>
          <w:del w:id="2515" w:author="Villaverde, Alfredo" w:date="2022-03-10T14:13:00Z"/>
        </w:rPr>
        <w:pPrChange w:id="2516" w:author="Villaverde, Alfredo" w:date="2022-03-10T14:25:00Z">
          <w:pPr/>
        </w:pPrChange>
      </w:pPr>
      <w:bookmarkStart w:id="2517" w:name="_Toc97814853"/>
      <w:bookmarkStart w:id="2518" w:name="_Toc97815111"/>
      <w:bookmarkStart w:id="2519" w:name="_Toc97815242"/>
      <w:bookmarkStart w:id="2520" w:name="_Toc97816104"/>
      <w:bookmarkStart w:id="2521" w:name="_Toc97816695"/>
      <w:bookmarkStart w:id="2522" w:name="_Toc103766453"/>
      <w:bookmarkStart w:id="2523" w:name="_Toc103766532"/>
      <w:bookmarkStart w:id="2524" w:name="_Toc103768551"/>
      <w:bookmarkStart w:id="2525" w:name="_Toc103768630"/>
      <w:bookmarkStart w:id="2526" w:name="_Toc103768709"/>
      <w:bookmarkStart w:id="2527" w:name="_Toc103768788"/>
      <w:bookmarkStart w:id="2528" w:name="_Toc103768882"/>
      <w:bookmarkStart w:id="2529" w:name="_Toc103769040"/>
      <w:bookmarkStart w:id="2530" w:name="_Toc103769119"/>
      <w:bookmarkStart w:id="2531" w:name="_Toc103769198"/>
      <w:bookmarkStart w:id="2532" w:name="_Toc103769277"/>
      <w:bookmarkStart w:id="2533" w:name="_Toc103769356"/>
      <w:bookmarkStart w:id="2534" w:name="_Toc103769450"/>
      <w:bookmarkStart w:id="2535" w:name="_Toc103769529"/>
      <w:bookmarkStart w:id="2536" w:name="_Toc103769608"/>
      <w:bookmarkStart w:id="2537" w:name="_Toc103769688"/>
      <w:bookmarkStart w:id="2538" w:name="_Toc103769764"/>
      <w:bookmarkStart w:id="2539" w:name="_Toc103769839"/>
      <w:bookmarkStart w:id="2540" w:name="_Toc103769853"/>
      <w:bookmarkStart w:id="2541" w:name="_Toc103769867"/>
      <w:bookmarkStart w:id="2542" w:name="_Toc103769879"/>
      <w:bookmarkStart w:id="2543" w:name="_Toc103769890"/>
      <w:bookmarkStart w:id="2544" w:name="_Toc103769901"/>
      <w:bookmarkStart w:id="2545" w:name="_Toc103769912"/>
      <w:bookmarkStart w:id="2546" w:name="_Toc103769923"/>
      <w:bookmarkStart w:id="2547" w:name="_Toc103769935"/>
      <w:bookmarkStart w:id="2548" w:name="_Toc103769945"/>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p>
    <w:p w14:paraId="2DBF0D7D" w14:textId="77777777" w:rsidR="006D5B44" w:rsidDel="0003202B" w:rsidRDefault="006D5B44">
      <w:pPr>
        <w:pStyle w:val="Heading1"/>
        <w:rPr>
          <w:del w:id="2549" w:author="Villaverde, Alfredo" w:date="2022-03-10T14:13:00Z"/>
          <w:color w:val="FF0000"/>
          <w:highlight w:val="yellow"/>
        </w:rPr>
        <w:pPrChange w:id="2550" w:author="Villaverde, Alfredo" w:date="2022-03-10T14:25:00Z">
          <w:pPr>
            <w:spacing w:after="0" w:line="240" w:lineRule="auto"/>
            <w:jc w:val="both"/>
          </w:pPr>
        </w:pPrChange>
      </w:pPr>
      <w:bookmarkStart w:id="2551" w:name="_Toc97814854"/>
      <w:bookmarkStart w:id="2552" w:name="_Toc97815112"/>
      <w:bookmarkStart w:id="2553" w:name="_Toc97815243"/>
      <w:bookmarkStart w:id="2554" w:name="_Toc97816105"/>
      <w:bookmarkStart w:id="2555" w:name="_Toc97816696"/>
      <w:bookmarkStart w:id="2556" w:name="_Toc103766454"/>
      <w:bookmarkStart w:id="2557" w:name="_Toc103766533"/>
      <w:bookmarkStart w:id="2558" w:name="_Toc103768552"/>
      <w:bookmarkStart w:id="2559" w:name="_Toc103768631"/>
      <w:bookmarkStart w:id="2560" w:name="_Toc103768710"/>
      <w:bookmarkStart w:id="2561" w:name="_Toc103768789"/>
      <w:bookmarkStart w:id="2562" w:name="_Toc103768883"/>
      <w:bookmarkStart w:id="2563" w:name="_Toc103769041"/>
      <w:bookmarkStart w:id="2564" w:name="_Toc103769120"/>
      <w:bookmarkStart w:id="2565" w:name="_Toc103769199"/>
      <w:bookmarkStart w:id="2566" w:name="_Toc103769278"/>
      <w:bookmarkStart w:id="2567" w:name="_Toc103769357"/>
      <w:bookmarkStart w:id="2568" w:name="_Toc103769451"/>
      <w:bookmarkStart w:id="2569" w:name="_Toc103769530"/>
      <w:bookmarkStart w:id="2570" w:name="_Toc103769609"/>
      <w:bookmarkStart w:id="2571" w:name="_Toc103769689"/>
      <w:bookmarkStart w:id="2572" w:name="_Toc103769765"/>
      <w:bookmarkStart w:id="2573" w:name="_Toc103769840"/>
      <w:bookmarkStart w:id="2574" w:name="_Toc103769854"/>
      <w:bookmarkStart w:id="2575" w:name="_Toc103769868"/>
      <w:bookmarkStart w:id="2576" w:name="_Toc103769880"/>
      <w:bookmarkStart w:id="2577" w:name="_Toc103769891"/>
      <w:bookmarkStart w:id="2578" w:name="_Toc103769902"/>
      <w:bookmarkStart w:id="2579" w:name="_Toc103769913"/>
      <w:bookmarkStart w:id="2580" w:name="_Toc103769924"/>
      <w:bookmarkStart w:id="2581" w:name="_Toc103769936"/>
      <w:bookmarkStart w:id="2582" w:name="_Toc103769946"/>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p>
    <w:p w14:paraId="6B62F1B3" w14:textId="1E537B0D" w:rsidR="006D5B44" w:rsidDel="008351BC" w:rsidRDefault="006D5B44">
      <w:pPr>
        <w:pStyle w:val="Heading1"/>
        <w:rPr>
          <w:del w:id="2583" w:author="Villaverde, Alfredo" w:date="2022-03-10T14:25:00Z"/>
          <w:color w:val="FF0000"/>
          <w:highlight w:val="yellow"/>
        </w:rPr>
        <w:pPrChange w:id="2584" w:author="Villaverde, Alfredo" w:date="2022-03-10T14:25:00Z">
          <w:pPr/>
        </w:pPrChange>
      </w:pPr>
      <w:del w:id="2585" w:author="Villaverde, Alfredo" w:date="2022-03-10T14:25:00Z">
        <w:r w:rsidDel="008351BC">
          <w:rPr>
            <w:color w:val="FF0000"/>
            <w:highlight w:val="yellow"/>
          </w:rPr>
          <w:br w:type="page"/>
        </w:r>
      </w:del>
    </w:p>
    <w:p w14:paraId="53B33069" w14:textId="5BC6CF08" w:rsidR="00F44063" w:rsidRDefault="00613C22" w:rsidP="00890814">
      <w:pPr>
        <w:pStyle w:val="Heading1"/>
        <w:rPr>
          <w:ins w:id="2586" w:author="Villaverde, Alfredo" w:date="2022-03-10T14:32:00Z"/>
        </w:rPr>
      </w:pPr>
      <w:del w:id="2587" w:author="Villaverde, Alfredo" w:date="2022-03-10T13:14:00Z">
        <w:r w:rsidDel="00F44063">
          <w:delText>Acceptance</w:delText>
        </w:r>
      </w:del>
      <w:bookmarkStart w:id="2588" w:name="_Toc103769947"/>
      <w:ins w:id="2589" w:author="Villaverde, Alfredo" w:date="2022-03-10T13:14:00Z">
        <w:r w:rsidR="00F44063">
          <w:t>Solution proposal</w:t>
        </w:r>
      </w:ins>
      <w:bookmarkEnd w:id="2588"/>
    </w:p>
    <w:p w14:paraId="74072AA3" w14:textId="579BB2EA" w:rsidR="004700FE" w:rsidRPr="00561709" w:rsidDel="004700FE" w:rsidRDefault="004700FE" w:rsidP="004700FE">
      <w:pPr>
        <w:pStyle w:val="ListParagraph"/>
        <w:numPr>
          <w:ilvl w:val="0"/>
          <w:numId w:val="12"/>
        </w:numPr>
        <w:rPr>
          <w:del w:id="2590" w:author="Ilan Daniele" w:date="2022-10-24T17:36:00Z"/>
          <w:moveTo w:id="2591" w:author="Ilan Daniele" w:date="2022-10-24T17:35:00Z"/>
          <w:rFonts w:cs="Arial"/>
          <w:i/>
          <w:iCs/>
          <w:color w:val="FF0000"/>
          <w:sz w:val="21"/>
          <w:szCs w:val="21"/>
          <w:shd w:val="clear" w:color="auto" w:fill="FFFFFF"/>
        </w:rPr>
      </w:pPr>
      <w:moveToRangeStart w:id="2592" w:author="Ilan Daniele" w:date="2022-10-24T17:35:00Z" w:name="move117525333"/>
      <w:moveTo w:id="2593" w:author="Ilan Daniele" w:date="2022-10-24T17:35:00Z">
        <w:del w:id="2594" w:author="Ilan Daniele" w:date="2022-10-24T17:36:00Z">
          <w:r w:rsidRPr="00561709" w:rsidDel="004700FE">
            <w:rPr>
              <w:rFonts w:cs="Arial"/>
              <w:i/>
              <w:iCs/>
              <w:color w:val="FF0000"/>
              <w:sz w:val="21"/>
              <w:szCs w:val="21"/>
              <w:shd w:val="clear" w:color="auto" w:fill="FFFFFF"/>
            </w:rPr>
            <w:delText>A new extension will be created, this extension will add a new my account menu that will allow the user to navigate through the records that they want to manage, the new menu will be called “Manage Contacts”.</w:delText>
          </w:r>
        </w:del>
      </w:moveTo>
    </w:p>
    <w:p w14:paraId="51FBACA5" w14:textId="0231B3FE" w:rsidR="004700FE" w:rsidRPr="00561709" w:rsidDel="004700FE" w:rsidRDefault="004700FE" w:rsidP="004700FE">
      <w:pPr>
        <w:pStyle w:val="ListParagraph"/>
        <w:numPr>
          <w:ilvl w:val="0"/>
          <w:numId w:val="12"/>
        </w:numPr>
        <w:rPr>
          <w:del w:id="2595" w:author="Ilan Daniele" w:date="2022-10-24T17:36:00Z"/>
          <w:moveTo w:id="2596" w:author="Ilan Daniele" w:date="2022-10-24T17:35:00Z"/>
          <w:rFonts w:cs="Arial"/>
          <w:i/>
          <w:iCs/>
          <w:color w:val="FF0000"/>
          <w:sz w:val="21"/>
          <w:szCs w:val="21"/>
          <w:shd w:val="clear" w:color="auto" w:fill="FFFFFF"/>
        </w:rPr>
      </w:pPr>
      <w:moveTo w:id="2597" w:author="Ilan Daniele" w:date="2022-10-24T17:35:00Z">
        <w:del w:id="2598" w:author="Ilan Daniele" w:date="2022-10-24T17:36:00Z">
          <w:r w:rsidRPr="00561709" w:rsidDel="004700FE">
            <w:rPr>
              <w:rFonts w:cs="Arial"/>
              <w:i/>
              <w:iCs/>
              <w:color w:val="FF0000"/>
              <w:sz w:val="21"/>
              <w:szCs w:val="21"/>
              <w:shd w:val="clear" w:color="auto" w:fill="FFFFFF"/>
            </w:rPr>
            <w:delText>Once clicked the new menu will take the user to a new page in my account where all the existing contacts for the current logged in user are listed.</w:delText>
          </w:r>
        </w:del>
      </w:moveTo>
    </w:p>
    <w:p w14:paraId="3F1B127A" w14:textId="7999DD60" w:rsidR="004700FE" w:rsidRPr="00561709" w:rsidDel="004700FE" w:rsidRDefault="004700FE" w:rsidP="004700FE">
      <w:pPr>
        <w:pStyle w:val="ListParagraph"/>
        <w:numPr>
          <w:ilvl w:val="0"/>
          <w:numId w:val="12"/>
        </w:numPr>
        <w:rPr>
          <w:del w:id="2599" w:author="Ilan Daniele" w:date="2022-10-24T17:36:00Z"/>
          <w:moveTo w:id="2600" w:author="Ilan Daniele" w:date="2022-10-24T17:35:00Z"/>
          <w:rFonts w:cs="Arial"/>
          <w:i/>
          <w:iCs/>
          <w:color w:val="FF0000"/>
          <w:sz w:val="21"/>
          <w:szCs w:val="21"/>
          <w:shd w:val="clear" w:color="auto" w:fill="FFFFFF"/>
        </w:rPr>
      </w:pPr>
      <w:moveTo w:id="2601" w:author="Ilan Daniele" w:date="2022-10-24T17:35:00Z">
        <w:del w:id="2602" w:author="Ilan Daniele" w:date="2022-10-24T17:36:00Z">
          <w:r w:rsidRPr="00561709" w:rsidDel="004700FE">
            <w:rPr>
              <w:rFonts w:cs="Arial"/>
              <w:i/>
              <w:iCs/>
              <w:color w:val="FF0000"/>
              <w:sz w:val="21"/>
              <w:szCs w:val="21"/>
              <w:shd w:val="clear" w:color="auto" w:fill="FFFFFF"/>
            </w:rPr>
            <w:delText>This list will have pagination but no filtering.</w:delText>
          </w:r>
        </w:del>
      </w:moveTo>
    </w:p>
    <w:p w14:paraId="0CA0B8AD" w14:textId="56CBF10A" w:rsidR="004700FE" w:rsidRPr="00561709" w:rsidDel="004700FE" w:rsidRDefault="004700FE" w:rsidP="004700FE">
      <w:pPr>
        <w:pStyle w:val="ListParagraph"/>
        <w:numPr>
          <w:ilvl w:val="0"/>
          <w:numId w:val="12"/>
        </w:numPr>
        <w:rPr>
          <w:del w:id="2603" w:author="Ilan Daniele" w:date="2022-10-24T17:36:00Z"/>
          <w:moveTo w:id="2604" w:author="Ilan Daniele" w:date="2022-10-24T17:35:00Z"/>
          <w:rFonts w:cs="Arial"/>
          <w:i/>
          <w:iCs/>
          <w:color w:val="FF0000"/>
          <w:sz w:val="21"/>
          <w:szCs w:val="21"/>
          <w:shd w:val="clear" w:color="auto" w:fill="FFFFFF"/>
        </w:rPr>
      </w:pPr>
      <w:moveTo w:id="2605" w:author="Ilan Daniele" w:date="2022-10-24T17:35:00Z">
        <w:del w:id="2606" w:author="Ilan Daniele" w:date="2022-10-24T17:36:00Z">
          <w:r w:rsidRPr="00561709" w:rsidDel="004700FE">
            <w:rPr>
              <w:rFonts w:cs="Arial"/>
              <w:i/>
              <w:iCs/>
              <w:color w:val="FF0000"/>
              <w:sz w:val="21"/>
              <w:szCs w:val="21"/>
              <w:shd w:val="clear" w:color="auto" w:fill="FFFFFF"/>
            </w:rPr>
            <w:delText>For each entrance of the list there will be two buttons, “Edit” and “Remove”.</w:delText>
          </w:r>
        </w:del>
      </w:moveTo>
    </w:p>
    <w:p w14:paraId="0CD97CF9" w14:textId="0534D6B5" w:rsidR="004700FE" w:rsidRPr="00561709" w:rsidDel="004700FE" w:rsidRDefault="004700FE" w:rsidP="004700FE">
      <w:pPr>
        <w:pStyle w:val="ListParagraph"/>
        <w:numPr>
          <w:ilvl w:val="0"/>
          <w:numId w:val="12"/>
        </w:numPr>
        <w:rPr>
          <w:del w:id="2607" w:author="Ilan Daniele" w:date="2022-10-24T17:36:00Z"/>
          <w:moveTo w:id="2608" w:author="Ilan Daniele" w:date="2022-10-24T17:35:00Z"/>
          <w:rFonts w:cs="Arial"/>
          <w:i/>
          <w:iCs/>
          <w:color w:val="FF0000"/>
          <w:sz w:val="21"/>
          <w:szCs w:val="21"/>
          <w:shd w:val="clear" w:color="auto" w:fill="FFFFFF"/>
        </w:rPr>
      </w:pPr>
      <w:moveTo w:id="2609" w:author="Ilan Daniele" w:date="2022-10-24T17:35:00Z">
        <w:del w:id="2610" w:author="Ilan Daniele" w:date="2022-10-24T17:36:00Z">
          <w:r w:rsidRPr="00561709" w:rsidDel="004700FE">
            <w:rPr>
              <w:rFonts w:cs="Arial"/>
              <w:i/>
              <w:iCs/>
              <w:color w:val="FF0000"/>
              <w:sz w:val="21"/>
              <w:szCs w:val="21"/>
              <w:shd w:val="clear" w:color="auto" w:fill="FFFFFF"/>
            </w:rPr>
            <w:delText>The Edit button will take the user to a new details page that will show the contact information through an editable form, the user will then be able to edit the information and save it. After saving it will take the user back to the list of contacts.</w:delText>
          </w:r>
        </w:del>
      </w:moveTo>
    </w:p>
    <w:p w14:paraId="0E9C11CF" w14:textId="695F8500" w:rsidR="004700FE" w:rsidRPr="00561709" w:rsidDel="004700FE" w:rsidRDefault="004700FE" w:rsidP="004700FE">
      <w:pPr>
        <w:pStyle w:val="ListParagraph"/>
        <w:numPr>
          <w:ilvl w:val="0"/>
          <w:numId w:val="12"/>
        </w:numPr>
        <w:rPr>
          <w:del w:id="2611" w:author="Ilan Daniele" w:date="2022-10-24T17:36:00Z"/>
          <w:moveTo w:id="2612" w:author="Ilan Daniele" w:date="2022-10-24T17:35:00Z"/>
          <w:rFonts w:cs="Arial"/>
          <w:i/>
          <w:iCs/>
          <w:color w:val="FF0000"/>
          <w:sz w:val="21"/>
          <w:szCs w:val="21"/>
          <w:shd w:val="clear" w:color="auto" w:fill="FFFFFF"/>
        </w:rPr>
      </w:pPr>
      <w:moveTo w:id="2613" w:author="Ilan Daniele" w:date="2022-10-24T17:35:00Z">
        <w:del w:id="2614" w:author="Ilan Daniele" w:date="2022-10-24T17:36:00Z">
          <w:r w:rsidRPr="00561709" w:rsidDel="004700FE">
            <w:rPr>
              <w:rFonts w:cs="Arial"/>
              <w:i/>
              <w:iCs/>
              <w:color w:val="FF0000"/>
              <w:sz w:val="21"/>
              <w:szCs w:val="21"/>
              <w:shd w:val="clear" w:color="auto" w:fill="FFFFFF"/>
            </w:rPr>
            <w:delText>The Remove button will set the contact to Inactive, it won’t delete it.</w:delText>
          </w:r>
        </w:del>
      </w:moveTo>
    </w:p>
    <w:p w14:paraId="1463F244" w14:textId="6D53AF74" w:rsidR="004700FE" w:rsidRPr="00561709" w:rsidDel="004700FE" w:rsidRDefault="004700FE" w:rsidP="004700FE">
      <w:pPr>
        <w:pStyle w:val="ListParagraph"/>
        <w:numPr>
          <w:ilvl w:val="0"/>
          <w:numId w:val="12"/>
        </w:numPr>
        <w:rPr>
          <w:del w:id="2615" w:author="Ilan Daniele" w:date="2022-10-24T17:36:00Z"/>
          <w:moveTo w:id="2616" w:author="Ilan Daniele" w:date="2022-10-24T17:35:00Z"/>
          <w:rFonts w:cs="Arial"/>
          <w:i/>
          <w:iCs/>
          <w:color w:val="FF0000"/>
          <w:sz w:val="21"/>
          <w:szCs w:val="21"/>
          <w:shd w:val="clear" w:color="auto" w:fill="FFFFFF"/>
        </w:rPr>
      </w:pPr>
      <w:moveTo w:id="2617" w:author="Ilan Daniele" w:date="2022-10-24T17:35:00Z">
        <w:del w:id="2618" w:author="Ilan Daniele" w:date="2022-10-24T17:36:00Z">
          <w:r w:rsidRPr="00561709" w:rsidDel="004700FE">
            <w:rPr>
              <w:rFonts w:cs="Arial"/>
              <w:i/>
              <w:iCs/>
              <w:color w:val="FF0000"/>
              <w:sz w:val="21"/>
              <w:szCs w:val="21"/>
              <w:shd w:val="clear" w:color="auto" w:fill="FFFFFF"/>
            </w:rPr>
            <w:delText>A new backend script will be running each day at off peak hours, this script will look for inactive contacts records that have been idle for more than 90 days and it will proceed to delete them.</w:delText>
          </w:r>
        </w:del>
      </w:moveTo>
    </w:p>
    <w:moveToRangeEnd w:id="2592"/>
    <w:p w14:paraId="1E491068" w14:textId="4791A444" w:rsidR="004700FE" w:rsidRPr="00561709" w:rsidRDefault="004700FE" w:rsidP="00517DC5">
      <w:pPr>
        <w:rPr>
          <w:ins w:id="2619" w:author="Ilan Daniele" w:date="2022-10-24T17:35:00Z"/>
          <w:i/>
          <w:iCs/>
          <w:rPrChange w:id="2620" w:author="Santiago Estellano" w:date="2022-10-24T21:03:00Z">
            <w:rPr>
              <w:ins w:id="2621" w:author="Ilan Daniele" w:date="2022-10-24T17:35:00Z"/>
              <w:lang w:val="en-US"/>
            </w:rPr>
          </w:rPrChange>
        </w:rPr>
      </w:pPr>
      <w:ins w:id="2622" w:author="Ilan Daniele" w:date="2022-10-24T17:35:00Z">
        <w:r w:rsidRPr="00561709">
          <w:rPr>
            <w:i/>
            <w:iCs/>
            <w:rPrChange w:id="2623" w:author="Santiago Estellano" w:date="2022-10-24T21:03:00Z">
              <w:rPr/>
            </w:rPrChange>
          </w:rPr>
          <w:t>A new extension will be created</w:t>
        </w:r>
        <w:del w:id="2624" w:author="Santiago Estellano" w:date="2022-10-24T20:50:00Z">
          <w:r w:rsidRPr="00561709" w:rsidDel="00563220">
            <w:rPr>
              <w:i/>
              <w:iCs/>
              <w:rPrChange w:id="2625" w:author="Santiago Estellano" w:date="2022-10-24T21:03:00Z">
                <w:rPr/>
              </w:rPrChange>
            </w:rPr>
            <w:delText>,</w:delText>
          </w:r>
        </w:del>
      </w:ins>
      <w:ins w:id="2626" w:author="Santiago Estellano" w:date="2022-10-24T20:50:00Z">
        <w:r w:rsidR="00563220" w:rsidRPr="00561709">
          <w:rPr>
            <w:i/>
            <w:iCs/>
            <w:rPrChange w:id="2627" w:author="Santiago Estellano" w:date="2022-10-24T21:03:00Z">
              <w:rPr/>
            </w:rPrChange>
          </w:rPr>
          <w:t>;</w:t>
        </w:r>
      </w:ins>
      <w:ins w:id="2628" w:author="Ilan Daniele" w:date="2022-10-24T17:35:00Z">
        <w:r w:rsidRPr="00561709">
          <w:rPr>
            <w:i/>
            <w:iCs/>
            <w:rPrChange w:id="2629" w:author="Santiago Estellano" w:date="2022-10-24T21:03:00Z">
              <w:rPr/>
            </w:rPrChange>
          </w:rPr>
          <w:t xml:space="preserve"> this extension will add 2 custom fields to the checkout </w:t>
        </w:r>
        <w:del w:id="2630" w:author="Santiago Estellano" w:date="2022-10-24T20:50:00Z">
          <w:r w:rsidRPr="00561709" w:rsidDel="00563220">
            <w:rPr>
              <w:i/>
              <w:iCs/>
              <w:rPrChange w:id="2631" w:author="Santiago Estellano" w:date="2022-10-24T21:03:00Z">
                <w:rPr/>
              </w:rPrChange>
            </w:rPr>
            <w:delText>“place order”</w:delText>
          </w:r>
        </w:del>
      </w:ins>
      <w:ins w:id="2632" w:author="Santiago Estellano" w:date="2022-10-24T20:50:00Z">
        <w:r w:rsidR="00563220" w:rsidRPr="00561709">
          <w:rPr>
            <w:i/>
            <w:iCs/>
            <w:rPrChange w:id="2633" w:author="Santiago Estellano" w:date="2022-10-24T21:03:00Z">
              <w:rPr/>
            </w:rPrChange>
          </w:rPr>
          <w:t>re</w:t>
        </w:r>
      </w:ins>
      <w:ins w:id="2634" w:author="Ilan Daniele" w:date="2022-10-24T17:35:00Z">
        <w:del w:id="2635" w:author="Santiago Estellano" w:date="2022-10-24T20:50:00Z">
          <w:r w:rsidRPr="00561709" w:rsidDel="00563220">
            <w:rPr>
              <w:i/>
              <w:iCs/>
              <w:rPrChange w:id="2636" w:author="Santiago Estellano" w:date="2022-10-24T21:03:00Z">
                <w:rPr/>
              </w:rPrChange>
            </w:rPr>
            <w:delText xml:space="preserve"> </w:delText>
          </w:r>
        </w:del>
        <w:r w:rsidRPr="00561709">
          <w:rPr>
            <w:i/>
            <w:iCs/>
            <w:rPrChange w:id="2637" w:author="Santiago Estellano" w:date="2022-10-24T21:03:00Z">
              <w:rPr/>
            </w:rPrChange>
          </w:rPr>
          <w:t xml:space="preserve">view </w:t>
        </w:r>
      </w:ins>
      <w:ins w:id="2638" w:author="Santiago Estellano" w:date="2022-10-24T20:50:00Z">
        <w:r w:rsidR="00563220" w:rsidRPr="00561709">
          <w:rPr>
            <w:i/>
            <w:iCs/>
            <w:rPrChange w:id="2639" w:author="Santiago Estellano" w:date="2022-10-24T21:03:00Z">
              <w:rPr/>
            </w:rPrChange>
          </w:rPr>
          <w:t xml:space="preserve">page </w:t>
        </w:r>
      </w:ins>
      <w:ins w:id="2640" w:author="Ilan Daniele" w:date="2022-10-24T17:35:00Z">
        <w:r w:rsidRPr="00561709">
          <w:rPr>
            <w:i/>
            <w:iCs/>
            <w:rPrChange w:id="2641" w:author="Santiago Estellano" w:date="2022-10-24T21:03:00Z">
              <w:rPr/>
            </w:rPrChange>
          </w:rPr>
          <w:t>on NetSuite’s checkout process.</w:t>
        </w:r>
      </w:ins>
    </w:p>
    <w:p w14:paraId="1C786E62" w14:textId="7CD54895" w:rsidR="00517DC5" w:rsidRPr="00561709" w:rsidDel="004700FE" w:rsidRDefault="004700FE" w:rsidP="00517DC5">
      <w:pPr>
        <w:rPr>
          <w:del w:id="2642" w:author="Ilan Daniele" w:date="2022-10-24T17:04:00Z"/>
          <w:i/>
          <w:iCs/>
          <w:lang w:val="en-US"/>
          <w:rPrChange w:id="2643" w:author="Santiago Estellano" w:date="2022-10-24T21:03:00Z">
            <w:rPr>
              <w:del w:id="2644" w:author="Ilan Daniele" w:date="2022-10-24T17:04:00Z"/>
              <w:lang w:val="en-US"/>
            </w:rPr>
          </w:rPrChange>
        </w:rPr>
      </w:pPr>
      <w:ins w:id="2645" w:author="Ilan Daniele" w:date="2022-10-24T17:36:00Z">
        <w:r w:rsidRPr="00561709">
          <w:rPr>
            <w:i/>
            <w:iCs/>
            <w:lang w:val="en-US"/>
            <w:rPrChange w:id="2646" w:author="Santiago Estellano" w:date="2022-10-24T21:03:00Z">
              <w:rPr>
                <w:lang w:val="en-US"/>
              </w:rPr>
            </w:rPrChange>
          </w:rPr>
          <w:t>Th</w:t>
        </w:r>
      </w:ins>
      <w:ins w:id="2647" w:author="Santiago Estellano" w:date="2022-10-24T20:50:00Z">
        <w:r w:rsidR="00563220" w:rsidRPr="00561709">
          <w:rPr>
            <w:i/>
            <w:iCs/>
            <w:lang w:val="en-US"/>
            <w:rPrChange w:id="2648" w:author="Santiago Estellano" w:date="2022-10-24T21:03:00Z">
              <w:rPr>
                <w:lang w:val="en-US"/>
              </w:rPr>
            </w:rPrChange>
          </w:rPr>
          <w:t>e</w:t>
        </w:r>
      </w:ins>
      <w:ins w:id="2649" w:author="Ilan Daniele" w:date="2022-10-24T17:36:00Z">
        <w:del w:id="2650" w:author="Santiago Estellano" w:date="2022-10-24T20:50:00Z">
          <w:r w:rsidRPr="00561709" w:rsidDel="00563220">
            <w:rPr>
              <w:i/>
              <w:iCs/>
              <w:lang w:val="en-US"/>
              <w:rPrChange w:id="2651" w:author="Santiago Estellano" w:date="2022-10-24T21:03:00Z">
                <w:rPr>
                  <w:lang w:val="en-US"/>
                </w:rPr>
              </w:rPrChange>
            </w:rPr>
            <w:delText>i</w:delText>
          </w:r>
        </w:del>
        <w:r w:rsidRPr="00561709">
          <w:rPr>
            <w:i/>
            <w:iCs/>
            <w:lang w:val="en-US"/>
            <w:rPrChange w:id="2652" w:author="Santiago Estellano" w:date="2022-10-24T21:03:00Z">
              <w:rPr>
                <w:lang w:val="en-US"/>
              </w:rPr>
            </w:rPrChange>
          </w:rPr>
          <w:t>s</w:t>
        </w:r>
      </w:ins>
      <w:ins w:id="2653" w:author="Santiago Estellano" w:date="2022-10-24T20:50:00Z">
        <w:r w:rsidR="00563220" w:rsidRPr="00561709">
          <w:rPr>
            <w:i/>
            <w:iCs/>
            <w:lang w:val="en-US"/>
            <w:rPrChange w:id="2654" w:author="Santiago Estellano" w:date="2022-10-24T21:03:00Z">
              <w:rPr>
                <w:lang w:val="en-US"/>
              </w:rPr>
            </w:rPrChange>
          </w:rPr>
          <w:t>e</w:t>
        </w:r>
      </w:ins>
      <w:ins w:id="2655" w:author="Ilan Daniele" w:date="2022-10-24T17:04:00Z">
        <w:r w:rsidR="004A1243" w:rsidRPr="00561709">
          <w:rPr>
            <w:i/>
            <w:iCs/>
            <w:lang w:val="en-US"/>
            <w:rPrChange w:id="2656" w:author="Santiago Estellano" w:date="2022-10-24T21:03:00Z">
              <w:rPr>
                <w:lang w:val="en-US"/>
              </w:rPr>
            </w:rPrChange>
          </w:rPr>
          <w:t xml:space="preserve"> two custom fields</w:t>
        </w:r>
      </w:ins>
      <w:ins w:id="2657" w:author="Ilan Daniele" w:date="2022-10-24T17:36:00Z">
        <w:r w:rsidRPr="00561709">
          <w:rPr>
            <w:i/>
            <w:iCs/>
            <w:lang w:val="en-US"/>
            <w:rPrChange w:id="2658" w:author="Santiago Estellano" w:date="2022-10-24T21:03:00Z">
              <w:rPr>
                <w:lang w:val="en-US"/>
              </w:rPr>
            </w:rPrChange>
          </w:rPr>
          <w:t xml:space="preserve"> will be showed above “</w:t>
        </w:r>
        <w:del w:id="2659" w:author="Santiago Estellano" w:date="2022-10-24T20:50:00Z">
          <w:r w:rsidRPr="00561709" w:rsidDel="00563220">
            <w:rPr>
              <w:i/>
              <w:iCs/>
              <w:lang w:val="en-US"/>
              <w:rPrChange w:id="2660" w:author="Santiago Estellano" w:date="2022-10-24T21:03:00Z">
                <w:rPr>
                  <w:lang w:val="en-US"/>
                </w:rPr>
              </w:rPrChange>
            </w:rPr>
            <w:delText>d</w:delText>
          </w:r>
        </w:del>
      </w:ins>
      <w:ins w:id="2661" w:author="Santiago Estellano" w:date="2022-10-24T20:50:00Z">
        <w:r w:rsidR="00563220" w:rsidRPr="00561709">
          <w:rPr>
            <w:i/>
            <w:iCs/>
            <w:lang w:val="en-US"/>
            <w:rPrChange w:id="2662" w:author="Santiago Estellano" w:date="2022-10-24T21:03:00Z">
              <w:rPr>
                <w:lang w:val="en-US"/>
              </w:rPr>
            </w:rPrChange>
          </w:rPr>
          <w:t>D</w:t>
        </w:r>
      </w:ins>
      <w:ins w:id="2663" w:author="Ilan Daniele" w:date="2022-10-24T17:36:00Z">
        <w:r w:rsidRPr="00561709">
          <w:rPr>
            <w:i/>
            <w:iCs/>
            <w:lang w:val="en-US"/>
            <w:rPrChange w:id="2664" w:author="Santiago Estellano" w:date="2022-10-24T21:03:00Z">
              <w:rPr>
                <w:lang w:val="en-US"/>
              </w:rPr>
            </w:rPrChange>
          </w:rPr>
          <w:t xml:space="preserve">elivery </w:t>
        </w:r>
        <w:del w:id="2665" w:author="Santiago Estellano" w:date="2022-10-24T20:50:00Z">
          <w:r w:rsidRPr="00561709" w:rsidDel="00563220">
            <w:rPr>
              <w:i/>
              <w:iCs/>
              <w:lang w:val="en-US"/>
              <w:rPrChange w:id="2666" w:author="Santiago Estellano" w:date="2022-10-24T21:03:00Z">
                <w:rPr>
                  <w:lang w:val="en-US"/>
                </w:rPr>
              </w:rPrChange>
            </w:rPr>
            <w:delText>m</w:delText>
          </w:r>
        </w:del>
      </w:ins>
      <w:ins w:id="2667" w:author="Santiago Estellano" w:date="2022-10-24T20:50:00Z">
        <w:r w:rsidR="00563220" w:rsidRPr="00561709">
          <w:rPr>
            <w:i/>
            <w:iCs/>
            <w:lang w:val="en-US"/>
            <w:rPrChange w:id="2668" w:author="Santiago Estellano" w:date="2022-10-24T21:03:00Z">
              <w:rPr>
                <w:lang w:val="en-US"/>
              </w:rPr>
            </w:rPrChange>
          </w:rPr>
          <w:t>M</w:t>
        </w:r>
      </w:ins>
      <w:ins w:id="2669" w:author="Ilan Daniele" w:date="2022-10-24T17:36:00Z">
        <w:r w:rsidRPr="00561709">
          <w:rPr>
            <w:i/>
            <w:iCs/>
            <w:lang w:val="en-US"/>
            <w:rPrChange w:id="2670" w:author="Santiago Estellano" w:date="2022-10-24T21:03:00Z">
              <w:rPr>
                <w:lang w:val="en-US"/>
              </w:rPr>
            </w:rPrChange>
          </w:rPr>
          <w:t>ethods” section</w:t>
        </w:r>
      </w:ins>
      <w:ins w:id="2671" w:author="Ilan Daniele" w:date="2022-10-24T17:12:00Z">
        <w:r w:rsidR="004D29E4" w:rsidRPr="00561709">
          <w:rPr>
            <w:i/>
            <w:iCs/>
            <w:lang w:val="en-US"/>
            <w:rPrChange w:id="2672" w:author="Santiago Estellano" w:date="2022-10-24T21:03:00Z">
              <w:rPr>
                <w:lang w:val="en-US"/>
              </w:rPr>
            </w:rPrChange>
          </w:rPr>
          <w:t xml:space="preserve">, one called </w:t>
        </w:r>
      </w:ins>
      <w:ins w:id="2673" w:author="Ilan Daniele" w:date="2022-10-24T17:13:00Z">
        <w:r w:rsidR="004D29E4" w:rsidRPr="00561709">
          <w:rPr>
            <w:i/>
            <w:iCs/>
            <w:lang w:val="en-US"/>
            <w:rPrChange w:id="2674" w:author="Santiago Estellano" w:date="2022-10-24T21:03:00Z">
              <w:rPr>
                <w:lang w:val="en-US"/>
              </w:rPr>
            </w:rPrChange>
          </w:rPr>
          <w:t>“</w:t>
        </w:r>
      </w:ins>
      <w:ins w:id="2675" w:author="Ilan Daniele" w:date="2022-10-24T17:12:00Z">
        <w:r w:rsidR="004D29E4" w:rsidRPr="00561709">
          <w:rPr>
            <w:i/>
            <w:iCs/>
            <w:lang w:val="en-US"/>
            <w:rPrChange w:id="2676" w:author="Santiago Estellano" w:date="2022-10-24T21:03:00Z">
              <w:rPr>
                <w:lang w:val="en-US"/>
              </w:rPr>
            </w:rPrChange>
          </w:rPr>
          <w:t>Customer Legal Name</w:t>
        </w:r>
      </w:ins>
      <w:ins w:id="2677" w:author="Ilan Daniele" w:date="2022-10-24T17:13:00Z">
        <w:r w:rsidR="004D29E4" w:rsidRPr="00561709">
          <w:rPr>
            <w:i/>
            <w:iCs/>
            <w:lang w:val="en-US"/>
            <w:rPrChange w:id="2678" w:author="Santiago Estellano" w:date="2022-10-24T21:03:00Z">
              <w:rPr>
                <w:lang w:val="en-US"/>
              </w:rPr>
            </w:rPrChange>
          </w:rPr>
          <w:t>”</w:t>
        </w:r>
      </w:ins>
      <w:ins w:id="2679" w:author="Santiago Estellano" w:date="2022-10-24T20:53:00Z">
        <w:r w:rsidR="007F2AE5" w:rsidRPr="00561709">
          <w:rPr>
            <w:i/>
            <w:iCs/>
            <w:lang w:val="en-US"/>
            <w:rPrChange w:id="2680" w:author="Santiago Estellano" w:date="2022-10-24T21:03:00Z">
              <w:rPr>
                <w:lang w:val="en-US"/>
              </w:rPr>
            </w:rPrChange>
          </w:rPr>
          <w:t xml:space="preserve"> (field id: custentity2)</w:t>
        </w:r>
      </w:ins>
      <w:ins w:id="2681" w:author="Ilan Daniele" w:date="2022-10-24T17:12:00Z">
        <w:r w:rsidR="004D29E4" w:rsidRPr="00561709">
          <w:rPr>
            <w:i/>
            <w:iCs/>
            <w:lang w:val="en-US"/>
            <w:rPrChange w:id="2682" w:author="Santiago Estellano" w:date="2022-10-24T21:03:00Z">
              <w:rPr>
                <w:lang w:val="en-US"/>
              </w:rPr>
            </w:rPrChange>
          </w:rPr>
          <w:t xml:space="preserve"> and the following </w:t>
        </w:r>
      </w:ins>
      <w:ins w:id="2683" w:author="Ilan Daniele" w:date="2022-10-24T17:13:00Z">
        <w:r w:rsidR="004D29E4" w:rsidRPr="00561709">
          <w:rPr>
            <w:i/>
            <w:iCs/>
            <w:lang w:val="en-US"/>
            <w:rPrChange w:id="2684" w:author="Santiago Estellano" w:date="2022-10-24T21:03:00Z">
              <w:rPr>
                <w:lang w:val="en-US"/>
              </w:rPr>
            </w:rPrChange>
          </w:rPr>
          <w:t>“FDA Date”</w:t>
        </w:r>
      </w:ins>
      <w:ins w:id="2685" w:author="Santiago Estellano" w:date="2022-10-24T20:53:00Z">
        <w:r w:rsidR="007F2AE5" w:rsidRPr="00561709">
          <w:rPr>
            <w:i/>
            <w:iCs/>
            <w:lang w:val="en-US"/>
            <w:rPrChange w:id="2686" w:author="Santiago Estellano" w:date="2022-10-24T21:03:00Z">
              <w:rPr>
                <w:lang w:val="en-US"/>
              </w:rPr>
            </w:rPrChange>
          </w:rPr>
          <w:t xml:space="preserve"> (field id: custentity3)</w:t>
        </w:r>
      </w:ins>
      <w:ins w:id="2687" w:author="Ilan Daniele" w:date="2022-10-24T17:13:00Z">
        <w:r w:rsidR="004D29E4" w:rsidRPr="00561709">
          <w:rPr>
            <w:i/>
            <w:iCs/>
            <w:lang w:val="en-US"/>
            <w:rPrChange w:id="2688" w:author="Santiago Estellano" w:date="2022-10-24T21:03:00Z">
              <w:rPr>
                <w:lang w:val="en-US"/>
              </w:rPr>
            </w:rPrChange>
          </w:rPr>
          <w:t xml:space="preserve">. </w:t>
        </w:r>
        <w:del w:id="2689" w:author="Santiago Estellano" w:date="2022-10-24T20:51:00Z">
          <w:r w:rsidR="004D29E4" w:rsidRPr="00561709" w:rsidDel="00563220">
            <w:rPr>
              <w:i/>
              <w:iCs/>
              <w:lang w:val="en-US"/>
              <w:rPrChange w:id="2690" w:author="Santiago Estellano" w:date="2022-10-24T21:03:00Z">
                <w:rPr>
                  <w:lang w:val="en-US"/>
                </w:rPr>
              </w:rPrChange>
            </w:rPr>
            <w:delText>Both of them</w:delText>
          </w:r>
        </w:del>
      </w:ins>
      <w:ins w:id="2691" w:author="Santiago Estellano" w:date="2022-10-24T20:51:00Z">
        <w:r w:rsidR="00563220" w:rsidRPr="00561709">
          <w:rPr>
            <w:i/>
            <w:iCs/>
            <w:lang w:val="en-US"/>
            <w:rPrChange w:id="2692" w:author="Santiago Estellano" w:date="2022-10-24T21:03:00Z">
              <w:rPr>
                <w:lang w:val="en-US"/>
              </w:rPr>
            </w:rPrChange>
          </w:rPr>
          <w:t>Both</w:t>
        </w:r>
      </w:ins>
      <w:ins w:id="2693" w:author="Ilan Daniele" w:date="2022-10-24T17:13:00Z">
        <w:r w:rsidR="004D29E4" w:rsidRPr="00561709">
          <w:rPr>
            <w:i/>
            <w:iCs/>
            <w:lang w:val="en-US"/>
            <w:rPrChange w:id="2694" w:author="Santiago Estellano" w:date="2022-10-24T21:03:00Z">
              <w:rPr>
                <w:lang w:val="en-US"/>
              </w:rPr>
            </w:rPrChange>
          </w:rPr>
          <w:t xml:space="preserve"> </w:t>
        </w:r>
        <w:del w:id="2695" w:author="Santiago Estellano" w:date="2022-10-24T20:51:00Z">
          <w:r w:rsidR="004D29E4" w:rsidRPr="00561709" w:rsidDel="00563220">
            <w:rPr>
              <w:i/>
              <w:iCs/>
              <w:lang w:val="en-US"/>
              <w:rPrChange w:id="2696" w:author="Santiago Estellano" w:date="2022-10-24T21:03:00Z">
                <w:rPr>
                  <w:lang w:val="en-US"/>
                </w:rPr>
              </w:rPrChange>
            </w:rPr>
            <w:delText xml:space="preserve">would have their </w:delText>
          </w:r>
        </w:del>
      </w:ins>
      <w:ins w:id="2697" w:author="Santiago Estellano" w:date="2022-10-24T20:51:00Z">
        <w:r w:rsidR="00563220" w:rsidRPr="00561709">
          <w:rPr>
            <w:i/>
            <w:iCs/>
            <w:lang w:val="en-US"/>
            <w:rPrChange w:id="2698" w:author="Santiago Estellano" w:date="2022-10-24T21:03:00Z">
              <w:rPr>
                <w:lang w:val="en-US"/>
              </w:rPr>
            </w:rPrChange>
          </w:rPr>
          <w:t xml:space="preserve">will display </w:t>
        </w:r>
      </w:ins>
      <w:ins w:id="2699" w:author="Ilan Daniele" w:date="2022-10-24T17:13:00Z">
        <w:r w:rsidR="004D29E4" w:rsidRPr="00561709">
          <w:rPr>
            <w:i/>
            <w:iCs/>
            <w:lang w:val="en-US"/>
            <w:rPrChange w:id="2700" w:author="Santiago Estellano" w:date="2022-10-24T21:03:00Z">
              <w:rPr>
                <w:lang w:val="en-US"/>
              </w:rPr>
            </w:rPrChange>
          </w:rPr>
          <w:t xml:space="preserve">content </w:t>
        </w:r>
      </w:ins>
      <w:ins w:id="2701" w:author="Ilan Daniele" w:date="2022-10-24T17:12:00Z">
        <w:del w:id="2702" w:author="Santiago Estellano" w:date="2022-10-24T20:51:00Z">
          <w:r w:rsidR="004D29E4" w:rsidRPr="00561709" w:rsidDel="00563220">
            <w:rPr>
              <w:i/>
              <w:iCs/>
              <w:lang w:val="en-US"/>
              <w:rPrChange w:id="2703" w:author="Santiago Estellano" w:date="2022-10-24T21:03:00Z">
                <w:rPr>
                  <w:lang w:val="en-US"/>
                </w:rPr>
              </w:rPrChange>
            </w:rPr>
            <w:delText xml:space="preserve">fetched </w:delText>
          </w:r>
        </w:del>
        <w:r w:rsidR="004D29E4" w:rsidRPr="00561709">
          <w:rPr>
            <w:i/>
            <w:iCs/>
            <w:lang w:val="en-US"/>
            <w:rPrChange w:id="2704" w:author="Santiago Estellano" w:date="2022-10-24T21:03:00Z">
              <w:rPr>
                <w:lang w:val="en-US"/>
              </w:rPr>
            </w:rPrChange>
          </w:rPr>
          <w:t>from NetSuite’s backend</w:t>
        </w:r>
      </w:ins>
      <w:ins w:id="2705" w:author="Ilan Daniele" w:date="2022-10-24T23:48:00Z">
        <w:r w:rsidR="008D2050">
          <w:rPr>
            <w:i/>
            <w:iCs/>
            <w:lang w:val="en-US"/>
          </w:rPr>
          <w:t xml:space="preserve">. This information would be fetched from the </w:t>
        </w:r>
      </w:ins>
      <w:ins w:id="2706" w:author="Ilan Daniele" w:date="2022-10-24T23:49:00Z">
        <w:r w:rsidR="008D2050">
          <w:rPr>
            <w:i/>
            <w:iCs/>
            <w:lang w:val="en-US"/>
          </w:rPr>
          <w:t>customer record</w:t>
        </w:r>
      </w:ins>
      <w:ins w:id="2707" w:author="Ilan Daniele" w:date="2022-10-24T23:51:00Z">
        <w:r w:rsidR="008D2050">
          <w:rPr>
            <w:i/>
            <w:iCs/>
            <w:lang w:val="en-US"/>
          </w:rPr>
          <w:t>.</w:t>
        </w:r>
      </w:ins>
      <w:ins w:id="2708" w:author="Sebastian Gonzalez" w:date="2022-05-18T11:42:00Z">
        <w:del w:id="2709" w:author="Ilan Daniele" w:date="2022-10-24T17:04:00Z">
          <w:r w:rsidR="00517DC5" w:rsidRPr="00561709" w:rsidDel="004A1243">
            <w:rPr>
              <w:b/>
              <w:bCs/>
              <w:i/>
              <w:iCs/>
              <w:color w:val="0070C0"/>
              <w:lang w:val="en-US"/>
              <w:rPrChange w:id="2710" w:author="Santiago Estellano" w:date="2022-10-24T21:03:00Z">
                <w:rPr>
                  <w:b/>
                  <w:bCs/>
                  <w:color w:val="0070C0"/>
                  <w:lang w:val="en-US"/>
                </w:rPr>
              </w:rPrChange>
            </w:rPr>
            <w:delText>GUIDELINE FOR THIS SECTION (DELETE TEXT BELOW ONCE THIS SECTION IS COMPLETED)</w:delText>
          </w:r>
        </w:del>
      </w:ins>
    </w:p>
    <w:p w14:paraId="39539472" w14:textId="59DD946D" w:rsidR="004A1243" w:rsidRPr="00561709" w:rsidRDefault="004A1243" w:rsidP="00517DC5">
      <w:pPr>
        <w:rPr>
          <w:ins w:id="2711" w:author="Ilan Daniele" w:date="2022-10-24T17:34:00Z"/>
          <w:i/>
          <w:iCs/>
          <w:lang w:val="en-US"/>
          <w:rPrChange w:id="2712" w:author="Santiago Estellano" w:date="2022-10-24T21:03:00Z">
            <w:rPr>
              <w:ins w:id="2713" w:author="Ilan Daniele" w:date="2022-10-24T17:34:00Z"/>
              <w:lang w:val="en-US"/>
            </w:rPr>
          </w:rPrChange>
        </w:rPr>
      </w:pPr>
    </w:p>
    <w:p w14:paraId="24940678" w14:textId="3C0E5D83" w:rsidR="004700FE" w:rsidRPr="00561709" w:rsidRDefault="004700FE" w:rsidP="00517DC5">
      <w:pPr>
        <w:rPr>
          <w:ins w:id="2714" w:author="Ilan Daniele" w:date="2022-10-24T17:34:00Z"/>
          <w:i/>
          <w:iCs/>
          <w:lang w:val="en-US"/>
          <w:rPrChange w:id="2715" w:author="Santiago Estellano" w:date="2022-10-24T21:03:00Z">
            <w:rPr>
              <w:ins w:id="2716" w:author="Ilan Daniele" w:date="2022-10-24T17:34:00Z"/>
              <w:lang w:val="en-US"/>
            </w:rPr>
          </w:rPrChange>
        </w:rPr>
      </w:pPr>
      <w:ins w:id="2717" w:author="Ilan Daniele" w:date="2022-10-24T17:34:00Z">
        <w:r w:rsidRPr="00561709">
          <w:rPr>
            <w:i/>
            <w:iCs/>
            <w:lang w:val="en-US"/>
            <w:rPrChange w:id="2718" w:author="Santiago Estellano" w:date="2022-10-24T21:03:00Z">
              <w:rPr>
                <w:lang w:val="en-US"/>
              </w:rPr>
            </w:rPrChange>
          </w:rPr>
          <w:t xml:space="preserve">You can see in the following screenshot </w:t>
        </w:r>
        <w:del w:id="2719" w:author="Santiago Estellano" w:date="2022-10-24T20:51:00Z">
          <w:r w:rsidRPr="00561709" w:rsidDel="00563220">
            <w:rPr>
              <w:i/>
              <w:iCs/>
              <w:lang w:val="en-US"/>
              <w:rPrChange w:id="2720" w:author="Santiago Estellano" w:date="2022-10-24T21:03:00Z">
                <w:rPr>
                  <w:lang w:val="en-US"/>
                </w:rPr>
              </w:rPrChange>
            </w:rPr>
            <w:delText>were</w:delText>
          </w:r>
        </w:del>
      </w:ins>
      <w:ins w:id="2721" w:author="Santiago Estellano" w:date="2022-10-24T20:51:00Z">
        <w:r w:rsidR="00563220" w:rsidRPr="00561709">
          <w:rPr>
            <w:i/>
            <w:iCs/>
            <w:lang w:val="en-US"/>
            <w:rPrChange w:id="2722" w:author="Santiago Estellano" w:date="2022-10-24T21:03:00Z">
              <w:rPr>
                <w:lang w:val="en-US"/>
              </w:rPr>
            </w:rPrChange>
          </w:rPr>
          <w:t>where</w:t>
        </w:r>
      </w:ins>
      <w:ins w:id="2723" w:author="Ilan Daniele" w:date="2022-10-24T17:34:00Z">
        <w:r w:rsidRPr="00561709">
          <w:rPr>
            <w:i/>
            <w:iCs/>
            <w:lang w:val="en-US"/>
            <w:rPrChange w:id="2724" w:author="Santiago Estellano" w:date="2022-10-24T21:03:00Z">
              <w:rPr>
                <w:lang w:val="en-US"/>
              </w:rPr>
            </w:rPrChange>
          </w:rPr>
          <w:t xml:space="preserve"> th</w:t>
        </w:r>
      </w:ins>
      <w:ins w:id="2725" w:author="Santiago Estellano" w:date="2022-10-24T20:51:00Z">
        <w:r w:rsidR="00563220" w:rsidRPr="00561709">
          <w:rPr>
            <w:i/>
            <w:iCs/>
            <w:lang w:val="en-US"/>
            <w:rPrChange w:id="2726" w:author="Santiago Estellano" w:date="2022-10-24T21:03:00Z">
              <w:rPr>
                <w:lang w:val="en-US"/>
              </w:rPr>
            </w:rPrChange>
          </w:rPr>
          <w:t>e</w:t>
        </w:r>
      </w:ins>
      <w:ins w:id="2727" w:author="Ilan Daniele" w:date="2022-10-24T17:34:00Z">
        <w:del w:id="2728" w:author="Santiago Estellano" w:date="2022-10-24T20:51:00Z">
          <w:r w:rsidRPr="00561709" w:rsidDel="00563220">
            <w:rPr>
              <w:i/>
              <w:iCs/>
              <w:lang w:val="en-US"/>
              <w:rPrChange w:id="2729" w:author="Santiago Estellano" w:date="2022-10-24T21:03:00Z">
                <w:rPr>
                  <w:lang w:val="en-US"/>
                </w:rPr>
              </w:rPrChange>
            </w:rPr>
            <w:delText>i</w:delText>
          </w:r>
        </w:del>
        <w:r w:rsidRPr="00561709">
          <w:rPr>
            <w:i/>
            <w:iCs/>
            <w:lang w:val="en-US"/>
            <w:rPrChange w:id="2730" w:author="Santiago Estellano" w:date="2022-10-24T21:03:00Z">
              <w:rPr>
                <w:lang w:val="en-US"/>
              </w:rPr>
            </w:rPrChange>
          </w:rPr>
          <w:t>s</w:t>
        </w:r>
      </w:ins>
      <w:ins w:id="2731" w:author="Santiago Estellano" w:date="2022-10-24T20:51:00Z">
        <w:r w:rsidR="00563220" w:rsidRPr="00561709">
          <w:rPr>
            <w:i/>
            <w:iCs/>
            <w:lang w:val="en-US"/>
            <w:rPrChange w:id="2732" w:author="Santiago Estellano" w:date="2022-10-24T21:03:00Z">
              <w:rPr>
                <w:lang w:val="en-US"/>
              </w:rPr>
            </w:rPrChange>
          </w:rPr>
          <w:t>e</w:t>
        </w:r>
      </w:ins>
      <w:ins w:id="2733" w:author="Ilan Daniele" w:date="2022-10-24T17:34:00Z">
        <w:r w:rsidRPr="00561709">
          <w:rPr>
            <w:i/>
            <w:iCs/>
            <w:lang w:val="en-US"/>
            <w:rPrChange w:id="2734" w:author="Santiago Estellano" w:date="2022-10-24T21:03:00Z">
              <w:rPr>
                <w:lang w:val="en-US"/>
              </w:rPr>
            </w:rPrChange>
          </w:rPr>
          <w:t xml:space="preserve"> 2 fields will be located</w:t>
        </w:r>
        <w:del w:id="2735" w:author="Santiago Estellano" w:date="2022-10-24T21:04:00Z">
          <w:r w:rsidRPr="00561709" w:rsidDel="00561709">
            <w:rPr>
              <w:i/>
              <w:iCs/>
              <w:lang w:val="en-US"/>
              <w:rPrChange w:id="2736" w:author="Santiago Estellano" w:date="2022-10-24T21:03:00Z">
                <w:rPr>
                  <w:lang w:val="en-US"/>
                </w:rPr>
              </w:rPrChange>
            </w:rPr>
            <w:delText xml:space="preserve"> (on section previous to delivery methods)</w:delText>
          </w:r>
        </w:del>
        <w:r w:rsidRPr="00561709">
          <w:rPr>
            <w:i/>
            <w:iCs/>
            <w:lang w:val="en-US"/>
            <w:rPrChange w:id="2737" w:author="Santiago Estellano" w:date="2022-10-24T21:03:00Z">
              <w:rPr>
                <w:lang w:val="en-US"/>
              </w:rPr>
            </w:rPrChange>
          </w:rPr>
          <w:t>:</w:t>
        </w:r>
      </w:ins>
    </w:p>
    <w:p w14:paraId="1AA3ECFB" w14:textId="0373ED21" w:rsidR="004700FE" w:rsidDel="00A9033C" w:rsidRDefault="008D2050" w:rsidP="00517DC5">
      <w:pPr>
        <w:rPr>
          <w:ins w:id="2738" w:author="Ilan Daniele" w:date="2022-10-24T17:04:00Z"/>
          <w:del w:id="2739" w:author="Santiago Estellano" w:date="2022-10-24T21:11:00Z"/>
          <w:b/>
          <w:bCs/>
          <w:color w:val="0070C0"/>
          <w:lang w:val="en-US"/>
        </w:rPr>
      </w:pPr>
      <w:ins w:id="2740" w:author="Ilan Daniele" w:date="2022-10-24T23:47:00Z">
        <w:r>
          <w:rPr>
            <w:noProof/>
          </w:rPr>
          <w:lastRenderedPageBreak/>
          <w:drawing>
            <wp:inline distT="0" distB="0" distL="0" distR="0" wp14:anchorId="115CB0AE" wp14:editId="098B3573">
              <wp:extent cx="6583680" cy="435102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83680" cy="4351020"/>
                      </a:xfrm>
                      <a:prstGeom prst="rect">
                        <a:avLst/>
                      </a:prstGeom>
                    </pic:spPr>
                  </pic:pic>
                </a:graphicData>
              </a:graphic>
            </wp:inline>
          </w:drawing>
        </w:r>
      </w:ins>
    </w:p>
    <w:p w14:paraId="6C04F422" w14:textId="2ED6D7FB" w:rsidR="008E78C5" w:rsidRPr="001D0AB9" w:rsidDel="004700FE" w:rsidRDefault="008E78C5" w:rsidP="00517DC5">
      <w:pPr>
        <w:rPr>
          <w:ins w:id="2741" w:author="Sebastian Gonzalez" w:date="2022-05-18T12:02:00Z"/>
          <w:del w:id="2742" w:author="Ilan Daniele" w:date="2022-10-24T17:35:00Z"/>
          <w:color w:val="FF0000"/>
          <w:lang w:val="en-US"/>
          <w:rPrChange w:id="2743" w:author="Santiago Estellano" w:date="2022-10-24T16:03:00Z">
            <w:rPr>
              <w:ins w:id="2744" w:author="Sebastian Gonzalez" w:date="2022-05-18T12:02:00Z"/>
              <w:del w:id="2745" w:author="Ilan Daniele" w:date="2022-10-24T17:35:00Z"/>
              <w:b/>
              <w:bCs/>
              <w:color w:val="0070C0"/>
              <w:lang w:val="en-US"/>
            </w:rPr>
          </w:rPrChange>
        </w:rPr>
      </w:pPr>
      <w:ins w:id="2746" w:author="Sebastian Gonzalez" w:date="2022-05-18T12:36:00Z">
        <w:del w:id="2747" w:author="Ilan Daniele" w:date="2022-10-24T17:35:00Z">
          <w:r w:rsidRPr="001D0AB9" w:rsidDel="004700FE">
            <w:rPr>
              <w:color w:val="FF0000"/>
              <w:lang w:val="en-US"/>
              <w:rPrChange w:id="2748" w:author="Santiago Estellano" w:date="2022-10-24T16:03:00Z">
                <w:rPr>
                  <w:lang w:val="en-US"/>
                </w:rPr>
              </w:rPrChange>
            </w:rPr>
            <w:delText xml:space="preserve">This section should contain a high-level solution proposal from a functional side, it doesn’t need to have deeper technical details. </w:delText>
          </w:r>
        </w:del>
      </w:ins>
    </w:p>
    <w:p w14:paraId="676705F8" w14:textId="3F761B5D" w:rsidR="009D54F5" w:rsidRPr="001D0AB9" w:rsidDel="004700FE" w:rsidRDefault="009D54F5" w:rsidP="00517DC5">
      <w:pPr>
        <w:rPr>
          <w:ins w:id="2749" w:author="Sebastian Gonzalez" w:date="2022-05-18T11:42:00Z"/>
          <w:del w:id="2750" w:author="Ilan Daniele" w:date="2022-10-24T17:35:00Z"/>
          <w:b/>
          <w:bCs/>
          <w:i/>
          <w:iCs/>
          <w:color w:val="FF0000"/>
          <w:lang w:val="en-US"/>
          <w:rPrChange w:id="2751" w:author="Santiago Estellano" w:date="2022-10-24T16:03:00Z">
            <w:rPr>
              <w:ins w:id="2752" w:author="Sebastian Gonzalez" w:date="2022-05-18T11:42:00Z"/>
              <w:del w:id="2753" w:author="Ilan Daniele" w:date="2022-10-24T17:35:00Z"/>
              <w:b/>
              <w:bCs/>
              <w:color w:val="0070C0"/>
              <w:lang w:val="en-US"/>
            </w:rPr>
          </w:rPrChange>
        </w:rPr>
      </w:pPr>
      <w:ins w:id="2754" w:author="Sebastian Gonzalez" w:date="2022-05-18T12:02:00Z">
        <w:del w:id="2755" w:author="Ilan Daniele" w:date="2022-10-24T17:35:00Z">
          <w:r w:rsidRPr="001D0AB9" w:rsidDel="004700FE">
            <w:rPr>
              <w:b/>
              <w:bCs/>
              <w:i/>
              <w:iCs/>
              <w:color w:val="FF0000"/>
              <w:lang w:val="en-US"/>
              <w:rPrChange w:id="2756" w:author="Santiago Estellano" w:date="2022-10-24T16:03:00Z">
                <w:rPr>
                  <w:b/>
                  <w:bCs/>
                  <w:i/>
                  <w:iCs/>
                  <w:lang w:val="en-US"/>
                </w:rPr>
              </w:rPrChange>
            </w:rPr>
            <w:delText>[This section is mandatory.</w:delText>
          </w:r>
        </w:del>
      </w:ins>
      <w:ins w:id="2757" w:author="Sebastian Gonzalez" w:date="2022-05-18T12:03:00Z">
        <w:del w:id="2758" w:author="Ilan Daniele" w:date="2022-10-24T17:35:00Z">
          <w:r w:rsidRPr="001D0AB9" w:rsidDel="004700FE">
            <w:rPr>
              <w:b/>
              <w:bCs/>
              <w:i/>
              <w:iCs/>
              <w:color w:val="FF0000"/>
              <w:lang w:val="en-US"/>
              <w:rPrChange w:id="2759" w:author="Santiago Estellano" w:date="2022-10-24T16:03:00Z">
                <w:rPr>
                  <w:b/>
                  <w:bCs/>
                  <w:i/>
                  <w:iCs/>
                  <w:lang w:val="en-US"/>
                </w:rPr>
              </w:rPrChange>
            </w:rPr>
            <w:delText xml:space="preserve"> The goal of this s</w:delText>
          </w:r>
        </w:del>
      </w:ins>
      <w:ins w:id="2760" w:author="Sebastian Gonzalez" w:date="2022-05-18T12:04:00Z">
        <w:del w:id="2761" w:author="Ilan Daniele" w:date="2022-10-24T17:35:00Z">
          <w:r w:rsidRPr="001D0AB9" w:rsidDel="004700FE">
            <w:rPr>
              <w:b/>
              <w:bCs/>
              <w:i/>
              <w:iCs/>
              <w:color w:val="FF0000"/>
              <w:lang w:val="en-US"/>
              <w:rPrChange w:id="2762" w:author="Santiago Estellano" w:date="2022-10-24T16:03:00Z">
                <w:rPr>
                  <w:b/>
                  <w:bCs/>
                  <w:i/>
                  <w:iCs/>
                  <w:lang w:val="en-US"/>
                </w:rPr>
              </w:rPrChange>
            </w:rPr>
            <w:delText>ection is to allow readers to visualize how the solution will look like, not at code level but what new or modified things have to be added to the system to achieve the needs of the requirement.</w:delText>
          </w:r>
        </w:del>
      </w:ins>
      <w:ins w:id="2763" w:author="Sebastian Gonzalez" w:date="2022-05-18T12:03:00Z">
        <w:del w:id="2764" w:author="Ilan Daniele" w:date="2022-10-24T17:35:00Z">
          <w:r w:rsidRPr="001D0AB9" w:rsidDel="004700FE">
            <w:rPr>
              <w:b/>
              <w:bCs/>
              <w:i/>
              <w:iCs/>
              <w:color w:val="FF0000"/>
              <w:lang w:val="en-US"/>
              <w:rPrChange w:id="2765" w:author="Santiago Estellano" w:date="2022-10-24T16:03:00Z">
                <w:rPr>
                  <w:b/>
                  <w:bCs/>
                  <w:i/>
                  <w:iCs/>
                  <w:lang w:val="en-US"/>
                </w:rPr>
              </w:rPrChange>
            </w:rPr>
            <w:delText>]</w:delText>
          </w:r>
        </w:del>
      </w:ins>
    </w:p>
    <w:p w14:paraId="532F6717" w14:textId="6AB42AF1" w:rsidR="00517DC5" w:rsidRPr="001D0AB9" w:rsidDel="004700FE" w:rsidRDefault="00517DC5" w:rsidP="00517DC5">
      <w:pPr>
        <w:rPr>
          <w:ins w:id="2766" w:author="Sebastian Gonzalez" w:date="2022-05-18T11:42:00Z"/>
          <w:del w:id="2767" w:author="Ilan Daniele" w:date="2022-10-24T17:36:00Z"/>
          <w:rFonts w:cs="Arial"/>
          <w:i/>
          <w:iCs/>
          <w:color w:val="FF0000"/>
          <w:sz w:val="21"/>
          <w:szCs w:val="21"/>
          <w:shd w:val="clear" w:color="auto" w:fill="FFFFFF"/>
          <w:rPrChange w:id="2768" w:author="Santiago Estellano" w:date="2022-10-24T16:03:00Z">
            <w:rPr>
              <w:ins w:id="2769" w:author="Sebastian Gonzalez" w:date="2022-05-18T11:42:00Z"/>
              <w:del w:id="2770" w:author="Ilan Daniele" w:date="2022-10-24T17:36:00Z"/>
              <w:rFonts w:cs="Arial"/>
              <w:i/>
              <w:iCs/>
              <w:sz w:val="21"/>
              <w:szCs w:val="21"/>
              <w:shd w:val="clear" w:color="auto" w:fill="FFFFFF"/>
            </w:rPr>
          </w:rPrChange>
        </w:rPr>
      </w:pPr>
      <w:ins w:id="2771" w:author="Sebastian Gonzalez" w:date="2022-05-18T11:43:00Z">
        <w:del w:id="2772" w:author="Ilan Daniele" w:date="2022-10-24T17:36:00Z">
          <w:r w:rsidRPr="001D0AB9" w:rsidDel="004700FE">
            <w:rPr>
              <w:rFonts w:cs="Arial"/>
              <w:i/>
              <w:iCs/>
              <w:color w:val="FF0000"/>
              <w:sz w:val="21"/>
              <w:szCs w:val="21"/>
              <w:shd w:val="clear" w:color="auto" w:fill="FFFFFF"/>
              <w:rPrChange w:id="2773" w:author="Santiago Estellano" w:date="2022-10-24T16:03:00Z">
                <w:rPr>
                  <w:rFonts w:cs="Arial"/>
                  <w:i/>
                  <w:iCs/>
                  <w:sz w:val="21"/>
                  <w:szCs w:val="21"/>
                  <w:shd w:val="clear" w:color="auto" w:fill="FFFFFF"/>
                </w:rPr>
              </w:rPrChange>
            </w:rPr>
            <w:delText>Describe all the components that will be created or interact with the system to achieve the customer needs.</w:delText>
          </w:r>
        </w:del>
      </w:ins>
    </w:p>
    <w:p w14:paraId="5C92ADC1" w14:textId="61D579B0" w:rsidR="00517DC5" w:rsidRPr="001D0AB9" w:rsidDel="004700FE" w:rsidRDefault="00517DC5" w:rsidP="00517DC5">
      <w:pPr>
        <w:rPr>
          <w:ins w:id="2774" w:author="Sebastian Gonzalez" w:date="2022-05-18T11:42:00Z"/>
          <w:del w:id="2775" w:author="Ilan Daniele" w:date="2022-10-24T17:36:00Z"/>
          <w:rFonts w:cs="Arial"/>
          <w:i/>
          <w:iCs/>
          <w:color w:val="FF0000"/>
          <w:sz w:val="21"/>
          <w:szCs w:val="21"/>
          <w:shd w:val="clear" w:color="auto" w:fill="FFFFFF"/>
          <w:rPrChange w:id="2776" w:author="Santiago Estellano" w:date="2022-10-24T16:03:00Z">
            <w:rPr>
              <w:ins w:id="2777" w:author="Sebastian Gonzalez" w:date="2022-05-18T11:42:00Z"/>
              <w:del w:id="2778" w:author="Ilan Daniele" w:date="2022-10-24T17:36:00Z"/>
              <w:rFonts w:cs="Arial"/>
              <w:i/>
              <w:iCs/>
              <w:sz w:val="21"/>
              <w:szCs w:val="21"/>
              <w:shd w:val="clear" w:color="auto" w:fill="FFFFFF"/>
            </w:rPr>
          </w:rPrChange>
        </w:rPr>
      </w:pPr>
      <w:ins w:id="2779" w:author="Sebastian Gonzalez" w:date="2022-05-18T11:42:00Z">
        <w:del w:id="2780" w:author="Ilan Daniele" w:date="2022-10-24T17:36:00Z">
          <w:r w:rsidRPr="001D0AB9" w:rsidDel="004700FE">
            <w:rPr>
              <w:rFonts w:cs="Arial"/>
              <w:i/>
              <w:iCs/>
              <w:color w:val="FF0000"/>
              <w:sz w:val="21"/>
              <w:szCs w:val="21"/>
              <w:shd w:val="clear" w:color="auto" w:fill="FFFFFF"/>
              <w:rPrChange w:id="2781" w:author="Santiago Estellano" w:date="2022-10-24T16:03:00Z">
                <w:rPr>
                  <w:rFonts w:cs="Arial"/>
                  <w:i/>
                  <w:iCs/>
                  <w:sz w:val="21"/>
                  <w:szCs w:val="21"/>
                  <w:shd w:val="clear" w:color="auto" w:fill="FFFFFF"/>
                </w:rPr>
              </w:rPrChange>
            </w:rPr>
            <w:delText>For example:</w:delText>
          </w:r>
        </w:del>
      </w:ins>
    </w:p>
    <w:p w14:paraId="029D10DC" w14:textId="4B26CE01" w:rsidR="009E79F3" w:rsidRPr="001D0AB9" w:rsidDel="004700FE" w:rsidRDefault="009E79F3" w:rsidP="009E79F3">
      <w:pPr>
        <w:pStyle w:val="ListParagraph"/>
        <w:numPr>
          <w:ilvl w:val="0"/>
          <w:numId w:val="12"/>
        </w:numPr>
        <w:rPr>
          <w:ins w:id="2782" w:author="Sebastian Gonzalez" w:date="2022-05-18T11:45:00Z"/>
          <w:del w:id="2783" w:author="Ilan Daniele" w:date="2022-10-24T17:36:00Z"/>
          <w:moveFrom w:id="2784" w:author="Ilan Daniele" w:date="2022-10-24T17:35:00Z"/>
          <w:rFonts w:cs="Arial"/>
          <w:i/>
          <w:iCs/>
          <w:color w:val="FF0000"/>
          <w:sz w:val="21"/>
          <w:szCs w:val="21"/>
          <w:shd w:val="clear" w:color="auto" w:fill="FFFFFF"/>
          <w:rPrChange w:id="2785" w:author="Santiago Estellano" w:date="2022-10-24T16:03:00Z">
            <w:rPr>
              <w:ins w:id="2786" w:author="Sebastian Gonzalez" w:date="2022-05-18T11:45:00Z"/>
              <w:del w:id="2787" w:author="Ilan Daniele" w:date="2022-10-24T17:36:00Z"/>
              <w:moveFrom w:id="2788" w:author="Ilan Daniele" w:date="2022-10-24T17:35:00Z"/>
              <w:rFonts w:cs="Arial"/>
              <w:i/>
              <w:iCs/>
              <w:sz w:val="21"/>
              <w:szCs w:val="21"/>
              <w:shd w:val="clear" w:color="auto" w:fill="FFFFFF"/>
            </w:rPr>
          </w:rPrChange>
        </w:rPr>
      </w:pPr>
      <w:moveFromRangeStart w:id="2789" w:author="Ilan Daniele" w:date="2022-10-24T17:35:00Z" w:name="move117525333"/>
      <w:moveFrom w:id="2790" w:author="Ilan Daniele" w:date="2022-10-24T17:35:00Z">
        <w:ins w:id="2791" w:author="Sebastian Gonzalez" w:date="2022-05-18T11:43:00Z">
          <w:del w:id="2792" w:author="Ilan Daniele" w:date="2022-10-24T17:36:00Z">
            <w:r w:rsidRPr="001D0AB9" w:rsidDel="004700FE">
              <w:rPr>
                <w:rFonts w:cs="Arial"/>
                <w:i/>
                <w:iCs/>
                <w:color w:val="FF0000"/>
                <w:sz w:val="21"/>
                <w:szCs w:val="21"/>
                <w:shd w:val="clear" w:color="auto" w:fill="FFFFFF"/>
                <w:rPrChange w:id="2793" w:author="Santiago Estellano" w:date="2022-10-24T16:03:00Z">
                  <w:rPr>
                    <w:rFonts w:cs="Arial"/>
                    <w:i/>
                    <w:iCs/>
                    <w:sz w:val="21"/>
                    <w:szCs w:val="21"/>
                    <w:shd w:val="clear" w:color="auto" w:fill="FFFFFF"/>
                  </w:rPr>
                </w:rPrChange>
              </w:rPr>
              <w:delText>A new extension will be create</w:delText>
            </w:r>
          </w:del>
        </w:ins>
        <w:ins w:id="2794" w:author="Sebastian Gonzalez" w:date="2022-05-18T11:44:00Z">
          <w:del w:id="2795" w:author="Ilan Daniele" w:date="2022-10-24T17:36:00Z">
            <w:r w:rsidRPr="001D0AB9" w:rsidDel="004700FE">
              <w:rPr>
                <w:rFonts w:cs="Arial"/>
                <w:i/>
                <w:iCs/>
                <w:color w:val="FF0000"/>
                <w:sz w:val="21"/>
                <w:szCs w:val="21"/>
                <w:shd w:val="clear" w:color="auto" w:fill="FFFFFF"/>
                <w:rPrChange w:id="2796" w:author="Santiago Estellano" w:date="2022-10-24T16:03:00Z">
                  <w:rPr>
                    <w:rFonts w:cs="Arial"/>
                    <w:i/>
                    <w:iCs/>
                    <w:sz w:val="21"/>
                    <w:szCs w:val="21"/>
                    <w:shd w:val="clear" w:color="auto" w:fill="FFFFFF"/>
                  </w:rPr>
                </w:rPrChange>
              </w:rPr>
              <w:delText xml:space="preserve">d, this extension will add a new my account menu that will allow the user to navigate through the records that they want to manage, the </w:delText>
            </w:r>
          </w:del>
        </w:ins>
        <w:ins w:id="2797" w:author="Sebastian Gonzalez" w:date="2022-05-18T11:45:00Z">
          <w:del w:id="2798" w:author="Ilan Daniele" w:date="2022-10-24T17:36:00Z">
            <w:r w:rsidRPr="001D0AB9" w:rsidDel="004700FE">
              <w:rPr>
                <w:rFonts w:cs="Arial"/>
                <w:i/>
                <w:iCs/>
                <w:color w:val="FF0000"/>
                <w:sz w:val="21"/>
                <w:szCs w:val="21"/>
                <w:shd w:val="clear" w:color="auto" w:fill="FFFFFF"/>
                <w:rPrChange w:id="2799" w:author="Santiago Estellano" w:date="2022-10-24T16:03:00Z">
                  <w:rPr>
                    <w:rFonts w:cs="Arial"/>
                    <w:i/>
                    <w:iCs/>
                    <w:sz w:val="21"/>
                    <w:szCs w:val="21"/>
                    <w:shd w:val="clear" w:color="auto" w:fill="FFFFFF"/>
                  </w:rPr>
                </w:rPrChange>
              </w:rPr>
              <w:delText>new menu will be called “Manage Contacts”.</w:delText>
            </w:r>
          </w:del>
        </w:ins>
      </w:moveFrom>
    </w:p>
    <w:p w14:paraId="7669CCF6" w14:textId="694C0C33" w:rsidR="009E79F3" w:rsidRPr="001D0AB9" w:rsidDel="004700FE" w:rsidRDefault="009E79F3" w:rsidP="009E79F3">
      <w:pPr>
        <w:pStyle w:val="ListParagraph"/>
        <w:numPr>
          <w:ilvl w:val="0"/>
          <w:numId w:val="12"/>
        </w:numPr>
        <w:rPr>
          <w:ins w:id="2800" w:author="Sebastian Gonzalez" w:date="2022-05-18T11:47:00Z"/>
          <w:del w:id="2801" w:author="Ilan Daniele" w:date="2022-10-24T17:36:00Z"/>
          <w:moveFrom w:id="2802" w:author="Ilan Daniele" w:date="2022-10-24T17:35:00Z"/>
          <w:rFonts w:cs="Arial"/>
          <w:i/>
          <w:iCs/>
          <w:color w:val="FF0000"/>
          <w:sz w:val="21"/>
          <w:szCs w:val="21"/>
          <w:shd w:val="clear" w:color="auto" w:fill="FFFFFF"/>
          <w:rPrChange w:id="2803" w:author="Santiago Estellano" w:date="2022-10-24T16:03:00Z">
            <w:rPr>
              <w:ins w:id="2804" w:author="Sebastian Gonzalez" w:date="2022-05-18T11:47:00Z"/>
              <w:del w:id="2805" w:author="Ilan Daniele" w:date="2022-10-24T17:36:00Z"/>
              <w:moveFrom w:id="2806" w:author="Ilan Daniele" w:date="2022-10-24T17:35:00Z"/>
              <w:rFonts w:cs="Arial"/>
              <w:i/>
              <w:iCs/>
              <w:sz w:val="21"/>
              <w:szCs w:val="21"/>
              <w:shd w:val="clear" w:color="auto" w:fill="FFFFFF"/>
            </w:rPr>
          </w:rPrChange>
        </w:rPr>
      </w:pPr>
      <w:moveFrom w:id="2807" w:author="Ilan Daniele" w:date="2022-10-24T17:35:00Z">
        <w:ins w:id="2808" w:author="Sebastian Gonzalez" w:date="2022-05-18T11:45:00Z">
          <w:del w:id="2809" w:author="Ilan Daniele" w:date="2022-10-24T17:36:00Z">
            <w:r w:rsidRPr="001D0AB9" w:rsidDel="004700FE">
              <w:rPr>
                <w:rFonts w:cs="Arial"/>
                <w:i/>
                <w:iCs/>
                <w:color w:val="FF0000"/>
                <w:sz w:val="21"/>
                <w:szCs w:val="21"/>
                <w:shd w:val="clear" w:color="auto" w:fill="FFFFFF"/>
                <w:rPrChange w:id="2810" w:author="Santiago Estellano" w:date="2022-10-24T16:03:00Z">
                  <w:rPr>
                    <w:rFonts w:cs="Arial"/>
                    <w:i/>
                    <w:iCs/>
                    <w:sz w:val="21"/>
                    <w:szCs w:val="21"/>
                    <w:shd w:val="clear" w:color="auto" w:fill="FFFFFF"/>
                  </w:rPr>
                </w:rPrChange>
              </w:rPr>
              <w:delText>Once clicked the new menu will take the user to a new page in my account where all the existing contacts for th</w:delText>
            </w:r>
          </w:del>
        </w:ins>
        <w:ins w:id="2811" w:author="Sebastian Gonzalez" w:date="2022-05-18T11:47:00Z">
          <w:del w:id="2812" w:author="Ilan Daniele" w:date="2022-10-24T17:36:00Z">
            <w:r w:rsidRPr="001D0AB9" w:rsidDel="004700FE">
              <w:rPr>
                <w:rFonts w:cs="Arial"/>
                <w:i/>
                <w:iCs/>
                <w:color w:val="FF0000"/>
                <w:sz w:val="21"/>
                <w:szCs w:val="21"/>
                <w:shd w:val="clear" w:color="auto" w:fill="FFFFFF"/>
                <w:rPrChange w:id="2813" w:author="Santiago Estellano" w:date="2022-10-24T16:03:00Z">
                  <w:rPr>
                    <w:rFonts w:cs="Arial"/>
                    <w:i/>
                    <w:iCs/>
                    <w:sz w:val="21"/>
                    <w:szCs w:val="21"/>
                    <w:shd w:val="clear" w:color="auto" w:fill="FFFFFF"/>
                  </w:rPr>
                </w:rPrChange>
              </w:rPr>
              <w:delText>e current logged in user are listed.</w:delText>
            </w:r>
          </w:del>
        </w:ins>
      </w:moveFrom>
    </w:p>
    <w:p w14:paraId="14FA27A6" w14:textId="44223F2E" w:rsidR="009E79F3" w:rsidRPr="001D0AB9" w:rsidDel="004700FE" w:rsidRDefault="009E79F3" w:rsidP="009E79F3">
      <w:pPr>
        <w:pStyle w:val="ListParagraph"/>
        <w:numPr>
          <w:ilvl w:val="0"/>
          <w:numId w:val="12"/>
        </w:numPr>
        <w:rPr>
          <w:ins w:id="2814" w:author="Sebastian Gonzalez" w:date="2022-05-18T11:47:00Z"/>
          <w:del w:id="2815" w:author="Ilan Daniele" w:date="2022-10-24T17:36:00Z"/>
          <w:moveFrom w:id="2816" w:author="Ilan Daniele" w:date="2022-10-24T17:35:00Z"/>
          <w:rFonts w:cs="Arial"/>
          <w:i/>
          <w:iCs/>
          <w:color w:val="FF0000"/>
          <w:sz w:val="21"/>
          <w:szCs w:val="21"/>
          <w:shd w:val="clear" w:color="auto" w:fill="FFFFFF"/>
          <w:rPrChange w:id="2817" w:author="Santiago Estellano" w:date="2022-10-24T16:03:00Z">
            <w:rPr>
              <w:ins w:id="2818" w:author="Sebastian Gonzalez" w:date="2022-05-18T11:47:00Z"/>
              <w:del w:id="2819" w:author="Ilan Daniele" w:date="2022-10-24T17:36:00Z"/>
              <w:moveFrom w:id="2820" w:author="Ilan Daniele" w:date="2022-10-24T17:35:00Z"/>
              <w:rFonts w:cs="Arial"/>
              <w:i/>
              <w:iCs/>
              <w:sz w:val="21"/>
              <w:szCs w:val="21"/>
              <w:shd w:val="clear" w:color="auto" w:fill="FFFFFF"/>
            </w:rPr>
          </w:rPrChange>
        </w:rPr>
      </w:pPr>
      <w:moveFrom w:id="2821" w:author="Ilan Daniele" w:date="2022-10-24T17:35:00Z">
        <w:ins w:id="2822" w:author="Sebastian Gonzalez" w:date="2022-05-18T11:47:00Z">
          <w:del w:id="2823" w:author="Ilan Daniele" w:date="2022-10-24T17:36:00Z">
            <w:r w:rsidRPr="001D0AB9" w:rsidDel="004700FE">
              <w:rPr>
                <w:rFonts w:cs="Arial"/>
                <w:i/>
                <w:iCs/>
                <w:color w:val="FF0000"/>
                <w:sz w:val="21"/>
                <w:szCs w:val="21"/>
                <w:shd w:val="clear" w:color="auto" w:fill="FFFFFF"/>
                <w:rPrChange w:id="2824" w:author="Santiago Estellano" w:date="2022-10-24T16:03:00Z">
                  <w:rPr>
                    <w:rFonts w:cs="Arial"/>
                    <w:i/>
                    <w:iCs/>
                    <w:sz w:val="21"/>
                    <w:szCs w:val="21"/>
                    <w:shd w:val="clear" w:color="auto" w:fill="FFFFFF"/>
                  </w:rPr>
                </w:rPrChange>
              </w:rPr>
              <w:delText>This list will have pagination but no filtering.</w:delText>
            </w:r>
          </w:del>
        </w:ins>
      </w:moveFrom>
    </w:p>
    <w:p w14:paraId="7D33A22F" w14:textId="174BB59B" w:rsidR="009E79F3" w:rsidRPr="001D0AB9" w:rsidDel="004700FE" w:rsidRDefault="009E79F3" w:rsidP="009E79F3">
      <w:pPr>
        <w:pStyle w:val="ListParagraph"/>
        <w:numPr>
          <w:ilvl w:val="0"/>
          <w:numId w:val="12"/>
        </w:numPr>
        <w:rPr>
          <w:ins w:id="2825" w:author="Sebastian Gonzalez" w:date="2022-05-18T11:48:00Z"/>
          <w:del w:id="2826" w:author="Ilan Daniele" w:date="2022-10-24T17:36:00Z"/>
          <w:moveFrom w:id="2827" w:author="Ilan Daniele" w:date="2022-10-24T17:35:00Z"/>
          <w:rFonts w:cs="Arial"/>
          <w:i/>
          <w:iCs/>
          <w:color w:val="FF0000"/>
          <w:sz w:val="21"/>
          <w:szCs w:val="21"/>
          <w:shd w:val="clear" w:color="auto" w:fill="FFFFFF"/>
          <w:rPrChange w:id="2828" w:author="Santiago Estellano" w:date="2022-10-24T16:03:00Z">
            <w:rPr>
              <w:ins w:id="2829" w:author="Sebastian Gonzalez" w:date="2022-05-18T11:48:00Z"/>
              <w:del w:id="2830" w:author="Ilan Daniele" w:date="2022-10-24T17:36:00Z"/>
              <w:moveFrom w:id="2831" w:author="Ilan Daniele" w:date="2022-10-24T17:35:00Z"/>
              <w:rFonts w:cs="Arial"/>
              <w:i/>
              <w:iCs/>
              <w:sz w:val="21"/>
              <w:szCs w:val="21"/>
              <w:shd w:val="clear" w:color="auto" w:fill="FFFFFF"/>
            </w:rPr>
          </w:rPrChange>
        </w:rPr>
      </w:pPr>
      <w:moveFrom w:id="2832" w:author="Ilan Daniele" w:date="2022-10-24T17:35:00Z">
        <w:ins w:id="2833" w:author="Sebastian Gonzalez" w:date="2022-05-18T11:47:00Z">
          <w:del w:id="2834" w:author="Ilan Daniele" w:date="2022-10-24T17:36:00Z">
            <w:r w:rsidRPr="001D0AB9" w:rsidDel="004700FE">
              <w:rPr>
                <w:rFonts w:cs="Arial"/>
                <w:i/>
                <w:iCs/>
                <w:color w:val="FF0000"/>
                <w:sz w:val="21"/>
                <w:szCs w:val="21"/>
                <w:shd w:val="clear" w:color="auto" w:fill="FFFFFF"/>
                <w:rPrChange w:id="2835" w:author="Santiago Estellano" w:date="2022-10-24T16:03:00Z">
                  <w:rPr>
                    <w:rFonts w:cs="Arial"/>
                    <w:i/>
                    <w:iCs/>
                    <w:sz w:val="21"/>
                    <w:szCs w:val="21"/>
                    <w:shd w:val="clear" w:color="auto" w:fill="FFFFFF"/>
                  </w:rPr>
                </w:rPrChange>
              </w:rPr>
              <w:delText>For each entrance of the list there will be two buttons</w:delText>
            </w:r>
          </w:del>
        </w:ins>
        <w:ins w:id="2836" w:author="Sebastian Gonzalez" w:date="2022-05-18T11:48:00Z">
          <w:del w:id="2837" w:author="Ilan Daniele" w:date="2022-10-24T17:36:00Z">
            <w:r w:rsidRPr="001D0AB9" w:rsidDel="004700FE">
              <w:rPr>
                <w:rFonts w:cs="Arial"/>
                <w:i/>
                <w:iCs/>
                <w:color w:val="FF0000"/>
                <w:sz w:val="21"/>
                <w:szCs w:val="21"/>
                <w:shd w:val="clear" w:color="auto" w:fill="FFFFFF"/>
                <w:rPrChange w:id="2838" w:author="Santiago Estellano" w:date="2022-10-24T16:03:00Z">
                  <w:rPr>
                    <w:rFonts w:cs="Arial"/>
                    <w:i/>
                    <w:iCs/>
                    <w:sz w:val="21"/>
                    <w:szCs w:val="21"/>
                    <w:shd w:val="clear" w:color="auto" w:fill="FFFFFF"/>
                  </w:rPr>
                </w:rPrChange>
              </w:rPr>
              <w:delText>, “Edit” and “Remove”.</w:delText>
            </w:r>
          </w:del>
        </w:ins>
      </w:moveFrom>
    </w:p>
    <w:p w14:paraId="1129B95E" w14:textId="1FF1D453" w:rsidR="009E79F3" w:rsidRPr="001D0AB9" w:rsidDel="004700FE" w:rsidRDefault="009E79F3" w:rsidP="009E79F3">
      <w:pPr>
        <w:pStyle w:val="ListParagraph"/>
        <w:numPr>
          <w:ilvl w:val="0"/>
          <w:numId w:val="12"/>
        </w:numPr>
        <w:rPr>
          <w:ins w:id="2839" w:author="Sebastian Gonzalez" w:date="2022-05-18T11:49:00Z"/>
          <w:del w:id="2840" w:author="Ilan Daniele" w:date="2022-10-24T17:36:00Z"/>
          <w:moveFrom w:id="2841" w:author="Ilan Daniele" w:date="2022-10-24T17:35:00Z"/>
          <w:rFonts w:cs="Arial"/>
          <w:i/>
          <w:iCs/>
          <w:color w:val="FF0000"/>
          <w:sz w:val="21"/>
          <w:szCs w:val="21"/>
          <w:shd w:val="clear" w:color="auto" w:fill="FFFFFF"/>
          <w:rPrChange w:id="2842" w:author="Santiago Estellano" w:date="2022-10-24T16:03:00Z">
            <w:rPr>
              <w:ins w:id="2843" w:author="Sebastian Gonzalez" w:date="2022-05-18T11:49:00Z"/>
              <w:del w:id="2844" w:author="Ilan Daniele" w:date="2022-10-24T17:36:00Z"/>
              <w:moveFrom w:id="2845" w:author="Ilan Daniele" w:date="2022-10-24T17:35:00Z"/>
              <w:rFonts w:cs="Arial"/>
              <w:i/>
              <w:iCs/>
              <w:sz w:val="21"/>
              <w:szCs w:val="21"/>
              <w:shd w:val="clear" w:color="auto" w:fill="FFFFFF"/>
            </w:rPr>
          </w:rPrChange>
        </w:rPr>
      </w:pPr>
      <w:moveFrom w:id="2846" w:author="Ilan Daniele" w:date="2022-10-24T17:35:00Z">
        <w:ins w:id="2847" w:author="Sebastian Gonzalez" w:date="2022-05-18T11:48:00Z">
          <w:del w:id="2848" w:author="Ilan Daniele" w:date="2022-10-24T17:36:00Z">
            <w:r w:rsidRPr="001D0AB9" w:rsidDel="004700FE">
              <w:rPr>
                <w:rFonts w:cs="Arial"/>
                <w:i/>
                <w:iCs/>
                <w:color w:val="FF0000"/>
                <w:sz w:val="21"/>
                <w:szCs w:val="21"/>
                <w:shd w:val="clear" w:color="auto" w:fill="FFFFFF"/>
                <w:rPrChange w:id="2849" w:author="Santiago Estellano" w:date="2022-10-24T16:03:00Z">
                  <w:rPr>
                    <w:rFonts w:cs="Arial"/>
                    <w:i/>
                    <w:iCs/>
                    <w:sz w:val="21"/>
                    <w:szCs w:val="21"/>
                    <w:shd w:val="clear" w:color="auto" w:fill="FFFFFF"/>
                  </w:rPr>
                </w:rPrChange>
              </w:rPr>
              <w:delText xml:space="preserve">The Edit button will take the user to a new details page that will show the contact information through an editable form, the user will then be able to edit the information and save </w:delText>
            </w:r>
          </w:del>
        </w:ins>
        <w:ins w:id="2850" w:author="Sebastian Gonzalez" w:date="2022-05-18T11:49:00Z">
          <w:del w:id="2851" w:author="Ilan Daniele" w:date="2022-10-24T17:36:00Z">
            <w:r w:rsidRPr="001D0AB9" w:rsidDel="004700FE">
              <w:rPr>
                <w:rFonts w:cs="Arial"/>
                <w:i/>
                <w:iCs/>
                <w:color w:val="FF0000"/>
                <w:sz w:val="21"/>
                <w:szCs w:val="21"/>
                <w:shd w:val="clear" w:color="auto" w:fill="FFFFFF"/>
                <w:rPrChange w:id="2852" w:author="Santiago Estellano" w:date="2022-10-24T16:03:00Z">
                  <w:rPr>
                    <w:rFonts w:cs="Arial"/>
                    <w:i/>
                    <w:iCs/>
                    <w:sz w:val="21"/>
                    <w:szCs w:val="21"/>
                    <w:shd w:val="clear" w:color="auto" w:fill="FFFFFF"/>
                  </w:rPr>
                </w:rPrChange>
              </w:rPr>
              <w:delText>it. After saving it</w:delText>
            </w:r>
            <w:r w:rsidR="00A149F1" w:rsidRPr="001D0AB9" w:rsidDel="004700FE">
              <w:rPr>
                <w:rFonts w:cs="Arial"/>
                <w:i/>
                <w:iCs/>
                <w:color w:val="FF0000"/>
                <w:sz w:val="21"/>
                <w:szCs w:val="21"/>
                <w:shd w:val="clear" w:color="auto" w:fill="FFFFFF"/>
                <w:rPrChange w:id="2853" w:author="Santiago Estellano" w:date="2022-10-24T16:03:00Z">
                  <w:rPr>
                    <w:rFonts w:cs="Arial"/>
                    <w:i/>
                    <w:iCs/>
                    <w:sz w:val="21"/>
                    <w:szCs w:val="21"/>
                    <w:shd w:val="clear" w:color="auto" w:fill="FFFFFF"/>
                  </w:rPr>
                </w:rPrChange>
              </w:rPr>
              <w:delText xml:space="preserve"> will take the user back to the list of contacts.</w:delText>
            </w:r>
          </w:del>
        </w:ins>
      </w:moveFrom>
    </w:p>
    <w:p w14:paraId="00A9526A" w14:textId="5C4D27D2" w:rsidR="00A149F1" w:rsidRPr="001D0AB9" w:rsidDel="004700FE" w:rsidRDefault="00A149F1" w:rsidP="009E79F3">
      <w:pPr>
        <w:pStyle w:val="ListParagraph"/>
        <w:numPr>
          <w:ilvl w:val="0"/>
          <w:numId w:val="12"/>
        </w:numPr>
        <w:rPr>
          <w:ins w:id="2854" w:author="Sebastian Gonzalez" w:date="2022-05-18T11:50:00Z"/>
          <w:del w:id="2855" w:author="Ilan Daniele" w:date="2022-10-24T17:36:00Z"/>
          <w:moveFrom w:id="2856" w:author="Ilan Daniele" w:date="2022-10-24T17:35:00Z"/>
          <w:rFonts w:cs="Arial"/>
          <w:i/>
          <w:iCs/>
          <w:color w:val="FF0000"/>
          <w:sz w:val="21"/>
          <w:szCs w:val="21"/>
          <w:shd w:val="clear" w:color="auto" w:fill="FFFFFF"/>
          <w:rPrChange w:id="2857" w:author="Santiago Estellano" w:date="2022-10-24T16:03:00Z">
            <w:rPr>
              <w:ins w:id="2858" w:author="Sebastian Gonzalez" w:date="2022-05-18T11:50:00Z"/>
              <w:del w:id="2859" w:author="Ilan Daniele" w:date="2022-10-24T17:36:00Z"/>
              <w:moveFrom w:id="2860" w:author="Ilan Daniele" w:date="2022-10-24T17:35:00Z"/>
              <w:rFonts w:cs="Arial"/>
              <w:i/>
              <w:iCs/>
              <w:sz w:val="21"/>
              <w:szCs w:val="21"/>
              <w:shd w:val="clear" w:color="auto" w:fill="FFFFFF"/>
            </w:rPr>
          </w:rPrChange>
        </w:rPr>
      </w:pPr>
      <w:moveFrom w:id="2861" w:author="Ilan Daniele" w:date="2022-10-24T17:35:00Z">
        <w:ins w:id="2862" w:author="Sebastian Gonzalez" w:date="2022-05-18T11:49:00Z">
          <w:del w:id="2863" w:author="Ilan Daniele" w:date="2022-10-24T17:36:00Z">
            <w:r w:rsidRPr="001D0AB9" w:rsidDel="004700FE">
              <w:rPr>
                <w:rFonts w:cs="Arial"/>
                <w:i/>
                <w:iCs/>
                <w:color w:val="FF0000"/>
                <w:sz w:val="21"/>
                <w:szCs w:val="21"/>
                <w:shd w:val="clear" w:color="auto" w:fill="FFFFFF"/>
                <w:rPrChange w:id="2864" w:author="Santiago Estellano" w:date="2022-10-24T16:03:00Z">
                  <w:rPr>
                    <w:rFonts w:cs="Arial"/>
                    <w:i/>
                    <w:iCs/>
                    <w:sz w:val="21"/>
                    <w:szCs w:val="21"/>
                    <w:shd w:val="clear" w:color="auto" w:fill="FFFFFF"/>
                  </w:rPr>
                </w:rPrChange>
              </w:rPr>
              <w:delText>The Remove button will</w:delText>
            </w:r>
          </w:del>
        </w:ins>
        <w:ins w:id="2865" w:author="Sebastian Gonzalez" w:date="2022-05-18T11:50:00Z">
          <w:del w:id="2866" w:author="Ilan Daniele" w:date="2022-10-24T17:36:00Z">
            <w:r w:rsidRPr="001D0AB9" w:rsidDel="004700FE">
              <w:rPr>
                <w:rFonts w:cs="Arial"/>
                <w:i/>
                <w:iCs/>
                <w:color w:val="FF0000"/>
                <w:sz w:val="21"/>
                <w:szCs w:val="21"/>
                <w:shd w:val="clear" w:color="auto" w:fill="FFFFFF"/>
                <w:rPrChange w:id="2867" w:author="Santiago Estellano" w:date="2022-10-24T16:03:00Z">
                  <w:rPr>
                    <w:rFonts w:cs="Arial"/>
                    <w:i/>
                    <w:iCs/>
                    <w:sz w:val="21"/>
                    <w:szCs w:val="21"/>
                    <w:shd w:val="clear" w:color="auto" w:fill="FFFFFF"/>
                  </w:rPr>
                </w:rPrChange>
              </w:rPr>
              <w:delText xml:space="preserve"> set the contact to Inactive, it won’t delete it.</w:delText>
            </w:r>
          </w:del>
        </w:ins>
      </w:moveFrom>
    </w:p>
    <w:p w14:paraId="3D49B8CA" w14:textId="63DBA2AA" w:rsidR="00A149F1" w:rsidRPr="001D0AB9" w:rsidDel="004700FE" w:rsidRDefault="00A149F1" w:rsidP="009E79F3">
      <w:pPr>
        <w:pStyle w:val="ListParagraph"/>
        <w:numPr>
          <w:ilvl w:val="0"/>
          <w:numId w:val="12"/>
        </w:numPr>
        <w:rPr>
          <w:ins w:id="2868" w:author="Sebastian Gonzalez" w:date="2022-05-18T11:53:00Z"/>
          <w:del w:id="2869" w:author="Ilan Daniele" w:date="2022-10-24T17:36:00Z"/>
          <w:moveFrom w:id="2870" w:author="Ilan Daniele" w:date="2022-10-24T17:35:00Z"/>
          <w:rFonts w:cs="Arial"/>
          <w:i/>
          <w:iCs/>
          <w:color w:val="FF0000"/>
          <w:sz w:val="21"/>
          <w:szCs w:val="21"/>
          <w:shd w:val="clear" w:color="auto" w:fill="FFFFFF"/>
          <w:rPrChange w:id="2871" w:author="Santiago Estellano" w:date="2022-10-24T16:03:00Z">
            <w:rPr>
              <w:ins w:id="2872" w:author="Sebastian Gonzalez" w:date="2022-05-18T11:53:00Z"/>
              <w:del w:id="2873" w:author="Ilan Daniele" w:date="2022-10-24T17:36:00Z"/>
              <w:moveFrom w:id="2874" w:author="Ilan Daniele" w:date="2022-10-24T17:35:00Z"/>
              <w:rFonts w:cs="Arial"/>
              <w:i/>
              <w:iCs/>
              <w:sz w:val="21"/>
              <w:szCs w:val="21"/>
              <w:shd w:val="clear" w:color="auto" w:fill="FFFFFF"/>
            </w:rPr>
          </w:rPrChange>
        </w:rPr>
      </w:pPr>
      <w:moveFrom w:id="2875" w:author="Ilan Daniele" w:date="2022-10-24T17:35:00Z">
        <w:ins w:id="2876" w:author="Sebastian Gonzalez" w:date="2022-05-18T11:50:00Z">
          <w:del w:id="2877" w:author="Ilan Daniele" w:date="2022-10-24T17:36:00Z">
            <w:r w:rsidRPr="001D0AB9" w:rsidDel="004700FE">
              <w:rPr>
                <w:rFonts w:cs="Arial"/>
                <w:i/>
                <w:iCs/>
                <w:color w:val="FF0000"/>
                <w:sz w:val="21"/>
                <w:szCs w:val="21"/>
                <w:shd w:val="clear" w:color="auto" w:fill="FFFFFF"/>
                <w:rPrChange w:id="2878" w:author="Santiago Estellano" w:date="2022-10-24T16:03:00Z">
                  <w:rPr>
                    <w:rFonts w:cs="Arial"/>
                    <w:i/>
                    <w:iCs/>
                    <w:sz w:val="21"/>
                    <w:szCs w:val="21"/>
                    <w:shd w:val="clear" w:color="auto" w:fill="FFFFFF"/>
                  </w:rPr>
                </w:rPrChange>
              </w:rPr>
              <w:delText xml:space="preserve">A new backend script </w:delText>
            </w:r>
          </w:del>
        </w:ins>
        <w:ins w:id="2879" w:author="Sebastian Gonzalez" w:date="2022-05-18T11:51:00Z">
          <w:del w:id="2880" w:author="Ilan Daniele" w:date="2022-10-24T17:36:00Z">
            <w:r w:rsidRPr="001D0AB9" w:rsidDel="004700FE">
              <w:rPr>
                <w:rFonts w:cs="Arial"/>
                <w:i/>
                <w:iCs/>
                <w:color w:val="FF0000"/>
                <w:sz w:val="21"/>
                <w:szCs w:val="21"/>
                <w:shd w:val="clear" w:color="auto" w:fill="FFFFFF"/>
                <w:rPrChange w:id="2881" w:author="Santiago Estellano" w:date="2022-10-24T16:03:00Z">
                  <w:rPr>
                    <w:rFonts w:cs="Arial"/>
                    <w:i/>
                    <w:iCs/>
                    <w:sz w:val="21"/>
                    <w:szCs w:val="21"/>
                    <w:shd w:val="clear" w:color="auto" w:fill="FFFFFF"/>
                  </w:rPr>
                </w:rPrChange>
              </w:rPr>
              <w:delText xml:space="preserve">will be running each day at off peak hours, this script will look for inactive contacts records that have been idle for more than </w:delText>
            </w:r>
          </w:del>
        </w:ins>
        <w:ins w:id="2882" w:author="Sebastian Gonzalez" w:date="2022-05-18T11:52:00Z">
          <w:del w:id="2883" w:author="Ilan Daniele" w:date="2022-10-24T17:36:00Z">
            <w:r w:rsidRPr="001D0AB9" w:rsidDel="004700FE">
              <w:rPr>
                <w:rFonts w:cs="Arial"/>
                <w:i/>
                <w:iCs/>
                <w:color w:val="FF0000"/>
                <w:sz w:val="21"/>
                <w:szCs w:val="21"/>
                <w:shd w:val="clear" w:color="auto" w:fill="FFFFFF"/>
                <w:rPrChange w:id="2884" w:author="Santiago Estellano" w:date="2022-10-24T16:03:00Z">
                  <w:rPr>
                    <w:rFonts w:cs="Arial"/>
                    <w:i/>
                    <w:iCs/>
                    <w:sz w:val="21"/>
                    <w:szCs w:val="21"/>
                    <w:shd w:val="clear" w:color="auto" w:fill="FFFFFF"/>
                  </w:rPr>
                </w:rPrChange>
              </w:rPr>
              <w:delText>90 days and it will proceed to delete them.</w:delText>
            </w:r>
          </w:del>
        </w:ins>
      </w:moveFrom>
    </w:p>
    <w:moveFromRangeEnd w:id="2789"/>
    <w:p w14:paraId="3DCE9975" w14:textId="725934AC" w:rsidR="00A149F1" w:rsidDel="004700FE" w:rsidRDefault="00A149F1">
      <w:pPr>
        <w:rPr>
          <w:del w:id="2885" w:author="Ilan Daniele" w:date="2022-10-24T17:31:00Z"/>
          <w:rFonts w:cs="Arial"/>
          <w:i/>
          <w:iCs/>
          <w:color w:val="FF0000"/>
          <w:sz w:val="21"/>
          <w:szCs w:val="21"/>
          <w:shd w:val="clear" w:color="auto" w:fill="FFFFFF"/>
        </w:rPr>
      </w:pPr>
      <w:ins w:id="2886" w:author="Sebastian Gonzalez" w:date="2022-05-18T11:53:00Z">
        <w:del w:id="2887" w:author="Ilan Daniele" w:date="2022-10-24T17:36:00Z">
          <w:r w:rsidRPr="001D0AB9" w:rsidDel="004700FE">
            <w:rPr>
              <w:rFonts w:cs="Arial"/>
              <w:i/>
              <w:iCs/>
              <w:color w:val="FF0000"/>
              <w:sz w:val="21"/>
              <w:szCs w:val="21"/>
              <w:shd w:val="clear" w:color="auto" w:fill="FFFFFF"/>
              <w:rPrChange w:id="2888" w:author="Santiago Estellano" w:date="2022-10-24T16:03:00Z">
                <w:rPr>
                  <w:rFonts w:cs="Arial"/>
                  <w:i/>
                  <w:iCs/>
                  <w:sz w:val="21"/>
                  <w:szCs w:val="21"/>
                  <w:shd w:val="clear" w:color="auto" w:fill="FFFFFF"/>
                </w:rPr>
              </w:rPrChange>
            </w:rPr>
            <w:delText>Having mockups or diagrams of the solution are really helpful and they should be added on this section.</w:delText>
          </w:r>
        </w:del>
      </w:ins>
    </w:p>
    <w:p w14:paraId="0DD3151B" w14:textId="70D9AE06" w:rsidR="004700FE" w:rsidDel="00A9033C" w:rsidRDefault="004700FE" w:rsidP="00517DC5">
      <w:pPr>
        <w:rPr>
          <w:ins w:id="2889" w:author="Ilan Daniele" w:date="2022-10-24T17:31:00Z"/>
          <w:del w:id="2890" w:author="Santiago Estellano" w:date="2022-10-24T21:11:00Z"/>
          <w:b/>
          <w:bCs/>
          <w:color w:val="0070C0"/>
          <w:lang w:val="en-US"/>
        </w:rPr>
      </w:pPr>
    </w:p>
    <w:p w14:paraId="768B8FED" w14:textId="25B3B264" w:rsidR="004700FE" w:rsidRPr="001D0AB9" w:rsidDel="00563220" w:rsidRDefault="004700FE">
      <w:pPr>
        <w:rPr>
          <w:ins w:id="2891" w:author="Ilan Daniele" w:date="2022-10-24T17:31:00Z"/>
          <w:del w:id="2892" w:author="Santiago Estellano" w:date="2022-10-24T20:51:00Z"/>
          <w:rFonts w:cs="Arial"/>
          <w:i/>
          <w:iCs/>
          <w:color w:val="FF0000"/>
          <w:sz w:val="21"/>
          <w:szCs w:val="21"/>
          <w:shd w:val="clear" w:color="auto" w:fill="FFFFFF"/>
          <w:rPrChange w:id="2893" w:author="Santiago Estellano" w:date="2022-10-24T16:03:00Z">
            <w:rPr>
              <w:ins w:id="2894" w:author="Ilan Daniele" w:date="2022-10-24T17:31:00Z"/>
              <w:del w:id="2895" w:author="Santiago Estellano" w:date="2022-10-24T20:51:00Z"/>
              <w:shd w:val="clear" w:color="auto" w:fill="FFFFFF"/>
            </w:rPr>
          </w:rPrChange>
        </w:rPr>
        <w:pPrChange w:id="2896" w:author="Sebastian Gonzalez" w:date="2022-05-18T11:53:00Z">
          <w:pPr>
            <w:pStyle w:val="ListParagraph"/>
            <w:numPr>
              <w:numId w:val="12"/>
            </w:numPr>
            <w:ind w:left="720" w:hanging="360"/>
          </w:pPr>
        </w:pPrChange>
      </w:pPr>
      <w:ins w:id="2897" w:author="Ilan Daniele" w:date="2022-10-24T17:31:00Z">
        <w:del w:id="2898" w:author="Santiago Estellano" w:date="2022-10-24T20:51:00Z">
          <w:r w:rsidDel="00563220">
            <w:rPr>
              <w:lang w:val="en-US"/>
            </w:rPr>
            <w:delText>Questions:</w:delText>
          </w:r>
          <w:r w:rsidDel="00563220">
            <w:rPr>
              <w:lang w:val="en-US"/>
            </w:rPr>
            <w:br/>
            <w:delText>¿Custom field ids?</w:delText>
          </w:r>
        </w:del>
      </w:ins>
    </w:p>
    <w:p w14:paraId="68B6874B" w14:textId="22599569" w:rsidR="00517DC5" w:rsidRPr="0071121C" w:rsidRDefault="00517DC5" w:rsidP="00517DC5">
      <w:pPr>
        <w:rPr>
          <w:ins w:id="2899" w:author="Villaverde, Alfredo" w:date="2022-03-10T13:14:00Z"/>
          <w:lang w:val="en-US"/>
          <w:rPrChange w:id="2900" w:author="Villaverde, Alfredo" w:date="2022-03-10T14:32:00Z">
            <w:rPr>
              <w:ins w:id="2901" w:author="Villaverde, Alfredo" w:date="2022-03-10T13:14:00Z"/>
            </w:rPr>
          </w:rPrChange>
        </w:rPr>
      </w:pPr>
      <w:ins w:id="2902" w:author="Sebastian Gonzalez" w:date="2022-05-18T11:42:00Z">
        <w:del w:id="2903" w:author="Ilan Daniele" w:date="2022-10-24T17:31:00Z">
          <w:r w:rsidRPr="00CC5B34" w:rsidDel="004700FE">
            <w:rPr>
              <w:b/>
              <w:bCs/>
              <w:color w:val="0070C0"/>
              <w:lang w:val="en-US"/>
            </w:rPr>
            <w:delText>(DELETE TEXT ABOVE ONCE THIS SECTION IS COMPLETED)</w:delText>
          </w:r>
        </w:del>
      </w:ins>
    </w:p>
    <w:p w14:paraId="22C2891F" w14:textId="749B3A22" w:rsidR="0071121C" w:rsidRDefault="00F44063">
      <w:pPr>
        <w:pStyle w:val="Heading1"/>
        <w:rPr>
          <w:ins w:id="2904" w:author="Sebastian Gonzalez" w:date="2022-05-18T12:05:00Z"/>
        </w:rPr>
      </w:pPr>
      <w:bookmarkStart w:id="2905" w:name="_Toc103769948"/>
      <w:ins w:id="2906" w:author="Villaverde, Alfredo" w:date="2022-03-10T13:15:00Z">
        <w:r>
          <w:t>Prerequisites</w:t>
        </w:r>
      </w:ins>
      <w:bookmarkEnd w:id="2905"/>
    </w:p>
    <w:p w14:paraId="3B45B95C" w14:textId="7B3EDE91" w:rsidR="00582DF6" w:rsidDel="001D0AB9" w:rsidRDefault="00582DF6" w:rsidP="00582DF6">
      <w:pPr>
        <w:rPr>
          <w:ins w:id="2907" w:author="Sebastian Gonzalez" w:date="2022-05-18T12:36:00Z"/>
          <w:del w:id="2908" w:author="Santiago Estellano" w:date="2022-10-24T16:03:00Z"/>
          <w:b/>
          <w:bCs/>
          <w:color w:val="0070C0"/>
          <w:lang w:val="en-US"/>
        </w:rPr>
      </w:pPr>
      <w:ins w:id="2909" w:author="Sebastian Gonzalez" w:date="2022-05-18T12:05:00Z">
        <w:del w:id="2910" w:author="Santiago Estellano" w:date="2022-10-24T16:03:00Z">
          <w:r w:rsidRPr="00CC5B34" w:rsidDel="001D0AB9">
            <w:rPr>
              <w:b/>
              <w:bCs/>
              <w:color w:val="0070C0"/>
              <w:lang w:val="en-US"/>
            </w:rPr>
            <w:delText>GUIDELINE FOR THIS SECTION (DELETE TEXT BELOW ONCE THIS SECTION IS COMPLETED)</w:delText>
          </w:r>
        </w:del>
      </w:ins>
    </w:p>
    <w:p w14:paraId="36D01EBF" w14:textId="6C1A5EF0" w:rsidR="008E78C5" w:rsidRPr="008E78C5" w:rsidDel="001D0AB9" w:rsidRDefault="008E78C5" w:rsidP="00582DF6">
      <w:pPr>
        <w:rPr>
          <w:ins w:id="2911" w:author="Sebastian Gonzalez" w:date="2022-05-18T12:05:00Z"/>
          <w:del w:id="2912" w:author="Santiago Estellano" w:date="2022-10-24T16:03:00Z"/>
          <w:lang w:val="en-US"/>
          <w:rPrChange w:id="2913" w:author="Sebastian Gonzalez" w:date="2022-05-18T12:36:00Z">
            <w:rPr>
              <w:ins w:id="2914" w:author="Sebastian Gonzalez" w:date="2022-05-18T12:05:00Z"/>
              <w:del w:id="2915" w:author="Santiago Estellano" w:date="2022-10-24T16:03:00Z"/>
              <w:b/>
              <w:bCs/>
              <w:color w:val="0070C0"/>
              <w:lang w:val="en-US"/>
            </w:rPr>
          </w:rPrChange>
        </w:rPr>
      </w:pPr>
      <w:ins w:id="2916" w:author="Sebastian Gonzalez" w:date="2022-05-18T12:36:00Z">
        <w:del w:id="2917" w:author="Santiago Estellano" w:date="2022-10-24T16:03:00Z">
          <w:r w:rsidDel="001D0AB9">
            <w:rPr>
              <w:lang w:val="en-US"/>
            </w:rPr>
            <w:delText xml:space="preserve">This section should list any </w:delText>
          </w:r>
          <w:r w:rsidRPr="00582DF6" w:rsidDel="001D0AB9">
            <w:rPr>
              <w:lang w:val="en-US"/>
            </w:rPr>
            <w:delText xml:space="preserve">prerequisite </w:delText>
          </w:r>
          <w:r w:rsidDel="001D0AB9">
            <w:rPr>
              <w:lang w:val="en-US"/>
            </w:rPr>
            <w:delText xml:space="preserve">needed by the solution. </w:delText>
          </w:r>
        </w:del>
      </w:ins>
    </w:p>
    <w:p w14:paraId="7CE4E42C" w14:textId="54BC4211" w:rsidR="00582DF6" w:rsidDel="001D0AB9" w:rsidRDefault="00582DF6" w:rsidP="00582DF6">
      <w:pPr>
        <w:rPr>
          <w:ins w:id="2918" w:author="Sebastian Gonzalez" w:date="2022-05-18T12:31:00Z"/>
          <w:del w:id="2919" w:author="Santiago Estellano" w:date="2022-10-24T16:03:00Z"/>
          <w:b/>
          <w:bCs/>
          <w:i/>
          <w:iCs/>
          <w:lang w:val="en-US"/>
        </w:rPr>
      </w:pPr>
      <w:ins w:id="2920" w:author="Sebastian Gonzalez" w:date="2022-05-18T12:05:00Z">
        <w:del w:id="2921" w:author="Santiago Estellano" w:date="2022-10-24T16:03:00Z">
          <w:r w:rsidRPr="000978BD" w:rsidDel="001D0AB9">
            <w:rPr>
              <w:b/>
              <w:bCs/>
              <w:i/>
              <w:iCs/>
              <w:lang w:val="en-US"/>
            </w:rPr>
            <w:delText xml:space="preserve">[This section is </w:delText>
          </w:r>
          <w:r w:rsidDel="001D0AB9">
            <w:rPr>
              <w:b/>
              <w:bCs/>
              <w:i/>
              <w:iCs/>
              <w:lang w:val="en-US"/>
            </w:rPr>
            <w:delText xml:space="preserve">optional as </w:delText>
          </w:r>
        </w:del>
      </w:ins>
      <w:ins w:id="2922" w:author="Sebastian Gonzalez" w:date="2022-05-18T12:06:00Z">
        <w:del w:id="2923" w:author="Santiago Estellano" w:date="2022-10-24T16:03:00Z">
          <w:r w:rsidDel="001D0AB9">
            <w:rPr>
              <w:b/>
              <w:bCs/>
              <w:i/>
              <w:iCs/>
              <w:lang w:val="en-US"/>
            </w:rPr>
            <w:delText xml:space="preserve">final </w:delText>
          </w:r>
        </w:del>
      </w:ins>
      <w:ins w:id="2924" w:author="Sebastian Gonzalez" w:date="2022-05-18T12:05:00Z">
        <w:del w:id="2925" w:author="Santiago Estellano" w:date="2022-10-24T16:03:00Z">
          <w:r w:rsidDel="001D0AB9">
            <w:rPr>
              <w:b/>
              <w:bCs/>
              <w:i/>
              <w:iCs/>
              <w:lang w:val="en-US"/>
            </w:rPr>
            <w:delText>output</w:delText>
          </w:r>
        </w:del>
      </w:ins>
      <w:ins w:id="2926" w:author="Sebastian Gonzalez" w:date="2022-05-18T12:06:00Z">
        <w:del w:id="2927" w:author="Santiago Estellano" w:date="2022-10-24T16:03:00Z">
          <w:r w:rsidDel="001D0AB9">
            <w:rPr>
              <w:b/>
              <w:bCs/>
              <w:i/>
              <w:iCs/>
              <w:lang w:val="en-US"/>
            </w:rPr>
            <w:delText xml:space="preserve"> on the document</w:delText>
          </w:r>
        </w:del>
      </w:ins>
      <w:ins w:id="2928" w:author="Sebastian Gonzalez" w:date="2022-05-18T12:05:00Z">
        <w:del w:id="2929" w:author="Santiago Estellano" w:date="2022-10-24T16:03:00Z">
          <w:r w:rsidDel="001D0AB9">
            <w:rPr>
              <w:b/>
              <w:bCs/>
              <w:i/>
              <w:iCs/>
              <w:lang w:val="en-US"/>
            </w:rPr>
            <w:delText xml:space="preserve">. </w:delText>
          </w:r>
        </w:del>
      </w:ins>
      <w:ins w:id="2930" w:author="Sebastian Gonzalez" w:date="2022-05-18T12:06:00Z">
        <w:del w:id="2931" w:author="Santiago Estellano" w:date="2022-10-24T16:03:00Z">
          <w:r w:rsidDel="001D0AB9">
            <w:rPr>
              <w:b/>
              <w:bCs/>
              <w:i/>
              <w:iCs/>
              <w:lang w:val="en-US"/>
            </w:rPr>
            <w:delText xml:space="preserve">The contents of this section will depend on if a </w:delText>
          </w:r>
        </w:del>
      </w:ins>
      <w:ins w:id="2932" w:author="Sebastian Gonzalez" w:date="2022-05-18T12:07:00Z">
        <w:del w:id="2933" w:author="Santiago Estellano" w:date="2022-10-24T16:03:00Z">
          <w:r w:rsidDel="001D0AB9">
            <w:rPr>
              <w:b/>
              <w:bCs/>
              <w:i/>
              <w:iCs/>
              <w:lang w:val="en-US"/>
            </w:rPr>
            <w:delText>prerequisite</w:delText>
          </w:r>
        </w:del>
      </w:ins>
      <w:ins w:id="2934" w:author="Sebastian Gonzalez" w:date="2022-05-18T12:06:00Z">
        <w:del w:id="2935" w:author="Santiago Estellano" w:date="2022-10-24T16:03:00Z">
          <w:r w:rsidDel="001D0AB9">
            <w:rPr>
              <w:b/>
              <w:bCs/>
              <w:i/>
              <w:iCs/>
              <w:lang w:val="en-US"/>
            </w:rPr>
            <w:delText xml:space="preserve"> exists or not. Although the section is optional it must </w:delText>
          </w:r>
        </w:del>
      </w:ins>
      <w:ins w:id="2936" w:author="Sebastian Gonzalez" w:date="2022-05-18T12:07:00Z">
        <w:del w:id="2937" w:author="Santiago Estellano" w:date="2022-10-24T16:03:00Z">
          <w:r w:rsidDel="001D0AB9">
            <w:rPr>
              <w:b/>
              <w:bCs/>
              <w:i/>
              <w:iCs/>
              <w:lang w:val="en-US"/>
            </w:rPr>
            <w:delText>be part of the analysis process to determine if it is needed or not.</w:delText>
          </w:r>
        </w:del>
      </w:ins>
      <w:ins w:id="2938" w:author="Sebastian Gonzalez" w:date="2022-05-18T12:06:00Z">
        <w:del w:id="2939" w:author="Santiago Estellano" w:date="2022-10-24T16:03:00Z">
          <w:r w:rsidDel="001D0AB9">
            <w:rPr>
              <w:b/>
              <w:bCs/>
              <w:i/>
              <w:iCs/>
              <w:lang w:val="en-US"/>
            </w:rPr>
            <w:delText>]</w:delText>
          </w:r>
        </w:del>
      </w:ins>
    </w:p>
    <w:p w14:paraId="7B9073A6" w14:textId="355527FE" w:rsidR="00DF1214" w:rsidRPr="00DF1214" w:rsidRDefault="00DF1214" w:rsidP="00582DF6">
      <w:pPr>
        <w:rPr>
          <w:ins w:id="2940" w:author="Sebastian Gonzalez" w:date="2022-05-18T12:05:00Z"/>
          <w:lang w:val="en-US"/>
          <w:rPrChange w:id="2941" w:author="Sebastian Gonzalez" w:date="2022-05-18T12:31:00Z">
            <w:rPr>
              <w:ins w:id="2942" w:author="Sebastian Gonzalez" w:date="2022-05-18T12:05:00Z"/>
              <w:b/>
              <w:bCs/>
              <w:i/>
              <w:iCs/>
              <w:lang w:val="en-US"/>
            </w:rPr>
          </w:rPrChange>
        </w:rPr>
      </w:pPr>
      <w:ins w:id="2943" w:author="Sebastian Gonzalez" w:date="2022-05-18T12:31:00Z">
        <w:del w:id="2944" w:author="Santiago Estellano" w:date="2022-10-24T16:02:00Z">
          <w:r w:rsidRPr="00DF1214" w:rsidDel="001D0AB9">
            <w:rPr>
              <w:lang w:val="en-US"/>
              <w:rPrChange w:id="2945" w:author="Sebastian Gonzalez" w:date="2022-05-18T12:31:00Z">
                <w:rPr>
                  <w:b/>
                  <w:bCs/>
                  <w:i/>
                  <w:iCs/>
                  <w:lang w:val="en-US"/>
                </w:rPr>
              </w:rPrChange>
            </w:rPr>
            <w:delText>For example</w:delText>
          </w:r>
        </w:del>
      </w:ins>
      <w:ins w:id="2946" w:author="Santiago Estellano" w:date="2022-10-24T16:02:00Z">
        <w:r w:rsidR="001D0AB9">
          <w:rPr>
            <w:lang w:val="en-US"/>
          </w:rPr>
          <w:t>Prerequisites include</w:t>
        </w:r>
      </w:ins>
      <w:ins w:id="2947" w:author="Sebastian Gonzalez" w:date="2022-05-18T12:31:00Z">
        <w:r w:rsidRPr="00DF1214">
          <w:rPr>
            <w:lang w:val="en-US"/>
            <w:rPrChange w:id="2948" w:author="Sebastian Gonzalez" w:date="2022-05-18T12:31:00Z">
              <w:rPr>
                <w:b/>
                <w:bCs/>
                <w:i/>
                <w:iCs/>
                <w:lang w:val="en-US"/>
              </w:rPr>
            </w:rPrChange>
          </w:rPr>
          <w:t>:</w:t>
        </w:r>
      </w:ins>
    </w:p>
    <w:p w14:paraId="0AA4BED7" w14:textId="3E4D874C" w:rsidR="00582DF6" w:rsidRPr="00413F79" w:rsidRDefault="00582DF6" w:rsidP="00582DF6">
      <w:pPr>
        <w:pStyle w:val="ListParagraph"/>
        <w:numPr>
          <w:ilvl w:val="0"/>
          <w:numId w:val="13"/>
        </w:numPr>
        <w:rPr>
          <w:ins w:id="2949" w:author="Ilan Daniele" w:date="2022-10-24T17:30:00Z"/>
          <w:rFonts w:cs="Arial"/>
          <w:b/>
          <w:bCs/>
          <w:i/>
          <w:iCs/>
          <w:color w:val="FF0000"/>
          <w:sz w:val="21"/>
          <w:szCs w:val="21"/>
          <w:shd w:val="clear" w:color="auto" w:fill="FFFFFF"/>
          <w:rPrChange w:id="2950" w:author="Ilan Daniele" w:date="2022-10-27T13:20:00Z">
            <w:rPr>
              <w:ins w:id="2951" w:author="Ilan Daniele" w:date="2022-10-24T17:30:00Z"/>
              <w:rFonts w:cs="Arial"/>
              <w:i/>
              <w:iCs/>
              <w:sz w:val="21"/>
              <w:szCs w:val="21"/>
              <w:shd w:val="clear" w:color="auto" w:fill="FFFFFF"/>
            </w:rPr>
          </w:rPrChange>
        </w:rPr>
      </w:pPr>
      <w:ins w:id="2952" w:author="Sebastian Gonzalez" w:date="2022-05-18T12:07:00Z">
        <w:del w:id="2953" w:author="Santiago Estellano" w:date="2022-10-24T16:02:00Z">
          <w:r w:rsidRPr="00413F79" w:rsidDel="001D0AB9">
            <w:rPr>
              <w:rFonts w:cs="Arial"/>
              <w:b/>
              <w:bCs/>
              <w:i/>
              <w:iCs/>
              <w:color w:val="FF0000"/>
              <w:sz w:val="21"/>
              <w:szCs w:val="21"/>
              <w:shd w:val="clear" w:color="auto" w:fill="FFFFFF"/>
              <w:rPrChange w:id="2954" w:author="Ilan Daniele" w:date="2022-10-27T13:20:00Z">
                <w:rPr>
                  <w:rFonts w:cs="Arial"/>
                  <w:i/>
                  <w:iCs/>
                  <w:sz w:val="21"/>
                  <w:szCs w:val="21"/>
                  <w:shd w:val="clear" w:color="auto" w:fill="FFFFFF"/>
                </w:rPr>
              </w:rPrChange>
            </w:rPr>
            <w:delText>The Payment Instruments feature</w:delText>
          </w:r>
        </w:del>
      </w:ins>
      <w:ins w:id="2955" w:author="Santiago Estellano" w:date="2022-10-24T16:02:00Z">
        <w:r w:rsidR="001D0AB9" w:rsidRPr="00413F79">
          <w:rPr>
            <w:rFonts w:cs="Arial"/>
            <w:b/>
            <w:bCs/>
            <w:i/>
            <w:iCs/>
            <w:color w:val="FF0000"/>
            <w:sz w:val="21"/>
            <w:szCs w:val="21"/>
            <w:shd w:val="clear" w:color="auto" w:fill="FFFFFF"/>
            <w:rPrChange w:id="2956" w:author="Ilan Daniele" w:date="2022-10-27T13:20:00Z">
              <w:rPr>
                <w:rFonts w:cs="Arial"/>
                <w:i/>
                <w:iCs/>
                <w:sz w:val="21"/>
                <w:szCs w:val="21"/>
                <w:shd w:val="clear" w:color="auto" w:fill="FFFFFF"/>
              </w:rPr>
            </w:rPrChange>
          </w:rPr>
          <w:t>Scriptable Cart</w:t>
        </w:r>
      </w:ins>
      <w:ins w:id="2957" w:author="Sebastian Gonzalez" w:date="2022-05-18T12:07:00Z">
        <w:r w:rsidRPr="00413F79">
          <w:rPr>
            <w:rFonts w:cs="Arial"/>
            <w:b/>
            <w:bCs/>
            <w:i/>
            <w:iCs/>
            <w:color w:val="FF0000"/>
            <w:sz w:val="21"/>
            <w:szCs w:val="21"/>
            <w:shd w:val="clear" w:color="auto" w:fill="FFFFFF"/>
            <w:rPrChange w:id="2958" w:author="Ilan Daniele" w:date="2022-10-27T13:20:00Z">
              <w:rPr>
                <w:rFonts w:cs="Arial"/>
                <w:i/>
                <w:iCs/>
                <w:sz w:val="21"/>
                <w:szCs w:val="21"/>
                <w:shd w:val="clear" w:color="auto" w:fill="FFFFFF"/>
              </w:rPr>
            </w:rPrChange>
          </w:rPr>
          <w:t xml:space="preserve"> must be enabled.</w:t>
        </w:r>
      </w:ins>
      <w:ins w:id="2959" w:author="Ilan Daniele" w:date="2022-10-27T13:20:00Z">
        <w:r w:rsidR="00413F79">
          <w:rPr>
            <w:rFonts w:cs="Arial"/>
            <w:b/>
            <w:bCs/>
            <w:i/>
            <w:iCs/>
            <w:color w:val="FF0000"/>
            <w:sz w:val="21"/>
            <w:szCs w:val="21"/>
            <w:shd w:val="clear" w:color="auto" w:fill="FFFFFF"/>
          </w:rPr>
          <w:t xml:space="preserve"> (Review this, we are not using it)</w:t>
        </w:r>
      </w:ins>
    </w:p>
    <w:p w14:paraId="0AF5E2AA" w14:textId="5BC1FD62" w:rsidR="004700FE" w:rsidRDefault="004700FE" w:rsidP="00582DF6">
      <w:pPr>
        <w:pStyle w:val="ListParagraph"/>
        <w:numPr>
          <w:ilvl w:val="0"/>
          <w:numId w:val="13"/>
        </w:numPr>
        <w:rPr>
          <w:ins w:id="2960" w:author="Sebastian Gonzalez" w:date="2022-05-18T12:07:00Z"/>
          <w:rFonts w:cs="Arial"/>
          <w:i/>
          <w:iCs/>
          <w:sz w:val="21"/>
          <w:szCs w:val="21"/>
          <w:shd w:val="clear" w:color="auto" w:fill="FFFFFF"/>
        </w:rPr>
      </w:pPr>
      <w:ins w:id="2961" w:author="Ilan Daniele" w:date="2022-10-24T17:30:00Z">
        <w:r>
          <w:rPr>
            <w:rFonts w:cs="Arial"/>
            <w:i/>
            <w:iCs/>
            <w:sz w:val="21"/>
            <w:szCs w:val="21"/>
            <w:shd w:val="clear" w:color="auto" w:fill="FFFFFF"/>
          </w:rPr>
          <w:t>Content of custom fields will be provided by Nauto Inc.</w:t>
        </w:r>
      </w:ins>
      <w:ins w:id="2962" w:author="Santiago Estellano" w:date="2022-10-24T21:02:00Z">
        <w:r w:rsidR="008F74DB">
          <w:rPr>
            <w:rFonts w:cs="Arial"/>
            <w:i/>
            <w:iCs/>
            <w:sz w:val="21"/>
            <w:szCs w:val="21"/>
            <w:shd w:val="clear" w:color="auto" w:fill="FFFFFF"/>
          </w:rPr>
          <w:t xml:space="preserve"> in the corresponding customer record</w:t>
        </w:r>
      </w:ins>
    </w:p>
    <w:p w14:paraId="6977299F" w14:textId="1B5B27AB" w:rsidR="00582DF6" w:rsidDel="001D0AB9" w:rsidRDefault="00582DF6" w:rsidP="00582DF6">
      <w:pPr>
        <w:pStyle w:val="ListParagraph"/>
        <w:numPr>
          <w:ilvl w:val="0"/>
          <w:numId w:val="13"/>
        </w:numPr>
        <w:rPr>
          <w:ins w:id="2963" w:author="Sebastian Gonzalez" w:date="2022-05-18T12:28:00Z"/>
          <w:del w:id="2964" w:author="Santiago Estellano" w:date="2022-10-24T16:02:00Z"/>
          <w:rFonts w:cs="Arial"/>
          <w:i/>
          <w:iCs/>
          <w:sz w:val="21"/>
          <w:szCs w:val="21"/>
          <w:shd w:val="clear" w:color="auto" w:fill="FFFFFF"/>
        </w:rPr>
      </w:pPr>
      <w:ins w:id="2965" w:author="Sebastian Gonzalez" w:date="2022-05-18T12:08:00Z">
        <w:del w:id="2966" w:author="Santiago Estellano" w:date="2022-10-24T16:02:00Z">
          <w:r w:rsidDel="001D0AB9">
            <w:rPr>
              <w:rFonts w:cs="Arial"/>
              <w:i/>
              <w:iCs/>
              <w:sz w:val="21"/>
              <w:szCs w:val="21"/>
              <w:shd w:val="clear" w:color="auto" w:fill="FFFFFF"/>
            </w:rPr>
            <w:delText>The payment gateway has been configured.</w:delText>
          </w:r>
        </w:del>
      </w:ins>
    </w:p>
    <w:p w14:paraId="7A838130" w14:textId="083CFF91" w:rsidR="00DF1214" w:rsidRPr="00582DF6" w:rsidDel="001D0AB9" w:rsidRDefault="00DF1214">
      <w:pPr>
        <w:pStyle w:val="ListParagraph"/>
        <w:numPr>
          <w:ilvl w:val="0"/>
          <w:numId w:val="13"/>
        </w:numPr>
        <w:rPr>
          <w:ins w:id="2967" w:author="Sebastian Gonzalez" w:date="2022-05-18T12:05:00Z"/>
          <w:del w:id="2968" w:author="Santiago Estellano" w:date="2022-10-24T16:02:00Z"/>
          <w:rFonts w:cs="Arial"/>
          <w:i/>
          <w:iCs/>
          <w:sz w:val="21"/>
          <w:szCs w:val="21"/>
          <w:shd w:val="clear" w:color="auto" w:fill="FFFFFF"/>
          <w:rPrChange w:id="2969" w:author="Sebastian Gonzalez" w:date="2022-05-18T12:07:00Z">
            <w:rPr>
              <w:ins w:id="2970" w:author="Sebastian Gonzalez" w:date="2022-05-18T12:05:00Z"/>
              <w:del w:id="2971" w:author="Santiago Estellano" w:date="2022-10-24T16:02:00Z"/>
              <w:shd w:val="clear" w:color="auto" w:fill="FFFFFF"/>
            </w:rPr>
          </w:rPrChange>
        </w:rPr>
        <w:pPrChange w:id="2972" w:author="Sebastian Gonzalez" w:date="2022-05-18T12:07:00Z">
          <w:pPr/>
        </w:pPrChange>
      </w:pPr>
      <w:ins w:id="2973" w:author="Sebastian Gonzalez" w:date="2022-05-18T12:28:00Z">
        <w:del w:id="2974" w:author="Santiago Estellano" w:date="2022-10-24T16:02:00Z">
          <w:r w:rsidDel="001D0AB9">
            <w:rPr>
              <w:rFonts w:cs="Arial"/>
              <w:i/>
              <w:iCs/>
              <w:sz w:val="21"/>
              <w:szCs w:val="21"/>
              <w:shd w:val="clear" w:color="auto" w:fill="FFFFFF"/>
            </w:rPr>
            <w:delText>Etc.</w:delText>
          </w:r>
        </w:del>
      </w:ins>
    </w:p>
    <w:p w14:paraId="0212186D" w14:textId="55FBC8CC" w:rsidR="009D54F5" w:rsidRPr="009D54F5" w:rsidDel="001D0AB9" w:rsidRDefault="00582DF6">
      <w:pPr>
        <w:rPr>
          <w:ins w:id="2975" w:author="Villaverde, Alfredo" w:date="2022-03-10T13:15:00Z"/>
          <w:del w:id="2976" w:author="Santiago Estellano" w:date="2022-10-24T16:02:00Z"/>
          <w:rPrChange w:id="2977" w:author="Sebastian Gonzalez" w:date="2022-05-18T12:05:00Z">
            <w:rPr>
              <w:ins w:id="2978" w:author="Villaverde, Alfredo" w:date="2022-03-10T13:15:00Z"/>
              <w:del w:id="2979" w:author="Santiago Estellano" w:date="2022-10-24T16:02:00Z"/>
            </w:rPr>
          </w:rPrChange>
        </w:rPr>
        <w:pPrChange w:id="2980" w:author="Sebastian Gonzalez" w:date="2022-05-18T12:05:00Z">
          <w:pPr>
            <w:pStyle w:val="Heading1"/>
          </w:pPr>
        </w:pPrChange>
      </w:pPr>
      <w:ins w:id="2981" w:author="Sebastian Gonzalez" w:date="2022-05-18T12:05:00Z">
        <w:del w:id="2982" w:author="Santiago Estellano" w:date="2022-10-24T16:02:00Z">
          <w:r w:rsidRPr="00CC5B34" w:rsidDel="001D0AB9">
            <w:rPr>
              <w:b/>
              <w:bCs/>
              <w:color w:val="0070C0"/>
              <w:lang w:val="en-US"/>
            </w:rPr>
            <w:delText>(DELETE TEXT ABOVE ONCE THIS SECTION IS COMPLETED)</w:delText>
          </w:r>
        </w:del>
      </w:ins>
    </w:p>
    <w:p w14:paraId="27DE4A0D" w14:textId="000421C3" w:rsidR="00F44063" w:rsidDel="008E78C5" w:rsidRDefault="00F44063" w:rsidP="00F44063">
      <w:pPr>
        <w:pStyle w:val="Heading1"/>
        <w:rPr>
          <w:ins w:id="2983" w:author="Villaverde, Alfredo" w:date="2022-03-10T14:32:00Z"/>
          <w:del w:id="2984" w:author="Sebastian Gonzalez" w:date="2022-05-18T12:35:00Z"/>
        </w:rPr>
      </w:pPr>
      <w:bookmarkStart w:id="2985" w:name="_Toc103769949"/>
      <w:ins w:id="2986" w:author="Villaverde, Alfredo" w:date="2022-03-10T13:15:00Z">
        <w:r>
          <w:t>Assumptions</w:t>
        </w:r>
      </w:ins>
      <w:bookmarkEnd w:id="2985"/>
    </w:p>
    <w:p w14:paraId="6CEE249C" w14:textId="1EE07FEB" w:rsidR="00DF1214" w:rsidRPr="008E78C5" w:rsidRDefault="00DF1214">
      <w:pPr>
        <w:pStyle w:val="Heading1"/>
        <w:rPr>
          <w:ins w:id="2987" w:author="Sebastian Gonzalez" w:date="2022-05-18T12:28:00Z"/>
        </w:rPr>
        <w:pPrChange w:id="2988" w:author="Sebastian Gonzalez" w:date="2022-05-18T12:35:00Z">
          <w:pPr/>
        </w:pPrChange>
      </w:pPr>
    </w:p>
    <w:p w14:paraId="06FF7225" w14:textId="5DBC85E5" w:rsidR="00DF1214" w:rsidDel="001D0AB9" w:rsidRDefault="00DF1214" w:rsidP="00DF1214">
      <w:pPr>
        <w:rPr>
          <w:ins w:id="2989" w:author="Sebastian Gonzalez" w:date="2022-05-18T12:35:00Z"/>
          <w:del w:id="2990" w:author="Santiago Estellano" w:date="2022-10-24T16:02:00Z"/>
          <w:b/>
          <w:bCs/>
          <w:color w:val="0070C0"/>
          <w:lang w:val="en-US"/>
        </w:rPr>
      </w:pPr>
      <w:ins w:id="2991" w:author="Sebastian Gonzalez" w:date="2022-05-18T12:28:00Z">
        <w:del w:id="2992" w:author="Santiago Estellano" w:date="2022-10-24T16:02:00Z">
          <w:r w:rsidRPr="00CC5B34" w:rsidDel="001D0AB9">
            <w:rPr>
              <w:b/>
              <w:bCs/>
              <w:color w:val="0070C0"/>
              <w:lang w:val="en-US"/>
            </w:rPr>
            <w:delText>GUIDELINE FOR THIS SECTION (DELETE TEXT BELOW ONCE THIS SECTION IS COMPLETED)</w:delText>
          </w:r>
        </w:del>
      </w:ins>
    </w:p>
    <w:p w14:paraId="70485805" w14:textId="6B483CDC" w:rsidR="008E78C5" w:rsidDel="001D0AB9" w:rsidRDefault="008E78C5" w:rsidP="00DF1214">
      <w:pPr>
        <w:rPr>
          <w:ins w:id="2993" w:author="Sebastian Gonzalez" w:date="2022-05-18T12:28:00Z"/>
          <w:del w:id="2994" w:author="Santiago Estellano" w:date="2022-10-24T16:02:00Z"/>
          <w:b/>
          <w:bCs/>
          <w:color w:val="0070C0"/>
          <w:lang w:val="en-US"/>
        </w:rPr>
      </w:pPr>
      <w:ins w:id="2995" w:author="Sebastian Gonzalez" w:date="2022-05-18T12:35:00Z">
        <w:del w:id="2996" w:author="Santiago Estellano" w:date="2022-10-24T16:02:00Z">
          <w:r w:rsidDel="001D0AB9">
            <w:rPr>
              <w:lang w:val="en-US"/>
            </w:rPr>
            <w:delText xml:space="preserve">This section should list all the things that can be assumed will/are happening </w:delText>
          </w:r>
          <w:r w:rsidRPr="000978BD" w:rsidDel="001D0AB9">
            <w:rPr>
              <w:u w:val="single"/>
              <w:lang w:val="en-US"/>
            </w:rPr>
            <w:delText>without</w:delText>
          </w:r>
          <w:r w:rsidDel="001D0AB9">
            <w:rPr>
              <w:lang w:val="en-US"/>
            </w:rPr>
            <w:delText xml:space="preserve"> any customization. It should not contain behaviors that will be only achieved after the customization has been put in place, an assumption is not a desired result.</w:delText>
          </w:r>
        </w:del>
      </w:ins>
    </w:p>
    <w:p w14:paraId="10CA9BE2" w14:textId="5CD16ADD" w:rsidR="00DF1214" w:rsidDel="001D0AB9" w:rsidRDefault="00DF1214" w:rsidP="00DF1214">
      <w:pPr>
        <w:rPr>
          <w:ins w:id="2997" w:author="Sebastian Gonzalez" w:date="2022-05-18T12:31:00Z"/>
          <w:del w:id="2998" w:author="Santiago Estellano" w:date="2022-10-24T16:02:00Z"/>
          <w:b/>
          <w:bCs/>
          <w:i/>
          <w:iCs/>
          <w:lang w:val="en-US"/>
        </w:rPr>
      </w:pPr>
      <w:ins w:id="2999" w:author="Sebastian Gonzalez" w:date="2022-05-18T12:28:00Z">
        <w:del w:id="3000" w:author="Santiago Estellano" w:date="2022-10-24T16:02:00Z">
          <w:r w:rsidRPr="000978BD" w:rsidDel="001D0AB9">
            <w:rPr>
              <w:b/>
              <w:bCs/>
              <w:i/>
              <w:iCs/>
              <w:lang w:val="en-US"/>
            </w:rPr>
            <w:delText xml:space="preserve">[This section is </w:delText>
          </w:r>
          <w:r w:rsidDel="001D0AB9">
            <w:rPr>
              <w:b/>
              <w:bCs/>
              <w:i/>
              <w:iCs/>
              <w:lang w:val="en-US"/>
            </w:rPr>
            <w:delText xml:space="preserve">optional as final output on the document. The contents of this section will depend on if </w:delText>
          </w:r>
        </w:del>
      </w:ins>
      <w:ins w:id="3001" w:author="Sebastian Gonzalez" w:date="2022-05-18T12:30:00Z">
        <w:del w:id="3002" w:author="Santiago Estellano" w:date="2022-10-24T16:02:00Z">
          <w:r w:rsidDel="001D0AB9">
            <w:rPr>
              <w:b/>
              <w:bCs/>
              <w:i/>
              <w:iCs/>
              <w:lang w:val="en-US"/>
            </w:rPr>
            <w:delText>assumptions</w:delText>
          </w:r>
        </w:del>
      </w:ins>
      <w:ins w:id="3003" w:author="Sebastian Gonzalez" w:date="2022-05-18T12:28:00Z">
        <w:del w:id="3004" w:author="Santiago Estellano" w:date="2022-10-24T16:02:00Z">
          <w:r w:rsidDel="001D0AB9">
            <w:rPr>
              <w:b/>
              <w:bCs/>
              <w:i/>
              <w:iCs/>
              <w:lang w:val="en-US"/>
            </w:rPr>
            <w:delText xml:space="preserve"> exists or not. Although the section is optional it must be part of the analysis process to determine if it is needed or not.]</w:delText>
          </w:r>
        </w:del>
      </w:ins>
    </w:p>
    <w:p w14:paraId="31B072B5" w14:textId="5FE3E80E" w:rsidR="00DF1214" w:rsidRPr="00DF1214" w:rsidDel="001D0AB9" w:rsidRDefault="00DF1214" w:rsidP="00DF1214">
      <w:pPr>
        <w:rPr>
          <w:ins w:id="3005" w:author="Sebastian Gonzalez" w:date="2022-05-18T12:28:00Z"/>
          <w:del w:id="3006" w:author="Santiago Estellano" w:date="2022-10-24T16:02:00Z"/>
          <w:lang w:val="en-US"/>
          <w:rPrChange w:id="3007" w:author="Sebastian Gonzalez" w:date="2022-05-18T12:31:00Z">
            <w:rPr>
              <w:ins w:id="3008" w:author="Sebastian Gonzalez" w:date="2022-05-18T12:28:00Z"/>
              <w:del w:id="3009" w:author="Santiago Estellano" w:date="2022-10-24T16:02:00Z"/>
              <w:b/>
              <w:bCs/>
              <w:i/>
              <w:iCs/>
              <w:lang w:val="en-US"/>
            </w:rPr>
          </w:rPrChange>
        </w:rPr>
      </w:pPr>
      <w:ins w:id="3010" w:author="Sebastian Gonzalez" w:date="2022-05-18T12:31:00Z">
        <w:del w:id="3011" w:author="Santiago Estellano" w:date="2022-10-24T16:02:00Z">
          <w:r w:rsidRPr="00DF1214" w:rsidDel="001D0AB9">
            <w:rPr>
              <w:lang w:val="en-US"/>
              <w:rPrChange w:id="3012" w:author="Sebastian Gonzalez" w:date="2022-05-18T12:31:00Z">
                <w:rPr>
                  <w:b/>
                  <w:bCs/>
                  <w:i/>
                  <w:iCs/>
                  <w:lang w:val="en-US"/>
                </w:rPr>
              </w:rPrChange>
            </w:rPr>
            <w:delText>For example:</w:delText>
          </w:r>
        </w:del>
      </w:ins>
    </w:p>
    <w:p w14:paraId="7DEC9CE8" w14:textId="1A96FF7D" w:rsidR="00DF1214" w:rsidDel="001D0AB9" w:rsidRDefault="00DF1214" w:rsidP="00DF1214">
      <w:pPr>
        <w:pStyle w:val="ListParagraph"/>
        <w:numPr>
          <w:ilvl w:val="0"/>
          <w:numId w:val="13"/>
        </w:numPr>
        <w:rPr>
          <w:ins w:id="3013" w:author="Sebastian Gonzalez" w:date="2022-05-18T12:32:00Z"/>
          <w:del w:id="3014" w:author="Santiago Estellano" w:date="2022-10-24T16:02:00Z"/>
          <w:rFonts w:cs="Arial"/>
          <w:i/>
          <w:iCs/>
          <w:sz w:val="21"/>
          <w:szCs w:val="21"/>
          <w:shd w:val="clear" w:color="auto" w:fill="FFFFFF"/>
        </w:rPr>
      </w:pPr>
      <w:ins w:id="3015" w:author="Sebastian Gonzalez" w:date="2022-05-18T12:31:00Z">
        <w:del w:id="3016" w:author="Santiago Estellano" w:date="2022-10-24T16:02:00Z">
          <w:r w:rsidDel="001D0AB9">
            <w:rPr>
              <w:rFonts w:cs="Arial"/>
              <w:i/>
              <w:iCs/>
              <w:sz w:val="21"/>
              <w:szCs w:val="21"/>
              <w:shd w:val="clear" w:color="auto" w:fill="FFFFFF"/>
            </w:rPr>
            <w:delText>The contacts information is already in NetSuite, no contacts will be migrated from any legacy system</w:delText>
          </w:r>
        </w:del>
      </w:ins>
      <w:ins w:id="3017" w:author="Sebastian Gonzalez" w:date="2022-05-18T12:28:00Z">
        <w:del w:id="3018" w:author="Santiago Estellano" w:date="2022-10-24T16:02:00Z">
          <w:r w:rsidDel="001D0AB9">
            <w:rPr>
              <w:rFonts w:cs="Arial"/>
              <w:i/>
              <w:iCs/>
              <w:sz w:val="21"/>
              <w:szCs w:val="21"/>
              <w:shd w:val="clear" w:color="auto" w:fill="FFFFFF"/>
            </w:rPr>
            <w:delText>.</w:delText>
          </w:r>
        </w:del>
      </w:ins>
    </w:p>
    <w:p w14:paraId="4BBEF114" w14:textId="3EF7FE05" w:rsidR="00DF1214" w:rsidDel="001D0AB9" w:rsidRDefault="008E78C5" w:rsidP="00DF1214">
      <w:pPr>
        <w:pStyle w:val="ListParagraph"/>
        <w:numPr>
          <w:ilvl w:val="0"/>
          <w:numId w:val="13"/>
        </w:numPr>
        <w:rPr>
          <w:ins w:id="3019" w:author="Sebastian Gonzalez" w:date="2022-05-18T12:35:00Z"/>
          <w:del w:id="3020" w:author="Santiago Estellano" w:date="2022-10-24T16:02:00Z"/>
          <w:rFonts w:cs="Arial"/>
          <w:i/>
          <w:iCs/>
          <w:sz w:val="21"/>
          <w:szCs w:val="21"/>
          <w:shd w:val="clear" w:color="auto" w:fill="FFFFFF"/>
        </w:rPr>
      </w:pPr>
      <w:ins w:id="3021" w:author="Sebastian Gonzalez" w:date="2022-05-18T12:32:00Z">
        <w:del w:id="3022" w:author="Santiago Estellano" w:date="2022-10-24T16:02:00Z">
          <w:r w:rsidDel="001D0AB9">
            <w:rPr>
              <w:rFonts w:cs="Arial"/>
              <w:i/>
              <w:iCs/>
              <w:sz w:val="21"/>
              <w:szCs w:val="21"/>
              <w:shd w:val="clear" w:color="auto" w:fill="FFFFFF"/>
            </w:rPr>
            <w:delText>The customer will have a manual process to maintain/delete inconsistent records.</w:delText>
          </w:r>
        </w:del>
      </w:ins>
    </w:p>
    <w:p w14:paraId="1DB9176B" w14:textId="7DF1D739" w:rsidR="008E78C5" w:rsidRPr="008E78C5" w:rsidDel="001D0AB9" w:rsidRDefault="008E78C5">
      <w:pPr>
        <w:pStyle w:val="ListParagraph"/>
        <w:numPr>
          <w:ilvl w:val="0"/>
          <w:numId w:val="13"/>
        </w:numPr>
        <w:rPr>
          <w:ins w:id="3023" w:author="Sebastian Gonzalez" w:date="2022-05-18T12:35:00Z"/>
          <w:del w:id="3024" w:author="Santiago Estellano" w:date="2022-10-24T16:02:00Z"/>
          <w:rFonts w:cs="Arial"/>
          <w:i/>
          <w:iCs/>
          <w:sz w:val="21"/>
          <w:szCs w:val="21"/>
          <w:shd w:val="clear" w:color="auto" w:fill="FFFFFF"/>
          <w:rPrChange w:id="3025" w:author="Sebastian Gonzalez" w:date="2022-05-18T12:35:00Z">
            <w:rPr>
              <w:ins w:id="3026" w:author="Sebastian Gonzalez" w:date="2022-05-18T12:35:00Z"/>
              <w:del w:id="3027" w:author="Santiago Estellano" w:date="2022-10-24T16:02:00Z"/>
              <w:lang w:val="en-US"/>
            </w:rPr>
          </w:rPrChange>
        </w:rPr>
        <w:pPrChange w:id="3028" w:author="Sebastian Gonzalez" w:date="2022-05-18T12:35:00Z">
          <w:pPr/>
        </w:pPrChange>
      </w:pPr>
      <w:ins w:id="3029" w:author="Sebastian Gonzalez" w:date="2022-05-18T12:35:00Z">
        <w:del w:id="3030" w:author="Santiago Estellano" w:date="2022-10-24T16:02:00Z">
          <w:r w:rsidDel="001D0AB9">
            <w:rPr>
              <w:rFonts w:cs="Arial"/>
              <w:i/>
              <w:iCs/>
              <w:sz w:val="21"/>
              <w:szCs w:val="21"/>
              <w:shd w:val="clear" w:color="auto" w:fill="FFFFFF"/>
            </w:rPr>
            <w:delText>Etc.</w:delText>
          </w:r>
        </w:del>
      </w:ins>
    </w:p>
    <w:p w14:paraId="794C6158" w14:textId="7DC23A74" w:rsidR="00DF1214" w:rsidRPr="000978BD" w:rsidDel="001D0AB9" w:rsidRDefault="00DF1214" w:rsidP="00DF1214">
      <w:pPr>
        <w:rPr>
          <w:ins w:id="3031" w:author="Sebastian Gonzalez" w:date="2022-05-18T12:28:00Z"/>
          <w:del w:id="3032" w:author="Santiago Estellano" w:date="2022-10-24T16:02:00Z"/>
          <w:lang w:val="en-US"/>
        </w:rPr>
      </w:pPr>
      <w:ins w:id="3033" w:author="Sebastian Gonzalez" w:date="2022-05-18T12:28:00Z">
        <w:del w:id="3034" w:author="Santiago Estellano" w:date="2022-10-24T16:02:00Z">
          <w:r w:rsidRPr="00CC5B34" w:rsidDel="001D0AB9">
            <w:rPr>
              <w:b/>
              <w:bCs/>
              <w:color w:val="0070C0"/>
              <w:lang w:val="en-US"/>
            </w:rPr>
            <w:delText>(DELETE TEXT ABOVE ONCE THIS SECTION IS COMPLETED)</w:delText>
          </w:r>
        </w:del>
      </w:ins>
    </w:p>
    <w:p w14:paraId="275CAB52" w14:textId="1F49637D" w:rsidR="0071121C" w:rsidRPr="00DF1214" w:rsidDel="001D0AB9" w:rsidRDefault="0071121C">
      <w:pPr>
        <w:rPr>
          <w:ins w:id="3035" w:author="Villaverde, Alfredo" w:date="2022-03-10T13:15:00Z"/>
          <w:del w:id="3036" w:author="Santiago Estellano" w:date="2022-10-24T16:02:00Z"/>
        </w:rPr>
        <w:pPrChange w:id="3037" w:author="Villaverde, Alfredo" w:date="2022-03-10T14:32:00Z">
          <w:pPr>
            <w:pStyle w:val="Heading1"/>
          </w:pPr>
        </w:pPrChange>
      </w:pPr>
    </w:p>
    <w:p w14:paraId="22EC2605" w14:textId="5771E0AC" w:rsidR="00F44063" w:rsidRDefault="00F44063" w:rsidP="00F44063">
      <w:pPr>
        <w:pStyle w:val="Heading1"/>
        <w:rPr>
          <w:ins w:id="3038" w:author="Villaverde, Alfredo" w:date="2022-03-10T14:32:00Z"/>
        </w:rPr>
      </w:pPr>
      <w:bookmarkStart w:id="3039" w:name="_Toc103769950"/>
      <w:ins w:id="3040" w:author="Villaverde, Alfredo" w:date="2022-03-10T13:15:00Z">
        <w:r>
          <w:t>Constraints and limitations</w:t>
        </w:r>
      </w:ins>
      <w:bookmarkEnd w:id="3039"/>
    </w:p>
    <w:p w14:paraId="5BFF5AC2" w14:textId="77281578" w:rsidR="00396076" w:rsidDel="001D0AB9" w:rsidRDefault="00396076" w:rsidP="00396076">
      <w:pPr>
        <w:rPr>
          <w:ins w:id="3041" w:author="Sebastian Gonzalez" w:date="2022-05-18T12:38:00Z"/>
          <w:del w:id="3042" w:author="Santiago Estellano" w:date="2022-10-24T16:02:00Z"/>
          <w:b/>
          <w:bCs/>
          <w:color w:val="0070C0"/>
          <w:lang w:val="en-US"/>
        </w:rPr>
      </w:pPr>
      <w:ins w:id="3043" w:author="Sebastian Gonzalez" w:date="2022-05-18T12:38:00Z">
        <w:del w:id="3044" w:author="Santiago Estellano" w:date="2022-10-24T16:02:00Z">
          <w:r w:rsidRPr="00CC5B34" w:rsidDel="001D0AB9">
            <w:rPr>
              <w:b/>
              <w:bCs/>
              <w:color w:val="0070C0"/>
              <w:lang w:val="en-US"/>
            </w:rPr>
            <w:delText>GUIDELINE FOR THIS SECTION (DELETE TEXT BELOW ONCE THIS SECTION IS COMPLETED)</w:delText>
          </w:r>
        </w:del>
      </w:ins>
    </w:p>
    <w:p w14:paraId="6E49BA90" w14:textId="45FF026A" w:rsidR="00396076" w:rsidDel="00D9568C" w:rsidRDefault="00396076">
      <w:pPr>
        <w:pStyle w:val="ListBullet"/>
        <w:numPr>
          <w:ilvl w:val="0"/>
          <w:numId w:val="0"/>
        </w:numPr>
        <w:ind w:left="360" w:hanging="360"/>
        <w:rPr>
          <w:ins w:id="3045" w:author="Sebastian Gonzalez" w:date="2022-05-18T12:38:00Z"/>
          <w:del w:id="3046" w:author="Santiago Estellano" w:date="2022-10-24T15:49:00Z"/>
          <w:b/>
          <w:bCs/>
          <w:color w:val="0070C0"/>
          <w:lang w:val="en-US"/>
        </w:rPr>
        <w:pPrChange w:id="3047" w:author="Santiago Estellano" w:date="2022-10-24T15:49:00Z">
          <w:pPr/>
        </w:pPrChange>
      </w:pPr>
      <w:ins w:id="3048" w:author="Sebastian Gonzalez" w:date="2022-05-18T12:42:00Z">
        <w:del w:id="3049" w:author="Santiago Estellano" w:date="2022-10-24T15:49:00Z">
          <w:r w:rsidDel="00D9568C">
            <w:rPr>
              <w:lang w:val="en-US"/>
            </w:rPr>
            <w:delText>This section should list all the constraints and limitations known until the date</w:delText>
          </w:r>
        </w:del>
      </w:ins>
      <w:ins w:id="3050" w:author="Sebastian Gonzalez" w:date="2022-05-18T12:38:00Z">
        <w:del w:id="3051" w:author="Santiago Estellano" w:date="2022-10-24T15:49:00Z">
          <w:r w:rsidDel="00D9568C">
            <w:rPr>
              <w:lang w:val="en-US"/>
            </w:rPr>
            <w:delText>.</w:delText>
          </w:r>
        </w:del>
      </w:ins>
    </w:p>
    <w:p w14:paraId="1D870A58" w14:textId="521B3EC5" w:rsidR="00396076" w:rsidDel="00D9568C" w:rsidRDefault="00396076">
      <w:pPr>
        <w:pStyle w:val="ListBullet"/>
        <w:numPr>
          <w:ilvl w:val="0"/>
          <w:numId w:val="0"/>
        </w:numPr>
        <w:ind w:left="360" w:hanging="360"/>
        <w:rPr>
          <w:ins w:id="3052" w:author="Sebastian Gonzalez" w:date="2022-05-18T12:38:00Z"/>
          <w:del w:id="3053" w:author="Santiago Estellano" w:date="2022-10-24T15:49:00Z"/>
          <w:b/>
          <w:bCs/>
          <w:i/>
          <w:iCs/>
          <w:lang w:val="en-US"/>
        </w:rPr>
        <w:pPrChange w:id="3054" w:author="Santiago Estellano" w:date="2022-10-24T15:49:00Z">
          <w:pPr/>
        </w:pPrChange>
      </w:pPr>
      <w:ins w:id="3055" w:author="Sebastian Gonzalez" w:date="2022-05-18T12:38:00Z">
        <w:del w:id="3056" w:author="Santiago Estellano" w:date="2022-10-24T15:49:00Z">
          <w:r w:rsidRPr="000978BD" w:rsidDel="00D9568C">
            <w:rPr>
              <w:b/>
              <w:bCs/>
              <w:i/>
              <w:iCs/>
              <w:lang w:val="en-US"/>
            </w:rPr>
            <w:delText xml:space="preserve">[This section is </w:delText>
          </w:r>
          <w:r w:rsidDel="00D9568C">
            <w:rPr>
              <w:b/>
              <w:bCs/>
              <w:i/>
              <w:iCs/>
              <w:lang w:val="en-US"/>
            </w:rPr>
            <w:delText xml:space="preserve">optional as final output on the document. The contents of this section will depend on if </w:delText>
          </w:r>
        </w:del>
      </w:ins>
      <w:ins w:id="3057" w:author="Sebastian Gonzalez" w:date="2022-05-18T12:42:00Z">
        <w:del w:id="3058" w:author="Santiago Estellano" w:date="2022-10-24T15:49:00Z">
          <w:r w:rsidR="009C6D07" w:rsidDel="00D9568C">
            <w:rPr>
              <w:b/>
              <w:bCs/>
              <w:i/>
              <w:iCs/>
              <w:lang w:val="en-US"/>
            </w:rPr>
            <w:delText>limitations</w:delText>
          </w:r>
        </w:del>
      </w:ins>
      <w:ins w:id="3059" w:author="Sebastian Gonzalez" w:date="2022-05-18T12:38:00Z">
        <w:del w:id="3060" w:author="Santiago Estellano" w:date="2022-10-24T15:49:00Z">
          <w:r w:rsidDel="00D9568C">
            <w:rPr>
              <w:b/>
              <w:bCs/>
              <w:i/>
              <w:iCs/>
              <w:lang w:val="en-US"/>
            </w:rPr>
            <w:delText xml:space="preserve"> exists or not. Although the section is optional it must be part of the analysis process to determine if it is needed or not.]</w:delText>
          </w:r>
        </w:del>
      </w:ins>
    </w:p>
    <w:p w14:paraId="60A49853" w14:textId="1BC7214E" w:rsidR="00396076" w:rsidRPr="000978BD" w:rsidDel="00D9568C" w:rsidRDefault="00396076">
      <w:pPr>
        <w:pStyle w:val="ListBullet"/>
        <w:numPr>
          <w:ilvl w:val="0"/>
          <w:numId w:val="0"/>
        </w:numPr>
        <w:ind w:left="360" w:hanging="360"/>
        <w:rPr>
          <w:ins w:id="3061" w:author="Sebastian Gonzalez" w:date="2022-05-18T12:38:00Z"/>
          <w:del w:id="3062" w:author="Santiago Estellano" w:date="2022-10-24T15:49:00Z"/>
          <w:lang w:val="en-US"/>
        </w:rPr>
        <w:pPrChange w:id="3063" w:author="Santiago Estellano" w:date="2022-10-24T15:49:00Z">
          <w:pPr/>
        </w:pPrChange>
      </w:pPr>
      <w:ins w:id="3064" w:author="Sebastian Gonzalez" w:date="2022-05-18T12:38:00Z">
        <w:del w:id="3065" w:author="Santiago Estellano" w:date="2022-10-24T15:49:00Z">
          <w:r w:rsidRPr="000978BD" w:rsidDel="00D9568C">
            <w:rPr>
              <w:lang w:val="en-US"/>
            </w:rPr>
            <w:delText>For example:</w:delText>
          </w:r>
        </w:del>
      </w:ins>
    </w:p>
    <w:p w14:paraId="55B9D9EC" w14:textId="5D534470" w:rsidR="00396076" w:rsidRDefault="009C6D07">
      <w:pPr>
        <w:pStyle w:val="ListBullet"/>
        <w:numPr>
          <w:ilvl w:val="0"/>
          <w:numId w:val="0"/>
        </w:numPr>
        <w:ind w:left="360" w:hanging="360"/>
        <w:rPr>
          <w:ins w:id="3066" w:author="Sebastian Gonzalez" w:date="2022-05-18T12:42:00Z"/>
          <w:rFonts w:cs="Arial"/>
          <w:i/>
          <w:iCs/>
          <w:sz w:val="21"/>
          <w:szCs w:val="21"/>
          <w:shd w:val="clear" w:color="auto" w:fill="FFFFFF"/>
        </w:rPr>
        <w:pPrChange w:id="3067" w:author="Santiago Estellano" w:date="2022-10-24T15:49:00Z">
          <w:pPr>
            <w:pStyle w:val="ListParagraph"/>
            <w:numPr>
              <w:numId w:val="13"/>
            </w:numPr>
            <w:ind w:left="720" w:hanging="360"/>
          </w:pPr>
        </w:pPrChange>
      </w:pPr>
      <w:ins w:id="3068" w:author="Sebastian Gonzalez" w:date="2022-05-18T12:43:00Z">
        <w:del w:id="3069" w:author="Santiago Estellano" w:date="2022-10-24T15:48:00Z">
          <w:r w:rsidDel="00E22E9E">
            <w:rPr>
              <w:rFonts w:cs="Arial"/>
              <w:i/>
              <w:iCs/>
              <w:sz w:val="21"/>
              <w:szCs w:val="21"/>
              <w:shd w:val="clear" w:color="auto" w:fill="FFFFFF"/>
            </w:rPr>
            <w:delText>BOPIS</w:delText>
          </w:r>
        </w:del>
      </w:ins>
      <w:ins w:id="3070" w:author="Sebastian Gonzalez" w:date="2022-05-18T12:42:00Z">
        <w:del w:id="3071" w:author="Santiago Estellano" w:date="2022-10-24T15:48:00Z">
          <w:r w:rsidDel="00E22E9E">
            <w:rPr>
              <w:rFonts w:cs="Arial"/>
              <w:i/>
              <w:iCs/>
              <w:sz w:val="21"/>
              <w:szCs w:val="21"/>
              <w:shd w:val="clear" w:color="auto" w:fill="FFFFFF"/>
            </w:rPr>
            <w:delText xml:space="preserve"> is not compatible with scriptable cart.</w:delText>
          </w:r>
        </w:del>
      </w:ins>
      <w:ins w:id="3072" w:author="Santiago Estellano" w:date="2022-10-24T15:48:00Z">
        <w:r w:rsidR="00E22E9E">
          <w:rPr>
            <w:rFonts w:cs="Arial"/>
            <w:i/>
            <w:iCs/>
            <w:sz w:val="21"/>
            <w:szCs w:val="21"/>
            <w:shd w:val="clear" w:color="auto" w:fill="FFFFFF"/>
          </w:rPr>
          <w:t>Content of fields exposed at checkout depend</w:t>
        </w:r>
      </w:ins>
      <w:ins w:id="3073" w:author="Santiago Estellano" w:date="2022-10-24T21:02:00Z">
        <w:r w:rsidR="008F74DB">
          <w:rPr>
            <w:rFonts w:cs="Arial"/>
            <w:i/>
            <w:iCs/>
            <w:sz w:val="21"/>
            <w:szCs w:val="21"/>
            <w:shd w:val="clear" w:color="auto" w:fill="FFFFFF"/>
          </w:rPr>
          <w:t>s</w:t>
        </w:r>
      </w:ins>
      <w:ins w:id="3074" w:author="Santiago Estellano" w:date="2022-10-24T15:48:00Z">
        <w:r w:rsidR="00E22E9E">
          <w:rPr>
            <w:rFonts w:cs="Arial"/>
            <w:i/>
            <w:iCs/>
            <w:sz w:val="21"/>
            <w:szCs w:val="21"/>
            <w:shd w:val="clear" w:color="auto" w:fill="FFFFFF"/>
          </w:rPr>
          <w:t xml:space="preserve"> on customer record </w:t>
        </w:r>
      </w:ins>
      <w:ins w:id="3075" w:author="Santiago Estellano" w:date="2022-10-24T15:49:00Z">
        <w:r w:rsidR="00D9568C">
          <w:rPr>
            <w:rFonts w:cs="Arial"/>
            <w:i/>
            <w:iCs/>
            <w:sz w:val="21"/>
            <w:szCs w:val="21"/>
            <w:shd w:val="clear" w:color="auto" w:fill="FFFFFF"/>
          </w:rPr>
          <w:t>data</w:t>
        </w:r>
      </w:ins>
      <w:ins w:id="3076" w:author="Santiago Estellano" w:date="2022-10-24T21:02:00Z">
        <w:r w:rsidR="008F74DB">
          <w:rPr>
            <w:rFonts w:cs="Arial"/>
            <w:i/>
            <w:iCs/>
            <w:sz w:val="21"/>
            <w:szCs w:val="21"/>
            <w:shd w:val="clear" w:color="auto" w:fill="FFFFFF"/>
          </w:rPr>
          <w:t xml:space="preserve"> available</w:t>
        </w:r>
      </w:ins>
    </w:p>
    <w:p w14:paraId="1FAFF1DE" w14:textId="3CA6FD5C" w:rsidR="009C6D07" w:rsidDel="00D9568C" w:rsidRDefault="009C6D07" w:rsidP="00396076">
      <w:pPr>
        <w:pStyle w:val="ListParagraph"/>
        <w:numPr>
          <w:ilvl w:val="0"/>
          <w:numId w:val="13"/>
        </w:numPr>
        <w:rPr>
          <w:ins w:id="3077" w:author="Sebastian Gonzalez" w:date="2022-05-18T12:43:00Z"/>
          <w:del w:id="3078" w:author="Santiago Estellano" w:date="2022-10-24T15:49:00Z"/>
          <w:rFonts w:cs="Arial"/>
          <w:i/>
          <w:iCs/>
          <w:sz w:val="21"/>
          <w:szCs w:val="21"/>
          <w:shd w:val="clear" w:color="auto" w:fill="FFFFFF"/>
        </w:rPr>
      </w:pPr>
      <w:ins w:id="3079" w:author="Sebastian Gonzalez" w:date="2022-05-18T12:42:00Z">
        <w:del w:id="3080" w:author="Santiago Estellano" w:date="2022-10-24T15:49:00Z">
          <w:r w:rsidDel="00D9568C">
            <w:rPr>
              <w:rFonts w:cs="Arial"/>
              <w:i/>
              <w:iCs/>
              <w:sz w:val="21"/>
              <w:szCs w:val="21"/>
              <w:shd w:val="clear" w:color="auto" w:fill="FFFFFF"/>
            </w:rPr>
            <w:delText>Customer Item pr</w:delText>
          </w:r>
        </w:del>
      </w:ins>
      <w:ins w:id="3081" w:author="Sebastian Gonzalez" w:date="2022-05-18T12:43:00Z">
        <w:del w:id="3082" w:author="Santiago Estellano" w:date="2022-10-24T15:49:00Z">
          <w:r w:rsidDel="00D9568C">
            <w:rPr>
              <w:rFonts w:cs="Arial"/>
              <w:i/>
              <w:iCs/>
              <w:sz w:val="21"/>
              <w:szCs w:val="21"/>
              <w:shd w:val="clear" w:color="auto" w:fill="FFFFFF"/>
            </w:rPr>
            <w:delText>icing is limited to 10.000 records.</w:delText>
          </w:r>
        </w:del>
      </w:ins>
    </w:p>
    <w:p w14:paraId="1FEABAFB" w14:textId="13A4EEF6" w:rsidR="009C6D07" w:rsidRPr="000978BD" w:rsidDel="00D9568C" w:rsidRDefault="009C6D07" w:rsidP="00396076">
      <w:pPr>
        <w:pStyle w:val="ListParagraph"/>
        <w:numPr>
          <w:ilvl w:val="0"/>
          <w:numId w:val="13"/>
        </w:numPr>
        <w:rPr>
          <w:ins w:id="3083" w:author="Sebastian Gonzalez" w:date="2022-05-18T12:38:00Z"/>
          <w:del w:id="3084" w:author="Santiago Estellano" w:date="2022-10-24T15:49:00Z"/>
          <w:rFonts w:cs="Arial"/>
          <w:i/>
          <w:iCs/>
          <w:sz w:val="21"/>
          <w:szCs w:val="21"/>
          <w:shd w:val="clear" w:color="auto" w:fill="FFFFFF"/>
        </w:rPr>
      </w:pPr>
      <w:ins w:id="3085" w:author="Sebastian Gonzalez" w:date="2022-05-18T12:43:00Z">
        <w:del w:id="3086" w:author="Santiago Estellano" w:date="2022-10-24T15:49:00Z">
          <w:r w:rsidDel="00D9568C">
            <w:rPr>
              <w:rFonts w:cs="Arial"/>
              <w:i/>
              <w:iCs/>
              <w:sz w:val="21"/>
              <w:szCs w:val="21"/>
              <w:shd w:val="clear" w:color="auto" w:fill="FFFFFF"/>
            </w:rPr>
            <w:delText>Etc.</w:delText>
          </w:r>
        </w:del>
      </w:ins>
    </w:p>
    <w:p w14:paraId="13F5DD9F" w14:textId="1C753F1B" w:rsidR="0071121C" w:rsidRPr="00517DC5" w:rsidDel="00D9568C" w:rsidRDefault="00396076">
      <w:pPr>
        <w:rPr>
          <w:ins w:id="3087" w:author="Villaverde, Alfredo" w:date="2022-03-10T13:15:00Z"/>
          <w:del w:id="3088" w:author="Santiago Estellano" w:date="2022-10-24T15:49:00Z"/>
        </w:rPr>
        <w:pPrChange w:id="3089" w:author="Villaverde, Alfredo" w:date="2022-03-10T14:32:00Z">
          <w:pPr>
            <w:pStyle w:val="Heading1"/>
          </w:pPr>
        </w:pPrChange>
      </w:pPr>
      <w:ins w:id="3090" w:author="Sebastian Gonzalez" w:date="2022-05-18T12:38:00Z">
        <w:del w:id="3091" w:author="Santiago Estellano" w:date="2022-10-24T15:49:00Z">
          <w:r w:rsidRPr="00CC5B34" w:rsidDel="00D9568C">
            <w:rPr>
              <w:b/>
              <w:bCs/>
              <w:color w:val="0070C0"/>
              <w:lang w:val="en-US"/>
            </w:rPr>
            <w:delText>(DELETE TEXT ABOVE ONCE THIS SECTION IS COMPLETED)</w:delText>
          </w:r>
        </w:del>
      </w:ins>
    </w:p>
    <w:p w14:paraId="4AB2E1E3" w14:textId="5A43E30B" w:rsidR="00F44063" w:rsidRDefault="00F44063" w:rsidP="00F44063">
      <w:pPr>
        <w:pStyle w:val="Heading1"/>
        <w:rPr>
          <w:ins w:id="3092" w:author="Villaverde, Alfredo" w:date="2022-03-10T14:32:00Z"/>
        </w:rPr>
      </w:pPr>
      <w:bookmarkStart w:id="3093" w:name="_Toc103769951"/>
      <w:ins w:id="3094" w:author="Villaverde, Alfredo" w:date="2022-03-10T13:15:00Z">
        <w:r>
          <w:t>Risks</w:t>
        </w:r>
      </w:ins>
      <w:bookmarkEnd w:id="3093"/>
    </w:p>
    <w:p w14:paraId="227606A5" w14:textId="4ED18DA5" w:rsidR="009C6D07" w:rsidDel="00E22E9E" w:rsidRDefault="009C6D07" w:rsidP="009C6D07">
      <w:pPr>
        <w:rPr>
          <w:ins w:id="3095" w:author="Sebastian Gonzalez" w:date="2022-05-18T12:43:00Z"/>
          <w:del w:id="3096" w:author="Santiago Estellano" w:date="2022-10-24T15:48:00Z"/>
          <w:b/>
          <w:bCs/>
          <w:color w:val="0070C0"/>
          <w:lang w:val="en-US"/>
        </w:rPr>
      </w:pPr>
      <w:ins w:id="3097" w:author="Sebastian Gonzalez" w:date="2022-05-18T12:43:00Z">
        <w:del w:id="3098" w:author="Santiago Estellano" w:date="2022-10-24T15:48:00Z">
          <w:r w:rsidRPr="00CC5B34" w:rsidDel="00E22E9E">
            <w:rPr>
              <w:b/>
              <w:bCs/>
              <w:color w:val="0070C0"/>
              <w:lang w:val="en-US"/>
            </w:rPr>
            <w:delText>GUIDELINE FOR THIS SECTION (DELETE TEXT BELOW ONCE THIS SECTION IS COMPLETED)</w:delText>
          </w:r>
        </w:del>
      </w:ins>
    </w:p>
    <w:p w14:paraId="24E9ABAE" w14:textId="44B651A9" w:rsidR="009C6D07" w:rsidDel="00E22E9E" w:rsidRDefault="009C6D07" w:rsidP="009C6D07">
      <w:pPr>
        <w:rPr>
          <w:ins w:id="3099" w:author="Sebastian Gonzalez" w:date="2022-05-18T12:43:00Z"/>
          <w:del w:id="3100" w:author="Santiago Estellano" w:date="2022-10-24T15:48:00Z"/>
          <w:b/>
          <w:bCs/>
          <w:color w:val="0070C0"/>
          <w:lang w:val="en-US"/>
        </w:rPr>
      </w:pPr>
      <w:ins w:id="3101" w:author="Sebastian Gonzalez" w:date="2022-05-18T12:43:00Z">
        <w:del w:id="3102" w:author="Santiago Estellano" w:date="2022-10-24T15:48:00Z">
          <w:r w:rsidDel="00E22E9E">
            <w:rPr>
              <w:lang w:val="en-US"/>
            </w:rPr>
            <w:delText>This section should list all the risks that this solution may face or introd</w:delText>
          </w:r>
        </w:del>
      </w:ins>
      <w:ins w:id="3103" w:author="Sebastian Gonzalez" w:date="2022-05-18T12:44:00Z">
        <w:del w:id="3104" w:author="Santiago Estellano" w:date="2022-10-24T15:48:00Z">
          <w:r w:rsidDel="00E22E9E">
            <w:rPr>
              <w:lang w:val="en-US"/>
            </w:rPr>
            <w:delText>uce to the system.</w:delText>
          </w:r>
        </w:del>
      </w:ins>
    </w:p>
    <w:p w14:paraId="336C047C" w14:textId="2D93D790" w:rsidR="009C6D07" w:rsidDel="00E22E9E" w:rsidRDefault="009C6D07" w:rsidP="009C6D07">
      <w:pPr>
        <w:rPr>
          <w:ins w:id="3105" w:author="Sebastian Gonzalez" w:date="2022-05-18T12:43:00Z"/>
          <w:del w:id="3106" w:author="Santiago Estellano" w:date="2022-10-24T15:48:00Z"/>
          <w:b/>
          <w:bCs/>
          <w:i/>
          <w:iCs/>
          <w:lang w:val="en-US"/>
        </w:rPr>
      </w:pPr>
      <w:ins w:id="3107" w:author="Sebastian Gonzalez" w:date="2022-05-18T12:43:00Z">
        <w:del w:id="3108" w:author="Santiago Estellano" w:date="2022-10-24T15:48:00Z">
          <w:r w:rsidRPr="000978BD" w:rsidDel="00E22E9E">
            <w:rPr>
              <w:b/>
              <w:bCs/>
              <w:i/>
              <w:iCs/>
              <w:lang w:val="en-US"/>
            </w:rPr>
            <w:delText xml:space="preserve">[This section is </w:delText>
          </w:r>
          <w:r w:rsidDel="00E22E9E">
            <w:rPr>
              <w:b/>
              <w:bCs/>
              <w:i/>
              <w:iCs/>
              <w:lang w:val="en-US"/>
            </w:rPr>
            <w:delText xml:space="preserve">optional as final output on the document. The contents of this section will depend on if </w:delText>
          </w:r>
        </w:del>
      </w:ins>
      <w:ins w:id="3109" w:author="Sebastian Gonzalez" w:date="2022-05-18T12:44:00Z">
        <w:del w:id="3110" w:author="Santiago Estellano" w:date="2022-10-24T15:48:00Z">
          <w:r w:rsidDel="00E22E9E">
            <w:rPr>
              <w:b/>
              <w:bCs/>
              <w:i/>
              <w:iCs/>
              <w:lang w:val="en-US"/>
            </w:rPr>
            <w:delText>risks</w:delText>
          </w:r>
        </w:del>
      </w:ins>
      <w:ins w:id="3111" w:author="Sebastian Gonzalez" w:date="2022-05-18T12:43:00Z">
        <w:del w:id="3112" w:author="Santiago Estellano" w:date="2022-10-24T15:48:00Z">
          <w:r w:rsidDel="00E22E9E">
            <w:rPr>
              <w:b/>
              <w:bCs/>
              <w:i/>
              <w:iCs/>
              <w:lang w:val="en-US"/>
            </w:rPr>
            <w:delText xml:space="preserve"> exists or not. Although the section is optional it must be part of the analysis process to determine if it is needed or not.]</w:delText>
          </w:r>
        </w:del>
      </w:ins>
    </w:p>
    <w:p w14:paraId="51F4CD75" w14:textId="6A7B118E" w:rsidR="009C6D07" w:rsidRPr="000978BD" w:rsidDel="00E22E9E" w:rsidRDefault="009C6D07" w:rsidP="009C6D07">
      <w:pPr>
        <w:rPr>
          <w:ins w:id="3113" w:author="Sebastian Gonzalez" w:date="2022-05-18T12:43:00Z"/>
          <w:del w:id="3114" w:author="Santiago Estellano" w:date="2022-10-24T15:48:00Z"/>
          <w:lang w:val="en-US"/>
        </w:rPr>
      </w:pPr>
      <w:ins w:id="3115" w:author="Sebastian Gonzalez" w:date="2022-05-18T12:43:00Z">
        <w:del w:id="3116" w:author="Santiago Estellano" w:date="2022-10-24T15:48:00Z">
          <w:r w:rsidRPr="000978BD" w:rsidDel="00E22E9E">
            <w:rPr>
              <w:lang w:val="en-US"/>
            </w:rPr>
            <w:delText>For example:</w:delText>
          </w:r>
        </w:del>
      </w:ins>
    </w:p>
    <w:p w14:paraId="370E680B" w14:textId="2DFDCD1B" w:rsidR="009C6D07" w:rsidDel="00E22E9E" w:rsidRDefault="009C6D07" w:rsidP="009C6D07">
      <w:pPr>
        <w:pStyle w:val="ListParagraph"/>
        <w:numPr>
          <w:ilvl w:val="0"/>
          <w:numId w:val="13"/>
        </w:numPr>
        <w:rPr>
          <w:ins w:id="3117" w:author="Sebastian Gonzalez" w:date="2022-05-18T12:44:00Z"/>
          <w:del w:id="3118" w:author="Santiago Estellano" w:date="2022-10-24T15:48:00Z"/>
          <w:rFonts w:cs="Arial"/>
          <w:i/>
          <w:iCs/>
          <w:sz w:val="21"/>
          <w:szCs w:val="21"/>
          <w:shd w:val="clear" w:color="auto" w:fill="FFFFFF"/>
        </w:rPr>
      </w:pPr>
      <w:ins w:id="3119" w:author="Sebastian Gonzalez" w:date="2022-05-18T12:44:00Z">
        <w:del w:id="3120" w:author="Santiago Estellano" w:date="2022-10-24T15:48:00Z">
          <w:r w:rsidDel="00E22E9E">
            <w:rPr>
              <w:rFonts w:cs="Arial"/>
              <w:i/>
              <w:iCs/>
              <w:sz w:val="21"/>
              <w:szCs w:val="21"/>
              <w:shd w:val="clear" w:color="auto" w:fill="FFFFFF"/>
            </w:rPr>
            <w:delText xml:space="preserve">If a third party integration is needed then there is a risk that the third party could break eventually and impact the site. </w:delText>
          </w:r>
        </w:del>
      </w:ins>
    </w:p>
    <w:p w14:paraId="0797236B" w14:textId="04B17E18" w:rsidR="009C6D07" w:rsidDel="00E22E9E" w:rsidRDefault="009C6D07" w:rsidP="009C6D07">
      <w:pPr>
        <w:pStyle w:val="ListParagraph"/>
        <w:numPr>
          <w:ilvl w:val="0"/>
          <w:numId w:val="13"/>
        </w:numPr>
        <w:rPr>
          <w:ins w:id="3121" w:author="Sebastian Gonzalez" w:date="2022-05-18T12:46:00Z"/>
          <w:del w:id="3122" w:author="Santiago Estellano" w:date="2022-10-24T15:48:00Z"/>
          <w:rFonts w:cs="Arial"/>
          <w:i/>
          <w:iCs/>
          <w:sz w:val="21"/>
          <w:szCs w:val="21"/>
          <w:shd w:val="clear" w:color="auto" w:fill="FFFFFF"/>
        </w:rPr>
      </w:pPr>
      <w:ins w:id="3123" w:author="Sebastian Gonzalez" w:date="2022-05-18T12:45:00Z">
        <w:del w:id="3124" w:author="Santiago Estellano" w:date="2022-10-24T15:48:00Z">
          <w:r w:rsidDel="00E22E9E">
            <w:rPr>
              <w:rFonts w:cs="Arial"/>
              <w:i/>
              <w:iCs/>
              <w:sz w:val="21"/>
              <w:szCs w:val="21"/>
              <w:shd w:val="clear" w:color="auto" w:fill="FFFFFF"/>
            </w:rPr>
            <w:delText xml:space="preserve">If working with SCS and CSS rules are being used to achieve certain behavior then the theme could be updated in the future and the CSS rules </w:delText>
          </w:r>
        </w:del>
      </w:ins>
      <w:ins w:id="3125" w:author="Sebastian Gonzalez" w:date="2022-05-18T12:46:00Z">
        <w:del w:id="3126" w:author="Santiago Estellano" w:date="2022-10-24T15:48:00Z">
          <w:r w:rsidDel="00E22E9E">
            <w:rPr>
              <w:rFonts w:cs="Arial"/>
              <w:i/>
              <w:iCs/>
              <w:sz w:val="21"/>
              <w:szCs w:val="21"/>
              <w:shd w:val="clear" w:color="auto" w:fill="FFFFFF"/>
            </w:rPr>
            <w:delText>might</w:delText>
          </w:r>
        </w:del>
      </w:ins>
      <w:ins w:id="3127" w:author="Sebastian Gonzalez" w:date="2022-05-18T12:45:00Z">
        <w:del w:id="3128" w:author="Santiago Estellano" w:date="2022-10-24T15:48:00Z">
          <w:r w:rsidDel="00E22E9E">
            <w:rPr>
              <w:rFonts w:cs="Arial"/>
              <w:i/>
              <w:iCs/>
              <w:sz w:val="21"/>
              <w:szCs w:val="21"/>
              <w:shd w:val="clear" w:color="auto" w:fill="FFFFFF"/>
            </w:rPr>
            <w:delText xml:space="preserve"> no longer work (although this is highly improbable the ri</w:delText>
          </w:r>
        </w:del>
      </w:ins>
      <w:ins w:id="3129" w:author="Sebastian Gonzalez" w:date="2022-05-18T12:46:00Z">
        <w:del w:id="3130" w:author="Santiago Estellano" w:date="2022-10-24T15:48:00Z">
          <w:r w:rsidDel="00E22E9E">
            <w:rPr>
              <w:rFonts w:cs="Arial"/>
              <w:i/>
              <w:iCs/>
              <w:sz w:val="21"/>
              <w:szCs w:val="21"/>
              <w:shd w:val="clear" w:color="auto" w:fill="FFFFFF"/>
            </w:rPr>
            <w:delText>sk exists).</w:delText>
          </w:r>
        </w:del>
      </w:ins>
    </w:p>
    <w:p w14:paraId="6C5F600E" w14:textId="13C71B13" w:rsidR="009C6D07" w:rsidRPr="000978BD" w:rsidDel="00E22E9E" w:rsidRDefault="009C6D07" w:rsidP="009C6D07">
      <w:pPr>
        <w:pStyle w:val="ListParagraph"/>
        <w:numPr>
          <w:ilvl w:val="0"/>
          <w:numId w:val="13"/>
        </w:numPr>
        <w:rPr>
          <w:ins w:id="3131" w:author="Sebastian Gonzalez" w:date="2022-05-18T12:43:00Z"/>
          <w:del w:id="3132" w:author="Santiago Estellano" w:date="2022-10-24T15:48:00Z"/>
          <w:rFonts w:cs="Arial"/>
          <w:i/>
          <w:iCs/>
          <w:sz w:val="21"/>
          <w:szCs w:val="21"/>
          <w:shd w:val="clear" w:color="auto" w:fill="FFFFFF"/>
        </w:rPr>
      </w:pPr>
      <w:ins w:id="3133" w:author="Sebastian Gonzalez" w:date="2022-05-18T12:46:00Z">
        <w:del w:id="3134" w:author="Santiago Estellano" w:date="2022-10-24T15:48:00Z">
          <w:r w:rsidDel="00E22E9E">
            <w:rPr>
              <w:rFonts w:cs="Arial"/>
              <w:i/>
              <w:iCs/>
              <w:sz w:val="21"/>
              <w:szCs w:val="21"/>
              <w:shd w:val="clear" w:color="auto" w:fill="FFFFFF"/>
            </w:rPr>
            <w:delText>Etc.</w:delText>
          </w:r>
        </w:del>
      </w:ins>
    </w:p>
    <w:p w14:paraId="3EBA43A4" w14:textId="43EC11B0" w:rsidR="009C6D07" w:rsidRPr="00517DC5" w:rsidDel="00E22E9E" w:rsidRDefault="009C6D07" w:rsidP="009C6D07">
      <w:pPr>
        <w:rPr>
          <w:ins w:id="3135" w:author="Sebastian Gonzalez" w:date="2022-05-18T12:43:00Z"/>
          <w:del w:id="3136" w:author="Santiago Estellano" w:date="2022-10-24T15:48:00Z"/>
        </w:rPr>
      </w:pPr>
      <w:ins w:id="3137" w:author="Sebastian Gonzalez" w:date="2022-05-18T12:43:00Z">
        <w:del w:id="3138" w:author="Santiago Estellano" w:date="2022-10-24T15:48:00Z">
          <w:r w:rsidRPr="00CC5B34" w:rsidDel="00E22E9E">
            <w:rPr>
              <w:b/>
              <w:bCs/>
              <w:color w:val="0070C0"/>
              <w:lang w:val="en-US"/>
            </w:rPr>
            <w:delText>(DELETE TEXT ABOVE ONCE THIS SECTION IS COMPLETED)</w:delText>
          </w:r>
        </w:del>
      </w:ins>
    </w:p>
    <w:p w14:paraId="796A055E" w14:textId="7297210A" w:rsidR="009C6D07" w:rsidRDefault="009C6D07">
      <w:pPr>
        <w:rPr>
          <w:ins w:id="3139" w:author="Sebastian Gonzalez" w:date="2022-05-18T12:46:00Z"/>
          <w:lang w:val="en-US"/>
        </w:rPr>
      </w:pPr>
      <w:ins w:id="3140" w:author="Sebastian Gonzalez" w:date="2022-05-18T12:46:00Z">
        <w:r>
          <w:rPr>
            <w:lang w:val="en-US"/>
          </w:rPr>
          <w:br w:type="page"/>
        </w:r>
      </w:ins>
    </w:p>
    <w:p w14:paraId="2ADB7126" w14:textId="77777777" w:rsidR="0071121C" w:rsidRPr="009C6D07" w:rsidDel="009C6D07" w:rsidRDefault="0071121C">
      <w:pPr>
        <w:rPr>
          <w:ins w:id="3141" w:author="Villaverde, Alfredo" w:date="2022-03-10T13:14:00Z"/>
          <w:del w:id="3142" w:author="Sebastian Gonzalez" w:date="2022-05-18T12:46:00Z"/>
        </w:rPr>
      </w:pPr>
    </w:p>
    <w:p w14:paraId="583B1D3A" w14:textId="77777777" w:rsidR="00F44063" w:rsidRPr="00517DC5" w:rsidDel="009C6D07" w:rsidRDefault="00F44063">
      <w:pPr>
        <w:rPr>
          <w:del w:id="3143" w:author="Sebastian Gonzalez" w:date="2022-05-18T12:46:00Z"/>
        </w:rPr>
        <w:pPrChange w:id="3144" w:author="Villaverde, Alfredo" w:date="2022-03-10T13:14:00Z">
          <w:pPr>
            <w:pStyle w:val="Heading1"/>
          </w:pPr>
        </w:pPrChange>
      </w:pPr>
    </w:p>
    <w:p w14:paraId="5D89584A" w14:textId="77777777" w:rsidR="00613C22" w:rsidRPr="00613C22" w:rsidRDefault="007522ED" w:rsidP="00613C22">
      <w:pPr>
        <w:rPr>
          <w:lang w:val="en-US"/>
        </w:rPr>
      </w:pPr>
      <w:r>
        <w:rPr>
          <w:lang w:val="en-US"/>
        </w:rPr>
        <w:t xml:space="preserve">Oracle + </w:t>
      </w:r>
      <w:r w:rsidR="00613C22" w:rsidRPr="00613C22">
        <w:rPr>
          <w:lang w:val="en-US"/>
        </w:rPr>
        <w:t xml:space="preserve">NetSuite Professional Services and </w:t>
      </w:r>
      <w:r w:rsidR="00D0663F" w:rsidRPr="00D0663F">
        <w:rPr>
          <w:lang w:val="en-US"/>
        </w:rPr>
        <w:t xml:space="preserve">Customer </w:t>
      </w:r>
      <w:r w:rsidR="00613C22" w:rsidRPr="00613C22">
        <w:rPr>
          <w:lang w:val="en-US"/>
        </w:rPr>
        <w:t xml:space="preserve">are in agreement that the </w:t>
      </w:r>
      <w:r w:rsidR="002D1F01">
        <w:rPr>
          <w:lang w:val="en-US"/>
        </w:rPr>
        <w:t>information</w:t>
      </w:r>
      <w:r w:rsidR="00613C22" w:rsidRPr="00613C22">
        <w:rPr>
          <w:lang w:val="en-US"/>
        </w:rPr>
        <w:t xml:space="preserve"> documented above </w:t>
      </w:r>
      <w:r w:rsidR="002D1F01">
        <w:rPr>
          <w:lang w:val="en-US"/>
        </w:rPr>
        <w:t>is</w:t>
      </w:r>
      <w:r w:rsidR="00613C22" w:rsidRPr="00613C22">
        <w:rPr>
          <w:lang w:val="en-US"/>
        </w:rPr>
        <w:t xml:space="preserve"> accurate and representative of the customer’s business needs. This document will act as the basis for all subsequent implementation activities.</w:t>
      </w:r>
    </w:p>
    <w:p w14:paraId="07FEE9A7" w14:textId="03B63184" w:rsidR="00613C22" w:rsidDel="00E33AEC" w:rsidRDefault="00E33AEC" w:rsidP="00613C22">
      <w:pPr>
        <w:rPr>
          <w:del w:id="3145" w:author="Villaverde, Alfredo" w:date="2022-03-10T13:17:00Z"/>
          <w:color w:val="FF0000"/>
          <w:lang w:val="en-US"/>
        </w:rPr>
      </w:pPr>
      <w:ins w:id="3146" w:author="Villaverde, Alfredo" w:date="2022-03-10T13:17:00Z">
        <w:r>
          <w:rPr>
            <w:lang w:val="en-US"/>
          </w:rPr>
          <w:t>Document d</w:t>
        </w:r>
      </w:ins>
      <w:del w:id="3147" w:author="Villaverde, Alfredo" w:date="2022-03-10T13:17:00Z">
        <w:r w:rsidR="00D0663F" w:rsidDel="00E33AEC">
          <w:rPr>
            <w:lang w:val="en-US"/>
          </w:rPr>
          <w:delText>D</w:delText>
        </w:r>
      </w:del>
      <w:r w:rsidR="00613C22" w:rsidRPr="00613C22">
        <w:rPr>
          <w:lang w:val="en-US"/>
        </w:rPr>
        <w:t xml:space="preserve">elivery </w:t>
      </w:r>
      <w:ins w:id="3148" w:author="Villaverde, Alfredo" w:date="2022-03-10T13:17:00Z">
        <w:r>
          <w:rPr>
            <w:lang w:val="en-US"/>
          </w:rPr>
          <w:t>d</w:t>
        </w:r>
      </w:ins>
      <w:del w:id="3149" w:author="Villaverde, Alfredo" w:date="2022-03-10T13:17:00Z">
        <w:r w:rsidR="00613C22" w:rsidRPr="00613C22" w:rsidDel="00E33AEC">
          <w:rPr>
            <w:lang w:val="en-US"/>
          </w:rPr>
          <w:delText>D</w:delText>
        </w:r>
      </w:del>
      <w:r w:rsidR="00613C22" w:rsidRPr="00613C22">
        <w:rPr>
          <w:lang w:val="en-US"/>
        </w:rPr>
        <w:t>ate:</w:t>
      </w:r>
      <w:r w:rsidR="0034424C">
        <w:rPr>
          <w:lang w:val="en-US"/>
        </w:rPr>
        <w:tab/>
      </w:r>
      <w:r w:rsidR="0034424C">
        <w:rPr>
          <w:lang w:val="en-US"/>
        </w:rPr>
        <w:tab/>
      </w:r>
      <w:del w:id="3150" w:author="Villaverde, Alfredo" w:date="2022-03-10T13:16:00Z">
        <w:r w:rsidR="00DE6FC6" w:rsidDel="00E33AEC">
          <w:rPr>
            <w:lang w:val="en-US"/>
          </w:rPr>
          <w:delText>10</w:delText>
        </w:r>
      </w:del>
      <w:ins w:id="3151" w:author="Villaverde, Alfredo" w:date="2022-03-10T13:16:00Z">
        <w:del w:id="3152" w:author="Santiago Estellano" w:date="2022-10-24T16:03:00Z">
          <w:r w:rsidDel="001D0AB9">
            <w:rPr>
              <w:lang w:val="en-US"/>
            </w:rPr>
            <w:delText>MM</w:delText>
          </w:r>
        </w:del>
      </w:ins>
      <w:ins w:id="3153" w:author="Santiago Estellano" w:date="2022-10-24T16:04:00Z">
        <w:r w:rsidR="001D0AB9">
          <w:rPr>
            <w:lang w:val="en-US"/>
          </w:rPr>
          <w:t>Oct 24</w:t>
        </w:r>
        <w:r w:rsidR="001D0AB9" w:rsidRPr="001D0AB9">
          <w:rPr>
            <w:vertAlign w:val="superscript"/>
            <w:lang w:val="en-US"/>
            <w:rPrChange w:id="3154" w:author="Santiago Estellano" w:date="2022-10-24T16:04:00Z">
              <w:rPr>
                <w:lang w:val="en-US"/>
              </w:rPr>
            </w:rPrChange>
          </w:rPr>
          <w:t>th</w:t>
        </w:r>
        <w:r w:rsidR="001D0AB9">
          <w:rPr>
            <w:lang w:val="en-US"/>
          </w:rPr>
          <w:t xml:space="preserve"> 2022</w:t>
        </w:r>
      </w:ins>
      <w:del w:id="3155" w:author="Santiago Estellano" w:date="2022-10-24T16:03:00Z">
        <w:r w:rsidR="00DE6FC6" w:rsidDel="001D0AB9">
          <w:rPr>
            <w:lang w:val="en-US"/>
          </w:rPr>
          <w:delText>/15</w:delText>
        </w:r>
      </w:del>
      <w:ins w:id="3156" w:author="Villaverde, Alfredo" w:date="2022-03-10T13:16:00Z">
        <w:del w:id="3157" w:author="Santiago Estellano" w:date="2022-10-24T16:03:00Z">
          <w:r w:rsidDel="001D0AB9">
            <w:rPr>
              <w:lang w:val="en-US"/>
            </w:rPr>
            <w:delText>DD</w:delText>
          </w:r>
        </w:del>
      </w:ins>
      <w:del w:id="3158" w:author="Santiago Estellano" w:date="2022-10-24T16:03:00Z">
        <w:r w:rsidR="00DE6FC6" w:rsidDel="001D0AB9">
          <w:rPr>
            <w:lang w:val="en-US"/>
          </w:rPr>
          <w:delText>/2021</w:delText>
        </w:r>
      </w:del>
      <w:ins w:id="3159" w:author="Villaverde, Alfredo" w:date="2022-03-10T13:17:00Z">
        <w:del w:id="3160" w:author="Santiago Estellano" w:date="2022-10-24T16:03:00Z">
          <w:r w:rsidDel="001D0AB9">
            <w:rPr>
              <w:lang w:val="en-US"/>
            </w:rPr>
            <w:delText>YYYY</w:delText>
          </w:r>
        </w:del>
      </w:ins>
    </w:p>
    <w:p w14:paraId="475201D0" w14:textId="3B4AFEF8" w:rsidR="0019755B" w:rsidRPr="0019755B" w:rsidDel="00E33AEC" w:rsidRDefault="0019755B" w:rsidP="00613C22">
      <w:pPr>
        <w:rPr>
          <w:del w:id="3161" w:author="Villaverde, Alfredo" w:date="2022-03-10T13:17:00Z"/>
        </w:rPr>
      </w:pPr>
      <w:del w:id="3162" w:author="Villaverde, Alfredo" w:date="2022-03-10T13:17:00Z">
        <w:r w:rsidDel="00E33AEC">
          <w:delText>Document Version:</w:delText>
        </w:r>
        <w:r w:rsidDel="00E33AEC">
          <w:tab/>
        </w:r>
        <w:r w:rsidR="00DE6FC6" w:rsidDel="00E33AEC">
          <w:delText>TransnetYX site changes</w:delText>
        </w:r>
      </w:del>
    </w:p>
    <w:p w14:paraId="02F2C34E" w14:textId="77777777" w:rsidR="00D0663F" w:rsidRPr="00613C22" w:rsidRDefault="00D0663F" w:rsidP="00613C22">
      <w:pPr>
        <w:rPr>
          <w:lang w:val="en-US"/>
        </w:rPr>
      </w:pPr>
    </w:p>
    <w:p w14:paraId="7F8B9B1C" w14:textId="28B902CA" w:rsidR="0034424C" w:rsidRPr="0034424C" w:rsidRDefault="0034424C" w:rsidP="00D0663F">
      <w:pPr>
        <w:pStyle w:val="ContentsHeader"/>
        <w:rPr>
          <w:rStyle w:val="Emphasis"/>
          <w:iCs w:val="0"/>
          <w:lang w:val="en-US"/>
        </w:rPr>
      </w:pPr>
    </w:p>
    <w:p w14:paraId="1231BE67" w14:textId="77777777" w:rsidR="00613C22" w:rsidRDefault="00613C22" w:rsidP="00613C22">
      <w:pPr>
        <w:rPr>
          <w:lang w:val="en-US"/>
        </w:rPr>
      </w:pPr>
    </w:p>
    <w:p w14:paraId="771CD0A2" w14:textId="533A6002" w:rsidR="0034424C" w:rsidRPr="0034424C" w:rsidRDefault="0034424C" w:rsidP="00D0663F">
      <w:pPr>
        <w:pStyle w:val="ContentsHeader"/>
        <w:rPr>
          <w:rStyle w:val="Emphasis"/>
          <w:iCs w:val="0"/>
          <w:lang w:val="en-US"/>
        </w:rPr>
      </w:pPr>
    </w:p>
    <w:p w14:paraId="34FF1C98" w14:textId="77777777" w:rsidR="0034424C" w:rsidRDefault="0034424C" w:rsidP="00613C22">
      <w:pPr>
        <w:rPr>
          <w:lang w:val="en-US"/>
        </w:rPr>
      </w:pPr>
    </w:p>
    <w:p w14:paraId="6D072C0D" w14:textId="77777777" w:rsidR="0034424C" w:rsidRPr="00613C22" w:rsidRDefault="0034424C" w:rsidP="00613C22">
      <w:pPr>
        <w:rPr>
          <w:lang w:val="en-US"/>
        </w:rPr>
      </w:pPr>
    </w:p>
    <w:sectPr w:rsidR="0034424C" w:rsidRPr="00613C22" w:rsidSect="00036075">
      <w:headerReference w:type="default" r:id="rId19"/>
      <w:footerReference w:type="default" r:id="rId20"/>
      <w:headerReference w:type="first" r:id="rId21"/>
      <w:pgSz w:w="12240" w:h="15840"/>
      <w:pgMar w:top="720" w:right="720" w:bottom="720" w:left="1152" w:header="1944"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E4862" w14:textId="77777777" w:rsidR="005418B3" w:rsidRDefault="005418B3" w:rsidP="00C26546">
      <w:pPr>
        <w:spacing w:after="0" w:line="240" w:lineRule="auto"/>
      </w:pPr>
      <w:r>
        <w:separator/>
      </w:r>
    </w:p>
  </w:endnote>
  <w:endnote w:type="continuationSeparator" w:id="0">
    <w:p w14:paraId="441C08C2" w14:textId="77777777" w:rsidR="005418B3" w:rsidRDefault="005418B3" w:rsidP="00C26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5DF14647" w14:textId="77777777" w:rsidR="0028768D" w:rsidRPr="00EC1C9A" w:rsidRDefault="0028768D">
        <w:pPr>
          <w:pStyle w:val="Footer"/>
          <w:jc w:val="right"/>
          <w:rPr>
            <w:rFonts w:cs="Arial"/>
            <w:sz w:val="16"/>
            <w:szCs w:val="16"/>
          </w:rPr>
        </w:pPr>
        <w:r>
          <w:rPr>
            <w:noProof/>
            <w:lang w:val="en-US"/>
          </w:rPr>
          <mc:AlternateContent>
            <mc:Choice Requires="wps">
              <w:drawing>
                <wp:anchor distT="0" distB="0" distL="114300" distR="114300" simplePos="0" relativeHeight="251657728" behindDoc="0" locked="0" layoutInCell="1" allowOverlap="1" wp14:anchorId="4CE80C23" wp14:editId="7D267018">
                  <wp:simplePos x="0" y="0"/>
                  <wp:positionH relativeFrom="column">
                    <wp:posOffset>-360045</wp:posOffset>
                  </wp:positionH>
                  <wp:positionV relativeFrom="paragraph">
                    <wp:posOffset>66675</wp:posOffset>
                  </wp:positionV>
                  <wp:extent cx="3333750" cy="3213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21310"/>
                          </a:xfrm>
                          <a:prstGeom prst="rect">
                            <a:avLst/>
                          </a:prstGeom>
                          <a:noFill/>
                          <a:ln w="9525">
                            <a:noFill/>
                            <a:miter lim="800000"/>
                            <a:headEnd/>
                            <a:tailEnd/>
                          </a:ln>
                        </wps:spPr>
                        <wps:txbx>
                          <w:txbxContent>
                            <w:p w14:paraId="538610DB" w14:textId="3E2D373A" w:rsidR="0028768D" w:rsidRPr="00EC1C9A" w:rsidRDefault="007522ED" w:rsidP="00EC1C9A">
                              <w:pPr>
                                <w:pStyle w:val="Footer"/>
                                <w:ind w:left="360"/>
                                <w:rPr>
                                  <w:color w:val="F15D22"/>
                                  <w:sz w:val="16"/>
                                  <w:szCs w:val="18"/>
                                </w:rPr>
                              </w:pPr>
                              <w:r>
                                <w:rPr>
                                  <w:rStyle w:val="PageNumber"/>
                                  <w:rFonts w:ascii="Arial" w:hAnsi="Arial" w:cs="Arial"/>
                                  <w:sz w:val="16"/>
                                  <w:szCs w:val="18"/>
                                </w:rPr>
                                <w:t>Copyright© 20</w:t>
                              </w:r>
                              <w:r w:rsidR="00D8240D">
                                <w:rPr>
                                  <w:rStyle w:val="PageNumber"/>
                                  <w:rFonts w:ascii="Arial" w:hAnsi="Arial" w:cs="Arial"/>
                                  <w:sz w:val="16"/>
                                  <w:szCs w:val="18"/>
                                </w:rPr>
                                <w:t>2</w:t>
                              </w:r>
                              <w:ins w:id="3163" w:author="Villaverde, Alfredo" w:date="2022-03-10T13:16:00Z">
                                <w:r w:rsidR="00F44063">
                                  <w:rPr>
                                    <w:rStyle w:val="PageNumber"/>
                                    <w:rFonts w:ascii="Arial" w:hAnsi="Arial" w:cs="Arial"/>
                                    <w:sz w:val="16"/>
                                    <w:szCs w:val="18"/>
                                  </w:rPr>
                                  <w:t>2</w:t>
                                </w:r>
                              </w:ins>
                              <w:del w:id="3164" w:author="Villaverde, Alfredo" w:date="2022-03-10T13:16:00Z">
                                <w:r w:rsidR="00D8240D" w:rsidDel="00F44063">
                                  <w:rPr>
                                    <w:rStyle w:val="PageNumber"/>
                                    <w:rFonts w:ascii="Arial" w:hAnsi="Arial" w:cs="Arial"/>
                                    <w:sz w:val="16"/>
                                    <w:szCs w:val="18"/>
                                  </w:rPr>
                                  <w:delText>1</w:delText>
                                </w:r>
                              </w:del>
                              <w:r>
                                <w:rPr>
                                  <w:rStyle w:val="PageNumber"/>
                                  <w:rFonts w:ascii="Arial" w:hAnsi="Arial" w:cs="Arial"/>
                                  <w:sz w:val="16"/>
                                  <w:szCs w:val="18"/>
                                </w:rPr>
                                <w:t>, Oracle and/or its affiliates. All rights reserved.</w:t>
                              </w:r>
                              <w:r w:rsidR="0028768D">
                                <w:rPr>
                                  <w:rStyle w:val="PageNumber"/>
                                  <w:rFonts w:ascii="Arial" w:hAnsi="Arial" w:cs="Arial"/>
                                  <w:color w:val="F15D22"/>
                                  <w:sz w:val="16"/>
                                  <w:szCs w:val="18"/>
                                </w:rPr>
                                <w:t xml:space="preserve">            </w:t>
                              </w:r>
                            </w:p>
                            <w:p w14:paraId="5B08B5D1" w14:textId="77777777" w:rsidR="0028768D" w:rsidRDefault="0028768D" w:rsidP="00EC1C9A">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E80C23" id="_x0000_t202" coordsize="21600,21600" o:spt="202" path="m,l,21600r21600,l21600,xe">
                  <v:stroke joinstyle="miter"/>
                  <v:path gradientshapeok="t" o:connecttype="rect"/>
                </v:shapetype>
                <v:shape id="_x0000_s1028" type="#_x0000_t202" style="position:absolute;left:0;text-align:left;margin-left:-28.35pt;margin-top:5.25pt;width:262.5pt;height:25.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" filled="f" stroked="f">
                  <v:textbox>
                    <w:txbxContent>
                      <w:p w14:paraId="538610DB" w14:textId="3E2D373A" w:rsidR="0028768D" w:rsidRPr="00EC1C9A" w:rsidRDefault="007522ED" w:rsidP="00EC1C9A">
                        <w:pPr>
                          <w:pStyle w:val="Footer"/>
                          <w:ind w:left="360"/>
                          <w:rPr>
                            <w:color w:val="F15D22"/>
                            <w:sz w:val="16"/>
                            <w:szCs w:val="18"/>
                          </w:rPr>
                        </w:pPr>
                        <w:r>
                          <w:rPr>
                            <w:rStyle w:val="PageNumber"/>
                            <w:rFonts w:ascii="Arial" w:hAnsi="Arial" w:cs="Arial"/>
                            <w:sz w:val="16"/>
                            <w:szCs w:val="18"/>
                          </w:rPr>
                          <w:t>Copyright© 20</w:t>
                        </w:r>
                        <w:r w:rsidR="00D8240D">
                          <w:rPr>
                            <w:rStyle w:val="PageNumber"/>
                            <w:rFonts w:ascii="Arial" w:hAnsi="Arial" w:cs="Arial"/>
                            <w:sz w:val="16"/>
                            <w:szCs w:val="18"/>
                          </w:rPr>
                          <w:t>2</w:t>
                        </w:r>
                        <w:ins w:id="3170" w:author="Villaverde, Alfredo" w:date="2022-03-10T13:16:00Z">
                          <w:r w:rsidR="00F44063">
                            <w:rPr>
                              <w:rStyle w:val="PageNumber"/>
                              <w:rFonts w:ascii="Arial" w:hAnsi="Arial" w:cs="Arial"/>
                              <w:sz w:val="16"/>
                              <w:szCs w:val="18"/>
                            </w:rPr>
                            <w:t>2</w:t>
                          </w:r>
                        </w:ins>
                        <w:del w:id="3171" w:author="Villaverde, Alfredo" w:date="2022-03-10T13:16:00Z">
                          <w:r w:rsidR="00D8240D" w:rsidDel="00F44063">
                            <w:rPr>
                              <w:rStyle w:val="PageNumber"/>
                              <w:rFonts w:ascii="Arial" w:hAnsi="Arial" w:cs="Arial"/>
                              <w:sz w:val="16"/>
                              <w:szCs w:val="18"/>
                            </w:rPr>
                            <w:delText>1</w:delText>
                          </w:r>
                        </w:del>
                        <w:r>
                          <w:rPr>
                            <w:rStyle w:val="PageNumber"/>
                            <w:rFonts w:ascii="Arial" w:hAnsi="Arial" w:cs="Arial"/>
                            <w:sz w:val="16"/>
                            <w:szCs w:val="18"/>
                          </w:rPr>
                          <w:t>, Oracle and/or its affiliates. All rights reserved.</w:t>
                        </w:r>
                        <w:r w:rsidR="0028768D">
                          <w:rPr>
                            <w:rStyle w:val="PageNumber"/>
                            <w:rFonts w:ascii="Arial" w:hAnsi="Arial" w:cs="Arial"/>
                            <w:color w:val="F15D22"/>
                            <w:sz w:val="16"/>
                            <w:szCs w:val="18"/>
                          </w:rPr>
                          <w:t xml:space="preserve">            </w:t>
                        </w:r>
                      </w:p>
                      <w:p w14:paraId="5B08B5D1" w14:textId="77777777" w:rsidR="0028768D" w:rsidRDefault="0028768D" w:rsidP="00EC1C9A">
                        <w:pPr>
                          <w:ind w:left="360"/>
                        </w:pPr>
                      </w:p>
                    </w:txbxContent>
                  </v:textbox>
                </v:shape>
              </w:pict>
            </mc:Fallback>
          </mc:AlternateContent>
        </w:r>
      </w:p>
      <w:p w14:paraId="1629D6EB" w14:textId="77777777" w:rsidR="0028768D" w:rsidRPr="00EC1C9A" w:rsidRDefault="0028768D">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sidR="006B7F33">
          <w:rPr>
            <w:rFonts w:cs="Arial"/>
            <w:noProof/>
            <w:color w:val="F15D22"/>
            <w:sz w:val="16"/>
            <w:szCs w:val="16"/>
          </w:rPr>
          <w:t>7</w:t>
        </w:r>
        <w:r w:rsidRPr="00EC1C9A">
          <w:rPr>
            <w:rFonts w:cs="Arial"/>
            <w:noProof/>
            <w:color w:val="F15D22"/>
            <w:sz w:val="16"/>
            <w:szCs w:val="16"/>
          </w:rPr>
          <w:fldChar w:fldCharType="end"/>
        </w:r>
      </w:p>
    </w:sdtContent>
  </w:sdt>
  <w:p w14:paraId="0AD9C6F4" w14:textId="77777777" w:rsidR="0028768D" w:rsidRPr="00B43AD4" w:rsidRDefault="0028768D" w:rsidP="00B43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53858" w14:textId="77777777" w:rsidR="005418B3" w:rsidRDefault="005418B3" w:rsidP="00C26546">
      <w:pPr>
        <w:spacing w:after="0" w:line="240" w:lineRule="auto"/>
      </w:pPr>
      <w:r>
        <w:separator/>
      </w:r>
    </w:p>
  </w:footnote>
  <w:footnote w:type="continuationSeparator" w:id="0">
    <w:p w14:paraId="5E4BB696" w14:textId="77777777" w:rsidR="005418B3" w:rsidRDefault="005418B3" w:rsidP="00C26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261EF" w14:textId="77777777" w:rsidR="0028768D" w:rsidRDefault="007522ED" w:rsidP="00B43AD4">
    <w:pPr>
      <w:pStyle w:val="Header"/>
    </w:pPr>
    <w:r>
      <w:rPr>
        <w:noProof/>
        <w:lang w:val="en-US"/>
      </w:rPr>
      <w:drawing>
        <wp:anchor distT="0" distB="0" distL="114300" distR="114300" simplePos="0" relativeHeight="251661824" behindDoc="1" locked="0" layoutInCell="1" allowOverlap="1" wp14:anchorId="640A5E0E" wp14:editId="7CC72669">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C5CEF" w14:textId="77777777" w:rsidR="0028768D" w:rsidRDefault="007522ED">
    <w:pPr>
      <w:pStyle w:val="Header"/>
    </w:pPr>
    <w:r>
      <w:rPr>
        <w:noProof/>
        <w:lang w:val="en-US"/>
      </w:rPr>
      <w:drawing>
        <wp:anchor distT="0" distB="0" distL="114300" distR="114300" simplePos="0" relativeHeight="251659776" behindDoc="1" locked="0" layoutInCell="1" allowOverlap="1" wp14:anchorId="68E56C48" wp14:editId="4477E6E4">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996C4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B64F76"/>
    <w:multiLevelType w:val="hybridMultilevel"/>
    <w:tmpl w:val="31E48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122BC"/>
    <w:multiLevelType w:val="hybridMultilevel"/>
    <w:tmpl w:val="745A0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EB4F28"/>
    <w:multiLevelType w:val="hybridMultilevel"/>
    <w:tmpl w:val="CA2C9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CD5477"/>
    <w:multiLevelType w:val="hybridMultilevel"/>
    <w:tmpl w:val="E0467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331BDA"/>
    <w:multiLevelType w:val="hybridMultilevel"/>
    <w:tmpl w:val="46AED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21755"/>
    <w:multiLevelType w:val="hybridMultilevel"/>
    <w:tmpl w:val="AAAAC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3E062F2D"/>
    <w:multiLevelType w:val="hybridMultilevel"/>
    <w:tmpl w:val="58CE3528"/>
    <w:lvl w:ilvl="0" w:tplc="98846456">
      <w:start w:val="1"/>
      <w:numFmt w:val="bullet"/>
      <w:pStyle w:val="CustReqsStdText"/>
      <w:lvlText w:val="o"/>
      <w:lvlJc w:val="left"/>
      <w:pPr>
        <w:ind w:left="1800" w:hanging="360"/>
      </w:pPr>
      <w:rPr>
        <w:rFonts w:ascii="Courier New" w:hAnsi="Courier New" w:cs="Courier New" w:hint="default"/>
      </w:rPr>
    </w:lvl>
    <w:lvl w:ilvl="1" w:tplc="5B2C15CE">
      <w:start w:val="1"/>
      <w:numFmt w:val="bullet"/>
      <w:pStyle w:val="CustReqsBullet1"/>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DC37781"/>
    <w:multiLevelType w:val="hybridMultilevel"/>
    <w:tmpl w:val="B63A8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26553A"/>
    <w:multiLevelType w:val="hybridMultilevel"/>
    <w:tmpl w:val="8578F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262343"/>
    <w:multiLevelType w:val="hybridMultilevel"/>
    <w:tmpl w:val="E3F4A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14762E"/>
    <w:multiLevelType w:val="hybridMultilevel"/>
    <w:tmpl w:val="B75017B6"/>
    <w:lvl w:ilvl="0" w:tplc="69241E10">
      <w:start w:val="1"/>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213A3A"/>
    <w:multiLevelType w:val="hybridMultilevel"/>
    <w:tmpl w:val="0422C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13"/>
  </w:num>
  <w:num w:numId="4">
    <w:abstractNumId w:val="10"/>
  </w:num>
  <w:num w:numId="5">
    <w:abstractNumId w:val="9"/>
  </w:num>
  <w:num w:numId="6">
    <w:abstractNumId w:val="4"/>
  </w:num>
  <w:num w:numId="7">
    <w:abstractNumId w:val="5"/>
  </w:num>
  <w:num w:numId="8">
    <w:abstractNumId w:val="1"/>
  </w:num>
  <w:num w:numId="9">
    <w:abstractNumId w:val="2"/>
  </w:num>
  <w:num w:numId="10">
    <w:abstractNumId w:val="6"/>
  </w:num>
  <w:num w:numId="11">
    <w:abstractNumId w:val="3"/>
  </w:num>
  <w:num w:numId="12">
    <w:abstractNumId w:val="12"/>
  </w:num>
  <w:num w:numId="13">
    <w:abstractNumId w:val="11"/>
  </w:num>
  <w:num w:numId="14">
    <w:abstractNumId w:val="7"/>
  </w:num>
  <w:num w:numId="15">
    <w:abstractNumId w:val="0"/>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llaverde, Alfredo">
    <w15:presenceInfo w15:providerId="AD" w15:userId="S::avillaverde@netsuite.com::1d8f2c68-76ac-4183-b3d2-62dc554a080f"/>
  </w15:person>
  <w15:person w15:author="Santiago Estellano">
    <w15:presenceInfo w15:providerId="None" w15:userId="Santiago Estellano"/>
  </w15:person>
  <w15:person w15:author="Bertorelli, Yvonne A">
    <w15:presenceInfo w15:providerId="AD" w15:userId="S::ybertorelli@netsuite.com::ba75b836-a6a5-4583-b422-615bc0aee688"/>
  </w15:person>
  <w15:person w15:author="Sebastian Gonzalez">
    <w15:presenceInfo w15:providerId="AD" w15:userId="S::sebastian.a.gonzalez@oracle.com::b643de21-ed5c-473b-a799-023744b66804"/>
  </w15:person>
  <w15:person w15:author="Ilan Daniele">
    <w15:presenceInfo w15:providerId="Windows Live" w15:userId="d174dfe9611fcd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trackRevisions/>
  <w:documentProtection w:edit="trackedChanges" w:enforcement="1" w:cryptProviderType="rsaAES" w:cryptAlgorithmClass="hash" w:cryptAlgorithmType="typeAny" w:cryptAlgorithmSid="14" w:cryptSpinCount="100000" w:hash="c+zvQGap2RDA/4YCZYwgqUlz/MCKTSF/mMsIAQx4UKIY6I+jliOuOKa0QlI5k0W0MPv4xCOoeMeNI72Fymdreg==" w:salt="BSChWY6eAjoB09El6ueqng=="/>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104"/>
    <w:rsid w:val="00003CBF"/>
    <w:rsid w:val="00013C41"/>
    <w:rsid w:val="0003202B"/>
    <w:rsid w:val="00036075"/>
    <w:rsid w:val="0003758C"/>
    <w:rsid w:val="00042D78"/>
    <w:rsid w:val="00044BB6"/>
    <w:rsid w:val="000507EC"/>
    <w:rsid w:val="00052692"/>
    <w:rsid w:val="0005476B"/>
    <w:rsid w:val="0006003A"/>
    <w:rsid w:val="00061BBF"/>
    <w:rsid w:val="0006220C"/>
    <w:rsid w:val="00073AA5"/>
    <w:rsid w:val="0007518A"/>
    <w:rsid w:val="0007753A"/>
    <w:rsid w:val="000819A9"/>
    <w:rsid w:val="00086230"/>
    <w:rsid w:val="0009426A"/>
    <w:rsid w:val="000A224D"/>
    <w:rsid w:val="000A2520"/>
    <w:rsid w:val="000C5E2A"/>
    <w:rsid w:val="000D2F69"/>
    <w:rsid w:val="000D514D"/>
    <w:rsid w:val="000E2E90"/>
    <w:rsid w:val="000E5394"/>
    <w:rsid w:val="000E58A5"/>
    <w:rsid w:val="000E7C8B"/>
    <w:rsid w:val="000F3BD2"/>
    <w:rsid w:val="000F7D95"/>
    <w:rsid w:val="0010749A"/>
    <w:rsid w:val="00147D37"/>
    <w:rsid w:val="00150526"/>
    <w:rsid w:val="00150A48"/>
    <w:rsid w:val="00155B04"/>
    <w:rsid w:val="0015771E"/>
    <w:rsid w:val="00160964"/>
    <w:rsid w:val="001661B2"/>
    <w:rsid w:val="00172CA6"/>
    <w:rsid w:val="00173D1B"/>
    <w:rsid w:val="00173DE0"/>
    <w:rsid w:val="0018128D"/>
    <w:rsid w:val="00184E74"/>
    <w:rsid w:val="00185E61"/>
    <w:rsid w:val="00193E18"/>
    <w:rsid w:val="001947A3"/>
    <w:rsid w:val="0019755B"/>
    <w:rsid w:val="001A3373"/>
    <w:rsid w:val="001B16C8"/>
    <w:rsid w:val="001C0C44"/>
    <w:rsid w:val="001C3CC5"/>
    <w:rsid w:val="001D0AB9"/>
    <w:rsid w:val="001E3BE3"/>
    <w:rsid w:val="00206C57"/>
    <w:rsid w:val="0021144F"/>
    <w:rsid w:val="00214B09"/>
    <w:rsid w:val="002166F3"/>
    <w:rsid w:val="002211CB"/>
    <w:rsid w:val="0022256F"/>
    <w:rsid w:val="00226612"/>
    <w:rsid w:val="002365C7"/>
    <w:rsid w:val="00250357"/>
    <w:rsid w:val="0025681B"/>
    <w:rsid w:val="00257CF1"/>
    <w:rsid w:val="002631E2"/>
    <w:rsid w:val="00265F1B"/>
    <w:rsid w:val="00277B0E"/>
    <w:rsid w:val="0028768D"/>
    <w:rsid w:val="00296585"/>
    <w:rsid w:val="002A0B6C"/>
    <w:rsid w:val="002A21E2"/>
    <w:rsid w:val="002B202C"/>
    <w:rsid w:val="002C5BA1"/>
    <w:rsid w:val="002D1F01"/>
    <w:rsid w:val="002F05C9"/>
    <w:rsid w:val="002F7B9D"/>
    <w:rsid w:val="0031361F"/>
    <w:rsid w:val="00313F7A"/>
    <w:rsid w:val="00320E46"/>
    <w:rsid w:val="00320F48"/>
    <w:rsid w:val="00324AA2"/>
    <w:rsid w:val="00325F67"/>
    <w:rsid w:val="0034120F"/>
    <w:rsid w:val="0034424C"/>
    <w:rsid w:val="0034527A"/>
    <w:rsid w:val="00360643"/>
    <w:rsid w:val="00362294"/>
    <w:rsid w:val="003647A0"/>
    <w:rsid w:val="00365223"/>
    <w:rsid w:val="00371664"/>
    <w:rsid w:val="003739EA"/>
    <w:rsid w:val="00374164"/>
    <w:rsid w:val="00374419"/>
    <w:rsid w:val="00374A34"/>
    <w:rsid w:val="00374BA4"/>
    <w:rsid w:val="0037792F"/>
    <w:rsid w:val="00377B65"/>
    <w:rsid w:val="0038123D"/>
    <w:rsid w:val="003817C6"/>
    <w:rsid w:val="00384ACE"/>
    <w:rsid w:val="00396076"/>
    <w:rsid w:val="003A105D"/>
    <w:rsid w:val="003A545A"/>
    <w:rsid w:val="003A7B1C"/>
    <w:rsid w:val="003B01A0"/>
    <w:rsid w:val="003B7341"/>
    <w:rsid w:val="003D0533"/>
    <w:rsid w:val="003F5575"/>
    <w:rsid w:val="003F59FB"/>
    <w:rsid w:val="00402630"/>
    <w:rsid w:val="00404C15"/>
    <w:rsid w:val="004068A4"/>
    <w:rsid w:val="00411568"/>
    <w:rsid w:val="00413F79"/>
    <w:rsid w:val="004320C3"/>
    <w:rsid w:val="0043477C"/>
    <w:rsid w:val="00436805"/>
    <w:rsid w:val="00443FF6"/>
    <w:rsid w:val="00445078"/>
    <w:rsid w:val="00453368"/>
    <w:rsid w:val="0045540D"/>
    <w:rsid w:val="00456F69"/>
    <w:rsid w:val="00466210"/>
    <w:rsid w:val="004700FE"/>
    <w:rsid w:val="004753DC"/>
    <w:rsid w:val="004831A4"/>
    <w:rsid w:val="00487CD2"/>
    <w:rsid w:val="00490999"/>
    <w:rsid w:val="004A1243"/>
    <w:rsid w:val="004B1BFC"/>
    <w:rsid w:val="004B75C2"/>
    <w:rsid w:val="004C2368"/>
    <w:rsid w:val="004C3B95"/>
    <w:rsid w:val="004C7B46"/>
    <w:rsid w:val="004D29E4"/>
    <w:rsid w:val="004D7772"/>
    <w:rsid w:val="004E3582"/>
    <w:rsid w:val="004E6711"/>
    <w:rsid w:val="004F6FC5"/>
    <w:rsid w:val="004F728D"/>
    <w:rsid w:val="00501084"/>
    <w:rsid w:val="00506FF2"/>
    <w:rsid w:val="00517DC5"/>
    <w:rsid w:val="00521797"/>
    <w:rsid w:val="00522BD5"/>
    <w:rsid w:val="00523B63"/>
    <w:rsid w:val="0052459B"/>
    <w:rsid w:val="005418B3"/>
    <w:rsid w:val="0054316F"/>
    <w:rsid w:val="00544C9A"/>
    <w:rsid w:val="00544D1C"/>
    <w:rsid w:val="00547493"/>
    <w:rsid w:val="00561709"/>
    <w:rsid w:val="005620CA"/>
    <w:rsid w:val="00562AFC"/>
    <w:rsid w:val="00563220"/>
    <w:rsid w:val="00574245"/>
    <w:rsid w:val="00582DF6"/>
    <w:rsid w:val="0059363E"/>
    <w:rsid w:val="00595E33"/>
    <w:rsid w:val="005A1530"/>
    <w:rsid w:val="005B2A21"/>
    <w:rsid w:val="005B3AE4"/>
    <w:rsid w:val="005C6DA2"/>
    <w:rsid w:val="005D18CD"/>
    <w:rsid w:val="005D29B6"/>
    <w:rsid w:val="005D77EB"/>
    <w:rsid w:val="005E26BF"/>
    <w:rsid w:val="005E466E"/>
    <w:rsid w:val="005E5751"/>
    <w:rsid w:val="005F0B69"/>
    <w:rsid w:val="005F40D6"/>
    <w:rsid w:val="005F5DAF"/>
    <w:rsid w:val="005F766D"/>
    <w:rsid w:val="00607FF5"/>
    <w:rsid w:val="00613C22"/>
    <w:rsid w:val="006233D1"/>
    <w:rsid w:val="00632792"/>
    <w:rsid w:val="00635545"/>
    <w:rsid w:val="0064019D"/>
    <w:rsid w:val="00642FBA"/>
    <w:rsid w:val="006724E3"/>
    <w:rsid w:val="00682B82"/>
    <w:rsid w:val="00684622"/>
    <w:rsid w:val="006A5A46"/>
    <w:rsid w:val="006B7F33"/>
    <w:rsid w:val="006C09AC"/>
    <w:rsid w:val="006C15B9"/>
    <w:rsid w:val="006D0A04"/>
    <w:rsid w:val="006D2938"/>
    <w:rsid w:val="006D5555"/>
    <w:rsid w:val="006D5B44"/>
    <w:rsid w:val="006E2710"/>
    <w:rsid w:val="006E5804"/>
    <w:rsid w:val="006E6617"/>
    <w:rsid w:val="006F452B"/>
    <w:rsid w:val="006F5CF1"/>
    <w:rsid w:val="00706284"/>
    <w:rsid w:val="00706D9F"/>
    <w:rsid w:val="0071121C"/>
    <w:rsid w:val="00722948"/>
    <w:rsid w:val="00741249"/>
    <w:rsid w:val="00741A09"/>
    <w:rsid w:val="0074665E"/>
    <w:rsid w:val="007522ED"/>
    <w:rsid w:val="00754850"/>
    <w:rsid w:val="0076068F"/>
    <w:rsid w:val="0076790F"/>
    <w:rsid w:val="00791A5C"/>
    <w:rsid w:val="0079327E"/>
    <w:rsid w:val="007A4A18"/>
    <w:rsid w:val="007B11CD"/>
    <w:rsid w:val="007C0013"/>
    <w:rsid w:val="007C67A4"/>
    <w:rsid w:val="007D7B03"/>
    <w:rsid w:val="007E386F"/>
    <w:rsid w:val="007F0924"/>
    <w:rsid w:val="007F2AE5"/>
    <w:rsid w:val="00805D6D"/>
    <w:rsid w:val="00807AEA"/>
    <w:rsid w:val="008351BC"/>
    <w:rsid w:val="0083634A"/>
    <w:rsid w:val="00843725"/>
    <w:rsid w:val="00843768"/>
    <w:rsid w:val="008573B5"/>
    <w:rsid w:val="00865E7B"/>
    <w:rsid w:val="0087019C"/>
    <w:rsid w:val="00885AA6"/>
    <w:rsid w:val="00886096"/>
    <w:rsid w:val="00890814"/>
    <w:rsid w:val="00892212"/>
    <w:rsid w:val="008B138F"/>
    <w:rsid w:val="008B5B5D"/>
    <w:rsid w:val="008C2DD2"/>
    <w:rsid w:val="008C7C9A"/>
    <w:rsid w:val="008D0621"/>
    <w:rsid w:val="008D2050"/>
    <w:rsid w:val="008D5BC0"/>
    <w:rsid w:val="008D674D"/>
    <w:rsid w:val="008D75D9"/>
    <w:rsid w:val="008E78C5"/>
    <w:rsid w:val="008F398E"/>
    <w:rsid w:val="008F6DD1"/>
    <w:rsid w:val="008F74DB"/>
    <w:rsid w:val="008F7878"/>
    <w:rsid w:val="00915DD7"/>
    <w:rsid w:val="00916C63"/>
    <w:rsid w:val="00923F24"/>
    <w:rsid w:val="009250C8"/>
    <w:rsid w:val="00926671"/>
    <w:rsid w:val="0093166A"/>
    <w:rsid w:val="009425FA"/>
    <w:rsid w:val="009441A9"/>
    <w:rsid w:val="009446E6"/>
    <w:rsid w:val="00954C9F"/>
    <w:rsid w:val="00963F3A"/>
    <w:rsid w:val="00967015"/>
    <w:rsid w:val="0096748F"/>
    <w:rsid w:val="009801DA"/>
    <w:rsid w:val="00983A09"/>
    <w:rsid w:val="00983C4A"/>
    <w:rsid w:val="00984814"/>
    <w:rsid w:val="00994012"/>
    <w:rsid w:val="00996A12"/>
    <w:rsid w:val="009A2331"/>
    <w:rsid w:val="009A5A3D"/>
    <w:rsid w:val="009B1988"/>
    <w:rsid w:val="009B6127"/>
    <w:rsid w:val="009C5C60"/>
    <w:rsid w:val="009C6D07"/>
    <w:rsid w:val="009D1882"/>
    <w:rsid w:val="009D1EDC"/>
    <w:rsid w:val="009D38D2"/>
    <w:rsid w:val="009D46DE"/>
    <w:rsid w:val="009D49A5"/>
    <w:rsid w:val="009D54F5"/>
    <w:rsid w:val="009E79F3"/>
    <w:rsid w:val="009F0439"/>
    <w:rsid w:val="00A010C4"/>
    <w:rsid w:val="00A01219"/>
    <w:rsid w:val="00A149F1"/>
    <w:rsid w:val="00A20DD1"/>
    <w:rsid w:val="00A25A63"/>
    <w:rsid w:val="00A26226"/>
    <w:rsid w:val="00A318ED"/>
    <w:rsid w:val="00A40237"/>
    <w:rsid w:val="00A45F40"/>
    <w:rsid w:val="00A60F4F"/>
    <w:rsid w:val="00A611D6"/>
    <w:rsid w:val="00A7133A"/>
    <w:rsid w:val="00A74B0A"/>
    <w:rsid w:val="00A77E4C"/>
    <w:rsid w:val="00A82C89"/>
    <w:rsid w:val="00A85864"/>
    <w:rsid w:val="00A8743D"/>
    <w:rsid w:val="00A879C8"/>
    <w:rsid w:val="00A9033C"/>
    <w:rsid w:val="00A9747D"/>
    <w:rsid w:val="00AA0580"/>
    <w:rsid w:val="00AA05B0"/>
    <w:rsid w:val="00AB117F"/>
    <w:rsid w:val="00AD15F7"/>
    <w:rsid w:val="00AD6100"/>
    <w:rsid w:val="00AD7B63"/>
    <w:rsid w:val="00B0206F"/>
    <w:rsid w:val="00B04D60"/>
    <w:rsid w:val="00B15BFB"/>
    <w:rsid w:val="00B17681"/>
    <w:rsid w:val="00B27452"/>
    <w:rsid w:val="00B3060B"/>
    <w:rsid w:val="00B30E3E"/>
    <w:rsid w:val="00B363B8"/>
    <w:rsid w:val="00B43AD4"/>
    <w:rsid w:val="00B43E45"/>
    <w:rsid w:val="00B51D09"/>
    <w:rsid w:val="00B57495"/>
    <w:rsid w:val="00B63205"/>
    <w:rsid w:val="00B636D7"/>
    <w:rsid w:val="00B65FEA"/>
    <w:rsid w:val="00B71FF2"/>
    <w:rsid w:val="00B7684A"/>
    <w:rsid w:val="00B779AF"/>
    <w:rsid w:val="00B800D1"/>
    <w:rsid w:val="00B834CA"/>
    <w:rsid w:val="00B860CB"/>
    <w:rsid w:val="00B941EC"/>
    <w:rsid w:val="00B945A3"/>
    <w:rsid w:val="00BA3A90"/>
    <w:rsid w:val="00BA7D0E"/>
    <w:rsid w:val="00BB43B2"/>
    <w:rsid w:val="00BB60DB"/>
    <w:rsid w:val="00BC206D"/>
    <w:rsid w:val="00BC763E"/>
    <w:rsid w:val="00BE18E6"/>
    <w:rsid w:val="00BE7D8F"/>
    <w:rsid w:val="00C06866"/>
    <w:rsid w:val="00C157C0"/>
    <w:rsid w:val="00C2420F"/>
    <w:rsid w:val="00C24B7F"/>
    <w:rsid w:val="00C26546"/>
    <w:rsid w:val="00C3332D"/>
    <w:rsid w:val="00C77FF8"/>
    <w:rsid w:val="00C82AE6"/>
    <w:rsid w:val="00C86B56"/>
    <w:rsid w:val="00CA034A"/>
    <w:rsid w:val="00CA660C"/>
    <w:rsid w:val="00CB0E0A"/>
    <w:rsid w:val="00CB0FA5"/>
    <w:rsid w:val="00CB2E2F"/>
    <w:rsid w:val="00CC239F"/>
    <w:rsid w:val="00CC2FB1"/>
    <w:rsid w:val="00CC3908"/>
    <w:rsid w:val="00CC5D20"/>
    <w:rsid w:val="00CC7674"/>
    <w:rsid w:val="00CD2254"/>
    <w:rsid w:val="00CD69EC"/>
    <w:rsid w:val="00CE0DAE"/>
    <w:rsid w:val="00CE352F"/>
    <w:rsid w:val="00CE440D"/>
    <w:rsid w:val="00CE7651"/>
    <w:rsid w:val="00CF26D1"/>
    <w:rsid w:val="00CF4041"/>
    <w:rsid w:val="00D00564"/>
    <w:rsid w:val="00D0663F"/>
    <w:rsid w:val="00D077E0"/>
    <w:rsid w:val="00D1019F"/>
    <w:rsid w:val="00D1309D"/>
    <w:rsid w:val="00D16AD2"/>
    <w:rsid w:val="00D23A2A"/>
    <w:rsid w:val="00D427C6"/>
    <w:rsid w:val="00D43F35"/>
    <w:rsid w:val="00D53D9D"/>
    <w:rsid w:val="00D63523"/>
    <w:rsid w:val="00D809CB"/>
    <w:rsid w:val="00D8240D"/>
    <w:rsid w:val="00D908AF"/>
    <w:rsid w:val="00D952DE"/>
    <w:rsid w:val="00D9568C"/>
    <w:rsid w:val="00D97077"/>
    <w:rsid w:val="00DA02C9"/>
    <w:rsid w:val="00DA401A"/>
    <w:rsid w:val="00DB367C"/>
    <w:rsid w:val="00DB7A01"/>
    <w:rsid w:val="00DC6BF1"/>
    <w:rsid w:val="00DE19EF"/>
    <w:rsid w:val="00DE6FC6"/>
    <w:rsid w:val="00DF1214"/>
    <w:rsid w:val="00E05F12"/>
    <w:rsid w:val="00E071B1"/>
    <w:rsid w:val="00E07D47"/>
    <w:rsid w:val="00E22E9E"/>
    <w:rsid w:val="00E24A5B"/>
    <w:rsid w:val="00E25A14"/>
    <w:rsid w:val="00E2704B"/>
    <w:rsid w:val="00E33AEC"/>
    <w:rsid w:val="00E36D4D"/>
    <w:rsid w:val="00E413A0"/>
    <w:rsid w:val="00E42145"/>
    <w:rsid w:val="00E511F9"/>
    <w:rsid w:val="00E53DED"/>
    <w:rsid w:val="00E55062"/>
    <w:rsid w:val="00E7776A"/>
    <w:rsid w:val="00E87C95"/>
    <w:rsid w:val="00E97E05"/>
    <w:rsid w:val="00EA6573"/>
    <w:rsid w:val="00EA70EF"/>
    <w:rsid w:val="00EB2344"/>
    <w:rsid w:val="00EB241B"/>
    <w:rsid w:val="00EB3F82"/>
    <w:rsid w:val="00EC1C9A"/>
    <w:rsid w:val="00EC4308"/>
    <w:rsid w:val="00EE1BE4"/>
    <w:rsid w:val="00EF4CBA"/>
    <w:rsid w:val="00F01991"/>
    <w:rsid w:val="00F07E90"/>
    <w:rsid w:val="00F24CED"/>
    <w:rsid w:val="00F269B8"/>
    <w:rsid w:val="00F30BBB"/>
    <w:rsid w:val="00F3647C"/>
    <w:rsid w:val="00F37143"/>
    <w:rsid w:val="00F41252"/>
    <w:rsid w:val="00F43804"/>
    <w:rsid w:val="00F44063"/>
    <w:rsid w:val="00F520EE"/>
    <w:rsid w:val="00F70104"/>
    <w:rsid w:val="00F704D2"/>
    <w:rsid w:val="00F72AC7"/>
    <w:rsid w:val="00F86780"/>
    <w:rsid w:val="00F94C60"/>
    <w:rsid w:val="00F97653"/>
    <w:rsid w:val="00F9782F"/>
    <w:rsid w:val="00FA7498"/>
    <w:rsid w:val="00FA756D"/>
    <w:rsid w:val="00FB4AC9"/>
    <w:rsid w:val="00FC396E"/>
    <w:rsid w:val="00FE5BEC"/>
    <w:rsid w:val="7B8106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5D14CA"/>
  <w15:docId w15:val="{EEBBCA65-ADF6-4A90-A80F-B0D491E7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243"/>
    <w:rPr>
      <w:rFonts w:ascii="Arial" w:hAnsi="Arial"/>
    </w:rPr>
  </w:style>
  <w:style w:type="paragraph" w:styleId="Heading1">
    <w:name w:val="heading 1"/>
    <w:basedOn w:val="Normal"/>
    <w:next w:val="Normal"/>
    <w:link w:val="Heading1Char"/>
    <w:qFormat/>
    <w:rsid w:val="00A85864"/>
    <w:pPr>
      <w:keepNext/>
      <w:numPr>
        <w:numId w:val="1"/>
      </w:numPr>
      <w:spacing w:after="240" w:line="240" w:lineRule="auto"/>
      <w:outlineLvl w:val="0"/>
    </w:pPr>
    <w:rPr>
      <w:rFonts w:eastAsia="Times New Roman" w:cs="Arial"/>
      <w:color w:val="F96A1B" w:themeColor="accent2"/>
      <w:kern w:val="28"/>
      <w:sz w:val="36"/>
      <w:szCs w:val="36"/>
      <w:lang w:val="en-US"/>
    </w:rPr>
  </w:style>
  <w:style w:type="paragraph" w:styleId="Heading2">
    <w:name w:val="heading 2"/>
    <w:basedOn w:val="Normal"/>
    <w:next w:val="Normal"/>
    <w:link w:val="Heading2Char"/>
    <w:uiPriority w:val="9"/>
    <w:unhideWhenUsed/>
    <w:qFormat/>
    <w:rsid w:val="00963F3A"/>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D53D9D"/>
    <w:pPr>
      <w:keepNext/>
      <w:keepLines/>
      <w:numPr>
        <w:ilvl w:val="2"/>
        <w:numId w:val="1"/>
      </w:numPr>
      <w:spacing w:before="120" w:after="120"/>
      <w:outlineLvl w:val="2"/>
    </w:pPr>
    <w:rPr>
      <w:rFonts w:asciiTheme="majorHAnsi" w:eastAsiaTheme="majorEastAsia" w:hAnsiTheme="majorHAnsi" w:cstheme="majorBidi"/>
      <w:color w:val="3C3D3E" w:themeColor="accent1" w:themeShade="7F"/>
      <w:sz w:val="24"/>
      <w:szCs w:val="24"/>
    </w:rPr>
  </w:style>
  <w:style w:type="paragraph" w:styleId="Heading4">
    <w:name w:val="heading 4"/>
    <w:basedOn w:val="Normal"/>
    <w:next w:val="Normal"/>
    <w:link w:val="Heading4Char"/>
    <w:uiPriority w:val="9"/>
    <w:unhideWhenUsed/>
    <w:qFormat/>
    <w:rsid w:val="001B16C8"/>
    <w:pPr>
      <w:keepNext/>
      <w:keepLines/>
      <w:numPr>
        <w:ilvl w:val="3"/>
        <w:numId w:val="1"/>
      </w:numPr>
      <w:spacing w:before="40" w:after="0"/>
      <w:outlineLvl w:val="3"/>
    </w:pPr>
    <w:rPr>
      <w:rFonts w:asciiTheme="majorHAnsi" w:eastAsiaTheme="majorEastAsia" w:hAnsiTheme="majorHAnsi" w:cstheme="majorBidi"/>
      <w:i/>
      <w:iCs/>
      <w:color w:val="5A5C5E" w:themeColor="accent1" w:themeShade="BF"/>
    </w:rPr>
  </w:style>
  <w:style w:type="paragraph" w:styleId="Heading5">
    <w:name w:val="heading 5"/>
    <w:basedOn w:val="Normal"/>
    <w:next w:val="Normal"/>
    <w:link w:val="Heading5Char"/>
    <w:uiPriority w:val="9"/>
    <w:semiHidden/>
    <w:unhideWhenUsed/>
    <w:qFormat/>
    <w:rsid w:val="001B16C8"/>
    <w:pPr>
      <w:keepNext/>
      <w:keepLines/>
      <w:numPr>
        <w:ilvl w:val="4"/>
        <w:numId w:val="1"/>
      </w:numPr>
      <w:spacing w:before="40" w:after="0"/>
      <w:outlineLvl w:val="4"/>
    </w:pPr>
    <w:rPr>
      <w:rFonts w:asciiTheme="majorHAnsi" w:eastAsiaTheme="majorEastAsia" w:hAnsiTheme="majorHAnsi" w:cstheme="majorBidi"/>
      <w:color w:val="5A5C5E" w:themeColor="accent1" w:themeShade="BF"/>
    </w:rPr>
  </w:style>
  <w:style w:type="paragraph" w:styleId="Heading6">
    <w:name w:val="heading 6"/>
    <w:basedOn w:val="Normal"/>
    <w:next w:val="Normal"/>
    <w:link w:val="Heading6Char"/>
    <w:uiPriority w:val="9"/>
    <w:semiHidden/>
    <w:unhideWhenUsed/>
    <w:qFormat/>
    <w:rsid w:val="001B16C8"/>
    <w:pPr>
      <w:keepNext/>
      <w:keepLines/>
      <w:numPr>
        <w:ilvl w:val="5"/>
        <w:numId w:val="1"/>
      </w:numPr>
      <w:spacing w:before="40" w:after="0"/>
      <w:outlineLvl w:val="5"/>
    </w:pPr>
    <w:rPr>
      <w:rFonts w:asciiTheme="majorHAnsi" w:eastAsiaTheme="majorEastAsia" w:hAnsiTheme="majorHAnsi" w:cstheme="majorBidi"/>
      <w:color w:val="3C3D3E" w:themeColor="accent1" w:themeShade="7F"/>
    </w:rPr>
  </w:style>
  <w:style w:type="paragraph" w:styleId="Heading7">
    <w:name w:val="heading 7"/>
    <w:basedOn w:val="Normal"/>
    <w:next w:val="Normal"/>
    <w:link w:val="Heading7Char"/>
    <w:uiPriority w:val="9"/>
    <w:semiHidden/>
    <w:unhideWhenUsed/>
    <w:qFormat/>
    <w:rsid w:val="001B16C8"/>
    <w:pPr>
      <w:keepNext/>
      <w:keepLines/>
      <w:numPr>
        <w:ilvl w:val="6"/>
        <w:numId w:val="1"/>
      </w:numPr>
      <w:spacing w:before="40" w:after="0"/>
      <w:outlineLvl w:val="6"/>
    </w:pPr>
    <w:rPr>
      <w:rFonts w:asciiTheme="majorHAnsi" w:eastAsiaTheme="majorEastAsia" w:hAnsiTheme="majorHAnsi" w:cstheme="majorBidi"/>
      <w:i/>
      <w:iCs/>
      <w:color w:val="3C3D3E" w:themeColor="accent1" w:themeShade="7F"/>
    </w:rPr>
  </w:style>
  <w:style w:type="paragraph" w:styleId="Heading8">
    <w:name w:val="heading 8"/>
    <w:basedOn w:val="Normal"/>
    <w:next w:val="Normal"/>
    <w:link w:val="Heading8Char"/>
    <w:uiPriority w:val="9"/>
    <w:semiHidden/>
    <w:unhideWhenUsed/>
    <w:qFormat/>
    <w:rsid w:val="001B16C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16C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6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546"/>
  </w:style>
  <w:style w:type="paragraph" w:styleId="Footer">
    <w:name w:val="footer"/>
    <w:basedOn w:val="Normal"/>
    <w:link w:val="FooterChar"/>
    <w:uiPriority w:val="99"/>
    <w:unhideWhenUsed/>
    <w:rsid w:val="00C26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546"/>
  </w:style>
  <w:style w:type="paragraph" w:styleId="NoSpacing">
    <w:name w:val="No Spacing"/>
    <w:aliases w:val="Introduction"/>
    <w:link w:val="NoSpacingChar"/>
    <w:uiPriority w:val="1"/>
    <w:qFormat/>
    <w:rsid w:val="00B800D1"/>
    <w:pPr>
      <w:spacing w:before="120" w:after="120" w:line="300" w:lineRule="auto"/>
    </w:pPr>
    <w:rPr>
      <w:rFonts w:eastAsiaTheme="minorEastAsia"/>
      <w:color w:val="000000" w:themeColor="text1"/>
      <w:sz w:val="26"/>
      <w:lang w:val="en-US" w:eastAsia="ja-JP"/>
    </w:rPr>
  </w:style>
  <w:style w:type="character" w:customStyle="1" w:styleId="NoSpacingChar">
    <w:name w:val="No Spacing Char"/>
    <w:aliases w:val="Introduction Char"/>
    <w:basedOn w:val="DefaultParagraphFont"/>
    <w:link w:val="NoSpacing"/>
    <w:uiPriority w:val="1"/>
    <w:rsid w:val="00B800D1"/>
    <w:rPr>
      <w:rFonts w:eastAsiaTheme="minorEastAsia"/>
      <w:color w:val="000000" w:themeColor="text1"/>
      <w:sz w:val="26"/>
      <w:lang w:val="en-US" w:eastAsia="ja-JP"/>
    </w:rPr>
  </w:style>
  <w:style w:type="paragraph" w:styleId="BalloonText">
    <w:name w:val="Balloon Text"/>
    <w:basedOn w:val="Normal"/>
    <w:link w:val="BalloonTextChar"/>
    <w:uiPriority w:val="99"/>
    <w:semiHidden/>
    <w:unhideWhenUsed/>
    <w:rsid w:val="00E24A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A5B"/>
    <w:rPr>
      <w:rFonts w:ascii="Tahoma" w:hAnsi="Tahoma" w:cs="Tahoma"/>
      <w:sz w:val="16"/>
      <w:szCs w:val="16"/>
    </w:rPr>
  </w:style>
  <w:style w:type="character" w:customStyle="1" w:styleId="Heading1Char">
    <w:name w:val="Heading 1 Char"/>
    <w:basedOn w:val="DefaultParagraphFont"/>
    <w:link w:val="Heading1"/>
    <w:rsid w:val="00A85864"/>
    <w:rPr>
      <w:rFonts w:ascii="Arial" w:eastAsia="Times New Roman" w:hAnsi="Arial" w:cs="Arial"/>
      <w:color w:val="F96A1B" w:themeColor="accent2"/>
      <w:kern w:val="28"/>
      <w:sz w:val="36"/>
      <w:szCs w:val="36"/>
      <w:lang w:val="en-US"/>
    </w:rPr>
  </w:style>
  <w:style w:type="character" w:styleId="PageNumber">
    <w:name w:val="page number"/>
    <w:basedOn w:val="DefaultParagraphFont"/>
    <w:rsid w:val="0034527A"/>
    <w:rPr>
      <w:rFonts w:ascii="Verdana" w:hAnsi="Verdana"/>
    </w:rPr>
  </w:style>
  <w:style w:type="character" w:styleId="Hyperlink">
    <w:name w:val="Hyperlink"/>
    <w:basedOn w:val="DefaultParagraphFont"/>
    <w:uiPriority w:val="99"/>
    <w:unhideWhenUsed/>
    <w:rsid w:val="00EC1C9A"/>
    <w:rPr>
      <w:color w:val="5F5F5F" w:themeColor="hyperlink"/>
      <w:u w:val="single"/>
    </w:rPr>
  </w:style>
  <w:style w:type="paragraph" w:styleId="ListParagraph">
    <w:name w:val="List Paragraph"/>
    <w:basedOn w:val="Normal"/>
    <w:uiPriority w:val="34"/>
    <w:qFormat/>
    <w:rsid w:val="00607FF5"/>
    <w:pPr>
      <w:contextualSpacing/>
    </w:pPr>
  </w:style>
  <w:style w:type="paragraph" w:styleId="TOCHeading">
    <w:name w:val="TOC Heading"/>
    <w:basedOn w:val="Heading1"/>
    <w:next w:val="Normal"/>
    <w:link w:val="TOCHeadingChar"/>
    <w:uiPriority w:val="39"/>
    <w:unhideWhenUsed/>
    <w:qFormat/>
    <w:rsid w:val="00A85864"/>
    <w:pPr>
      <w:keepLines/>
      <w:spacing w:before="480" w:after="0" w:line="276" w:lineRule="auto"/>
      <w:outlineLvl w:val="9"/>
    </w:pPr>
    <w:rPr>
      <w:rFonts w:asciiTheme="majorHAnsi" w:eastAsiaTheme="majorEastAsia" w:hAnsiTheme="majorHAnsi" w:cstheme="majorBidi"/>
      <w:b/>
      <w:bCs/>
      <w:color w:val="5A5C5E" w:themeColor="accent1" w:themeShade="BF"/>
      <w:kern w:val="0"/>
      <w:sz w:val="28"/>
      <w:szCs w:val="28"/>
      <w:lang w:eastAsia="ja-JP"/>
    </w:rPr>
  </w:style>
  <w:style w:type="paragraph" w:styleId="Subtitle">
    <w:name w:val="Subtitle"/>
    <w:basedOn w:val="Normal"/>
    <w:next w:val="Normal"/>
    <w:link w:val="SubtitleChar"/>
    <w:uiPriority w:val="11"/>
    <w:qFormat/>
    <w:rsid w:val="00F520EE"/>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F520EE"/>
    <w:rPr>
      <w:rFonts w:ascii="Arial" w:eastAsiaTheme="majorEastAsia" w:hAnsi="Arial" w:cstheme="majorBidi"/>
      <w:iCs/>
      <w:color w:val="FFFFFF" w:themeColor="background1"/>
      <w:spacing w:val="15"/>
      <w:sz w:val="28"/>
      <w:szCs w:val="24"/>
    </w:rPr>
  </w:style>
  <w:style w:type="paragraph" w:styleId="Title">
    <w:name w:val="Title"/>
    <w:basedOn w:val="Normal"/>
    <w:next w:val="Normal"/>
    <w:link w:val="TitleChar"/>
    <w:uiPriority w:val="10"/>
    <w:qFormat/>
    <w:rsid w:val="00F520EE"/>
    <w:pPr>
      <w:pBdr>
        <w:bottom w:val="single" w:sz="8" w:space="4" w:color="797B7E"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F520EE"/>
    <w:rPr>
      <w:rFonts w:ascii="Arial" w:eastAsiaTheme="majorEastAsia" w:hAnsi="Arial" w:cstheme="majorBidi"/>
      <w:color w:val="FFFFFF" w:themeColor="background1"/>
      <w:spacing w:val="5"/>
      <w:kern w:val="28"/>
      <w:sz w:val="44"/>
      <w:szCs w:val="52"/>
    </w:rPr>
  </w:style>
  <w:style w:type="paragraph" w:styleId="TOC1">
    <w:name w:val="toc 1"/>
    <w:basedOn w:val="Normal"/>
    <w:next w:val="Normal"/>
    <w:uiPriority w:val="39"/>
    <w:unhideWhenUsed/>
    <w:qFormat/>
    <w:rsid w:val="00036075"/>
    <w:pPr>
      <w:spacing w:before="120" w:after="0"/>
    </w:pPr>
    <w:rPr>
      <w:rFonts w:asciiTheme="minorHAnsi" w:hAnsiTheme="minorHAnsi" w:cstheme="minorHAnsi"/>
      <w:b/>
      <w:bCs/>
      <w:i/>
      <w:iCs/>
      <w:sz w:val="24"/>
      <w:szCs w:val="24"/>
    </w:rPr>
  </w:style>
  <w:style w:type="paragraph" w:styleId="TOC2">
    <w:name w:val="toc 2"/>
    <w:basedOn w:val="Normal"/>
    <w:next w:val="Normal"/>
    <w:uiPriority w:val="39"/>
    <w:unhideWhenUsed/>
    <w:qFormat/>
    <w:rsid w:val="00036075"/>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qFormat/>
    <w:rsid w:val="00A85864"/>
    <w:pPr>
      <w:spacing w:after="0"/>
      <w:ind w:left="44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963F3A"/>
    <w:rPr>
      <w:rFonts w:asciiTheme="majorHAnsi" w:eastAsiaTheme="majorEastAsia" w:hAnsiTheme="majorHAnsi" w:cstheme="majorBidi"/>
      <w:b/>
      <w:bCs/>
      <w:color w:val="0070C0"/>
      <w:sz w:val="24"/>
      <w:szCs w:val="26"/>
    </w:rPr>
  </w:style>
  <w:style w:type="paragraph" w:styleId="Quote">
    <w:name w:val="Quote"/>
    <w:basedOn w:val="Normal"/>
    <w:link w:val="QuoteChar"/>
    <w:uiPriority w:val="29"/>
    <w:qFormat/>
    <w:rsid w:val="00E25A14"/>
    <w:pPr>
      <w:pageBreakBefore/>
    </w:pPr>
    <w:rPr>
      <w:iCs/>
      <w:caps/>
      <w:color w:val="0070C0"/>
      <w:sz w:val="24"/>
    </w:rPr>
  </w:style>
  <w:style w:type="character" w:customStyle="1" w:styleId="QuoteChar">
    <w:name w:val="Quote Char"/>
    <w:basedOn w:val="DefaultParagraphFont"/>
    <w:link w:val="Quote"/>
    <w:uiPriority w:val="29"/>
    <w:rsid w:val="00E25A14"/>
    <w:rPr>
      <w:rFonts w:ascii="Arial" w:hAnsi="Arial"/>
      <w:iCs/>
      <w:caps/>
      <w:color w:val="0070C0"/>
      <w:sz w:val="24"/>
    </w:rPr>
  </w:style>
  <w:style w:type="character" w:styleId="SubtleEmphasis">
    <w:name w:val="Subtle Emphasis"/>
    <w:aliases w:val="Small Text"/>
    <w:basedOn w:val="DefaultParagraphFont"/>
    <w:uiPriority w:val="19"/>
    <w:qFormat/>
    <w:rsid w:val="00F520EE"/>
    <w:rPr>
      <w:rFonts w:ascii="Arial" w:hAnsi="Arial"/>
      <w:i w:val="0"/>
      <w:iCs/>
      <w:color w:val="000000" w:themeColor="text1"/>
      <w:sz w:val="20"/>
    </w:rPr>
  </w:style>
  <w:style w:type="character" w:styleId="Emphasis">
    <w:name w:val="Emphasis"/>
    <w:basedOn w:val="DefaultParagraphFont"/>
    <w:uiPriority w:val="20"/>
    <w:qFormat/>
    <w:rsid w:val="0034424C"/>
    <w:rPr>
      <w:rFonts w:ascii="Arial" w:hAnsi="Arial"/>
      <w:b/>
      <w:i w:val="0"/>
      <w:iCs/>
      <w:color w:val="auto"/>
      <w:sz w:val="20"/>
    </w:rPr>
  </w:style>
  <w:style w:type="table" w:customStyle="1" w:styleId="GridTable4-Accent61">
    <w:name w:val="Grid Table 4 - Accent 61"/>
    <w:basedOn w:val="TableNormal"/>
    <w:uiPriority w:val="49"/>
    <w:rsid w:val="009A2331"/>
    <w:pPr>
      <w:spacing w:after="0" w:line="240" w:lineRule="auto"/>
    </w:pPr>
    <w:rPr>
      <w:rFonts w:ascii="Verdana" w:hAnsi="Verdana"/>
      <w:color w:val="0070C0"/>
      <w:sz w:val="18"/>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styleId="IntenseQuote">
    <w:name w:val="Intense Quote"/>
    <w:basedOn w:val="Normal"/>
    <w:next w:val="Normal"/>
    <w:link w:val="IntenseQuoteChar"/>
    <w:uiPriority w:val="30"/>
    <w:rsid w:val="00926671"/>
    <w:pPr>
      <w:pBdr>
        <w:top w:val="single" w:sz="4" w:space="10" w:color="797B7E" w:themeColor="accent1"/>
        <w:bottom w:val="single" w:sz="4" w:space="10" w:color="797B7E" w:themeColor="accent1"/>
      </w:pBdr>
      <w:spacing w:before="360" w:after="360"/>
      <w:ind w:left="864" w:right="864"/>
      <w:jc w:val="center"/>
    </w:pPr>
    <w:rPr>
      <w:i/>
      <w:iCs/>
      <w:color w:val="797B7E" w:themeColor="accent1"/>
    </w:rPr>
  </w:style>
  <w:style w:type="character" w:customStyle="1" w:styleId="IntenseQuoteChar">
    <w:name w:val="Intense Quote Char"/>
    <w:basedOn w:val="DefaultParagraphFont"/>
    <w:link w:val="IntenseQuote"/>
    <w:uiPriority w:val="30"/>
    <w:rsid w:val="00926671"/>
    <w:rPr>
      <w:rFonts w:ascii="Arial" w:hAnsi="Arial"/>
      <w:i/>
      <w:iCs/>
      <w:color w:val="797B7E" w:themeColor="accent1"/>
    </w:rPr>
  </w:style>
  <w:style w:type="paragraph" w:customStyle="1" w:styleId="TableText">
    <w:name w:val="Table Text"/>
    <w:basedOn w:val="Normal"/>
    <w:link w:val="TableTextChar"/>
    <w:qFormat/>
    <w:rsid w:val="00926671"/>
    <w:pPr>
      <w:spacing w:before="120" w:after="120" w:line="240" w:lineRule="auto"/>
      <w:ind w:left="144"/>
    </w:pPr>
    <w:rPr>
      <w:rFonts w:ascii="Verdana" w:eastAsia="MS Mincho" w:hAnsi="Verdana" w:cs="Times New Roman"/>
      <w:color w:val="0070C0"/>
      <w:sz w:val="18"/>
      <w:szCs w:val="18"/>
      <w:lang w:val="en-US"/>
    </w:rPr>
  </w:style>
  <w:style w:type="character" w:customStyle="1" w:styleId="TableTextChar">
    <w:name w:val="Table Text Char"/>
    <w:basedOn w:val="DefaultParagraphFont"/>
    <w:link w:val="TableText"/>
    <w:rsid w:val="00926671"/>
    <w:rPr>
      <w:rFonts w:ascii="Verdana" w:eastAsia="MS Mincho" w:hAnsi="Verdana" w:cs="Times New Roman"/>
      <w:i w:val="0"/>
      <w:vanish w:val="0"/>
      <w:color w:val="0070C0"/>
      <w:sz w:val="18"/>
      <w:szCs w:val="18"/>
      <w:lang w:val="en-US"/>
    </w:rPr>
  </w:style>
  <w:style w:type="character" w:customStyle="1" w:styleId="Heading3Char">
    <w:name w:val="Heading 3 Char"/>
    <w:basedOn w:val="DefaultParagraphFont"/>
    <w:link w:val="Heading3"/>
    <w:uiPriority w:val="9"/>
    <w:rsid w:val="00D53D9D"/>
    <w:rPr>
      <w:rFonts w:asciiTheme="majorHAnsi" w:eastAsiaTheme="majorEastAsia" w:hAnsiTheme="majorHAnsi" w:cstheme="majorBidi"/>
      <w:color w:val="3C3D3E" w:themeColor="accent1" w:themeShade="7F"/>
      <w:sz w:val="24"/>
      <w:szCs w:val="24"/>
    </w:rPr>
  </w:style>
  <w:style w:type="paragraph" w:customStyle="1" w:styleId="SidebarHeader">
    <w:name w:val="Sidebar Header"/>
    <w:basedOn w:val="Normal"/>
    <w:next w:val="Normal"/>
    <w:link w:val="SidebarHeaderChar"/>
    <w:qFormat/>
    <w:rsid w:val="004C7B46"/>
    <w:pPr>
      <w:pageBreakBefore/>
      <w:spacing w:after="60"/>
    </w:pPr>
    <w:rPr>
      <w:rFonts w:cs="Arial"/>
      <w:color w:val="0069AA"/>
    </w:rPr>
  </w:style>
  <w:style w:type="paragraph" w:customStyle="1" w:styleId="QuoteAuthor">
    <w:name w:val="Quote Author"/>
    <w:basedOn w:val="Normal"/>
    <w:next w:val="Normal"/>
    <w:link w:val="QuoteAuthorChar"/>
    <w:qFormat/>
    <w:rsid w:val="004C7B46"/>
    <w:pPr>
      <w:jc w:val="right"/>
    </w:pPr>
    <w:rPr>
      <w:color w:val="545454"/>
      <w:sz w:val="24"/>
    </w:rPr>
  </w:style>
  <w:style w:type="character" w:customStyle="1" w:styleId="SidebarHeaderChar">
    <w:name w:val="Sidebar Header Char"/>
    <w:basedOn w:val="DefaultParagraphFont"/>
    <w:link w:val="SidebarHeader"/>
    <w:rsid w:val="004C7B46"/>
    <w:rPr>
      <w:rFonts w:ascii="Arial" w:hAnsi="Arial" w:cs="Arial"/>
      <w:color w:val="0069AA"/>
      <w:sz w:val="20"/>
    </w:rPr>
  </w:style>
  <w:style w:type="paragraph" w:styleId="Caption">
    <w:name w:val="caption"/>
    <w:basedOn w:val="Normal"/>
    <w:next w:val="Normal"/>
    <w:uiPriority w:val="35"/>
    <w:unhideWhenUsed/>
    <w:qFormat/>
    <w:rsid w:val="00E7776A"/>
    <w:pPr>
      <w:spacing w:line="240" w:lineRule="auto"/>
    </w:pPr>
    <w:rPr>
      <w:iCs/>
      <w:color w:val="0070C0"/>
      <w:szCs w:val="18"/>
    </w:rPr>
  </w:style>
  <w:style w:type="character" w:customStyle="1" w:styleId="QuoteAuthorChar">
    <w:name w:val="Quote Author Char"/>
    <w:basedOn w:val="DefaultParagraphFont"/>
    <w:link w:val="QuoteAuthor"/>
    <w:rsid w:val="004C7B46"/>
    <w:rPr>
      <w:rFonts w:ascii="Arial" w:hAnsi="Arial"/>
      <w:color w:val="545454"/>
      <w:sz w:val="24"/>
    </w:rPr>
  </w:style>
  <w:style w:type="character" w:styleId="Strong">
    <w:name w:val="Strong"/>
    <w:basedOn w:val="DefaultParagraphFont"/>
    <w:uiPriority w:val="22"/>
    <w:qFormat/>
    <w:rsid w:val="0034424C"/>
    <w:rPr>
      <w:b/>
      <w:bCs/>
    </w:rPr>
  </w:style>
  <w:style w:type="paragraph" w:customStyle="1" w:styleId="TableHeader">
    <w:name w:val="Table Header"/>
    <w:basedOn w:val="Normal"/>
    <w:link w:val="TableHeaderChar"/>
    <w:qFormat/>
    <w:rsid w:val="00A611D6"/>
    <w:pPr>
      <w:spacing w:after="60"/>
    </w:pPr>
    <w:rPr>
      <w:b/>
      <w:color w:val="FFFFFF" w:themeColor="background1"/>
    </w:rPr>
  </w:style>
  <w:style w:type="paragraph" w:customStyle="1" w:styleId="ContentsHeader">
    <w:name w:val="Contents Header"/>
    <w:basedOn w:val="Normal"/>
    <w:next w:val="Normal"/>
    <w:link w:val="ContentsHeaderChar"/>
    <w:qFormat/>
    <w:rsid w:val="00E511F9"/>
    <w:rPr>
      <w:b/>
      <w:color w:val="0070C0"/>
      <w:sz w:val="24"/>
    </w:rPr>
  </w:style>
  <w:style w:type="character" w:customStyle="1" w:styleId="TableHeaderChar">
    <w:name w:val="Table Header Char"/>
    <w:basedOn w:val="DefaultParagraphFont"/>
    <w:link w:val="TableHeader"/>
    <w:rsid w:val="00A611D6"/>
    <w:rPr>
      <w:rFonts w:ascii="Arial" w:hAnsi="Arial"/>
      <w:b/>
      <w:color w:val="FFFFFF" w:themeColor="background1"/>
    </w:rPr>
  </w:style>
  <w:style w:type="paragraph" w:styleId="TableofFigures">
    <w:name w:val="table of figures"/>
    <w:basedOn w:val="Normal"/>
    <w:next w:val="Normal"/>
    <w:uiPriority w:val="99"/>
    <w:unhideWhenUsed/>
    <w:rsid w:val="00E511F9"/>
    <w:pPr>
      <w:spacing w:after="0"/>
    </w:pPr>
  </w:style>
  <w:style w:type="character" w:customStyle="1" w:styleId="TOCHeadingChar">
    <w:name w:val="TOC Heading Char"/>
    <w:basedOn w:val="Heading1Char"/>
    <w:link w:val="TOCHeading"/>
    <w:uiPriority w:val="39"/>
    <w:semiHidden/>
    <w:rsid w:val="00E511F9"/>
    <w:rPr>
      <w:rFonts w:asciiTheme="majorHAnsi" w:eastAsiaTheme="majorEastAsia" w:hAnsiTheme="majorHAnsi" w:cstheme="majorBidi"/>
      <w:b/>
      <w:bCs/>
      <w:color w:val="5A5C5E" w:themeColor="accent1" w:themeShade="BF"/>
      <w:kern w:val="28"/>
      <w:sz w:val="28"/>
      <w:szCs w:val="28"/>
      <w:lang w:val="en-US" w:eastAsia="ja-JP"/>
    </w:rPr>
  </w:style>
  <w:style w:type="character" w:customStyle="1" w:styleId="ContentsHeaderChar">
    <w:name w:val="Contents Header Char"/>
    <w:basedOn w:val="TOCHeadingChar"/>
    <w:link w:val="ContentsHeader"/>
    <w:rsid w:val="00061BBF"/>
    <w:rPr>
      <w:rFonts w:ascii="Arial" w:eastAsiaTheme="majorEastAsia" w:hAnsi="Arial" w:cstheme="majorBidi"/>
      <w:b/>
      <w:bCs w:val="0"/>
      <w:color w:val="0070C0"/>
      <w:kern w:val="28"/>
      <w:sz w:val="24"/>
      <w:szCs w:val="28"/>
      <w:lang w:val="en-US" w:eastAsia="ja-JP"/>
    </w:rPr>
  </w:style>
  <w:style w:type="table" w:styleId="TableGrid">
    <w:name w:val="Table Grid"/>
    <w:basedOn w:val="TableNormal"/>
    <w:uiPriority w:val="59"/>
    <w:rsid w:val="009A2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926671"/>
    <w:rPr>
      <w:i/>
      <w:iCs/>
      <w:color w:val="797B7E" w:themeColor="accent1"/>
    </w:rPr>
  </w:style>
  <w:style w:type="character" w:styleId="SubtleReference">
    <w:name w:val="Subtle Reference"/>
    <w:basedOn w:val="DefaultParagraphFont"/>
    <w:uiPriority w:val="31"/>
    <w:rsid w:val="00926671"/>
    <w:rPr>
      <w:smallCaps/>
      <w:color w:val="5A5A5A" w:themeColor="text1" w:themeTint="A5"/>
    </w:rPr>
  </w:style>
  <w:style w:type="table" w:customStyle="1" w:styleId="GridTable6Colorful-Accent21">
    <w:name w:val="Grid Table 6 Colorful - Accent 21"/>
    <w:basedOn w:val="TableNormal"/>
    <w:uiPriority w:val="51"/>
    <w:rsid w:val="00F30BBB"/>
    <w:pPr>
      <w:spacing w:after="0" w:line="240" w:lineRule="auto"/>
    </w:pPr>
    <w:rPr>
      <w:color w:val="C94A05"/>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 w:type="character" w:customStyle="1" w:styleId="Heading4Char">
    <w:name w:val="Heading 4 Char"/>
    <w:basedOn w:val="DefaultParagraphFont"/>
    <w:link w:val="Heading4"/>
    <w:uiPriority w:val="9"/>
    <w:rsid w:val="001B16C8"/>
    <w:rPr>
      <w:rFonts w:asciiTheme="majorHAnsi" w:eastAsiaTheme="majorEastAsia" w:hAnsiTheme="majorHAnsi" w:cstheme="majorBidi"/>
      <w:i/>
      <w:iCs/>
      <w:color w:val="5A5C5E" w:themeColor="accent1" w:themeShade="BF"/>
    </w:rPr>
  </w:style>
  <w:style w:type="character" w:customStyle="1" w:styleId="Heading5Char">
    <w:name w:val="Heading 5 Char"/>
    <w:basedOn w:val="DefaultParagraphFont"/>
    <w:link w:val="Heading5"/>
    <w:uiPriority w:val="9"/>
    <w:semiHidden/>
    <w:rsid w:val="001B16C8"/>
    <w:rPr>
      <w:rFonts w:asciiTheme="majorHAnsi" w:eastAsiaTheme="majorEastAsia" w:hAnsiTheme="majorHAnsi" w:cstheme="majorBidi"/>
      <w:color w:val="5A5C5E" w:themeColor="accent1" w:themeShade="BF"/>
    </w:rPr>
  </w:style>
  <w:style w:type="character" w:customStyle="1" w:styleId="Heading6Char">
    <w:name w:val="Heading 6 Char"/>
    <w:basedOn w:val="DefaultParagraphFont"/>
    <w:link w:val="Heading6"/>
    <w:uiPriority w:val="9"/>
    <w:semiHidden/>
    <w:rsid w:val="001B16C8"/>
    <w:rPr>
      <w:rFonts w:asciiTheme="majorHAnsi" w:eastAsiaTheme="majorEastAsia" w:hAnsiTheme="majorHAnsi" w:cstheme="majorBidi"/>
      <w:color w:val="3C3D3E" w:themeColor="accent1" w:themeShade="7F"/>
    </w:rPr>
  </w:style>
  <w:style w:type="character" w:customStyle="1" w:styleId="Heading7Char">
    <w:name w:val="Heading 7 Char"/>
    <w:basedOn w:val="DefaultParagraphFont"/>
    <w:link w:val="Heading7"/>
    <w:uiPriority w:val="9"/>
    <w:semiHidden/>
    <w:rsid w:val="001B16C8"/>
    <w:rPr>
      <w:rFonts w:asciiTheme="majorHAnsi" w:eastAsiaTheme="majorEastAsia" w:hAnsiTheme="majorHAnsi" w:cstheme="majorBidi"/>
      <w:i/>
      <w:iCs/>
      <w:color w:val="3C3D3E" w:themeColor="accent1" w:themeShade="7F"/>
    </w:rPr>
  </w:style>
  <w:style w:type="character" w:customStyle="1" w:styleId="Heading8Char">
    <w:name w:val="Heading 8 Char"/>
    <w:basedOn w:val="DefaultParagraphFont"/>
    <w:link w:val="Heading8"/>
    <w:uiPriority w:val="9"/>
    <w:semiHidden/>
    <w:rsid w:val="001B16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16C8"/>
    <w:rPr>
      <w:rFonts w:asciiTheme="majorHAnsi" w:eastAsiaTheme="majorEastAsia" w:hAnsiTheme="majorHAnsi" w:cstheme="majorBidi"/>
      <w:i/>
      <w:iCs/>
      <w:color w:val="272727" w:themeColor="text1" w:themeTint="D8"/>
      <w:sz w:val="21"/>
      <w:szCs w:val="21"/>
    </w:rPr>
  </w:style>
  <w:style w:type="paragraph" w:styleId="BodyText2">
    <w:name w:val="Body Text 2"/>
    <w:basedOn w:val="Normal"/>
    <w:link w:val="BodyText2Char"/>
    <w:rsid w:val="006D5B44"/>
    <w:pPr>
      <w:spacing w:after="120" w:line="480" w:lineRule="auto"/>
      <w:jc w:val="both"/>
    </w:pPr>
    <w:rPr>
      <w:rFonts w:ascii="Verdana" w:eastAsia="Times New Roman" w:hAnsi="Verdana" w:cs="Times New Roman"/>
      <w:sz w:val="20"/>
      <w:szCs w:val="24"/>
      <w:lang w:val="en-US"/>
    </w:rPr>
  </w:style>
  <w:style w:type="character" w:customStyle="1" w:styleId="BodyText2Char">
    <w:name w:val="Body Text 2 Char"/>
    <w:basedOn w:val="DefaultParagraphFont"/>
    <w:link w:val="BodyText2"/>
    <w:rsid w:val="006D5B44"/>
    <w:rPr>
      <w:rFonts w:ascii="Verdana" w:eastAsia="Times New Roman" w:hAnsi="Verdana" w:cs="Times New Roman"/>
      <w:sz w:val="20"/>
      <w:szCs w:val="24"/>
      <w:lang w:val="en-US"/>
    </w:rPr>
  </w:style>
  <w:style w:type="paragraph" w:customStyle="1" w:styleId="CustReqsStdText">
    <w:name w:val="Cust Reqs Std Text"/>
    <w:basedOn w:val="Normal"/>
    <w:link w:val="CustReqsStdTextChar"/>
    <w:qFormat/>
    <w:rsid w:val="006D5B44"/>
    <w:pPr>
      <w:numPr>
        <w:numId w:val="2"/>
      </w:numPr>
      <w:spacing w:after="0" w:line="240" w:lineRule="auto"/>
    </w:pPr>
    <w:rPr>
      <w:rFonts w:eastAsia="MS Mincho" w:cs="Times New Roman"/>
      <w:color w:val="0033CC"/>
      <w:sz w:val="20"/>
      <w:szCs w:val="20"/>
      <w:lang w:val="x-none" w:eastAsia="ja-JP"/>
    </w:rPr>
  </w:style>
  <w:style w:type="paragraph" w:customStyle="1" w:styleId="CustReqsBullet1">
    <w:name w:val="Cust Reqs Bullet 1"/>
    <w:basedOn w:val="CustReqsStdText"/>
    <w:next w:val="Normal"/>
    <w:qFormat/>
    <w:rsid w:val="006D5B44"/>
    <w:pPr>
      <w:numPr>
        <w:ilvl w:val="1"/>
      </w:numPr>
      <w:tabs>
        <w:tab w:val="num" w:pos="360"/>
      </w:tabs>
      <w:ind w:left="1440"/>
    </w:pPr>
  </w:style>
  <w:style w:type="character" w:customStyle="1" w:styleId="CustReqsStdTextChar">
    <w:name w:val="Cust Reqs Std Text Char"/>
    <w:link w:val="CustReqsStdText"/>
    <w:rsid w:val="006D5B44"/>
    <w:rPr>
      <w:rFonts w:ascii="Arial" w:eastAsia="MS Mincho" w:hAnsi="Arial" w:cs="Times New Roman"/>
      <w:color w:val="0033CC"/>
      <w:sz w:val="20"/>
      <w:szCs w:val="20"/>
      <w:lang w:val="x-none" w:eastAsia="ja-JP"/>
    </w:rPr>
  </w:style>
  <w:style w:type="character" w:styleId="UnresolvedMention">
    <w:name w:val="Unresolved Mention"/>
    <w:basedOn w:val="DefaultParagraphFont"/>
    <w:uiPriority w:val="99"/>
    <w:semiHidden/>
    <w:unhideWhenUsed/>
    <w:rsid w:val="008B138F"/>
    <w:rPr>
      <w:color w:val="605E5C"/>
      <w:shd w:val="clear" w:color="auto" w:fill="E1DFDD"/>
    </w:rPr>
  </w:style>
  <w:style w:type="character" w:styleId="FollowedHyperlink">
    <w:name w:val="FollowedHyperlink"/>
    <w:basedOn w:val="DefaultParagraphFont"/>
    <w:uiPriority w:val="99"/>
    <w:semiHidden/>
    <w:unhideWhenUsed/>
    <w:rsid w:val="005E466E"/>
    <w:rPr>
      <w:color w:val="969696" w:themeColor="followedHyperlink"/>
      <w:u w:val="single"/>
    </w:rPr>
  </w:style>
  <w:style w:type="paragraph" w:styleId="NormalWeb">
    <w:name w:val="Normal (Web)"/>
    <w:basedOn w:val="Normal"/>
    <w:uiPriority w:val="99"/>
    <w:semiHidden/>
    <w:unhideWhenUsed/>
    <w:rsid w:val="0043680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B17681"/>
    <w:rPr>
      <w:sz w:val="16"/>
      <w:szCs w:val="16"/>
    </w:rPr>
  </w:style>
  <w:style w:type="paragraph" w:styleId="CommentText">
    <w:name w:val="annotation text"/>
    <w:basedOn w:val="Normal"/>
    <w:link w:val="CommentTextChar"/>
    <w:uiPriority w:val="99"/>
    <w:semiHidden/>
    <w:unhideWhenUsed/>
    <w:rsid w:val="00B17681"/>
    <w:pPr>
      <w:spacing w:line="240" w:lineRule="auto"/>
    </w:pPr>
    <w:rPr>
      <w:sz w:val="20"/>
      <w:szCs w:val="20"/>
    </w:rPr>
  </w:style>
  <w:style w:type="character" w:customStyle="1" w:styleId="CommentTextChar">
    <w:name w:val="Comment Text Char"/>
    <w:basedOn w:val="DefaultParagraphFont"/>
    <w:link w:val="CommentText"/>
    <w:uiPriority w:val="99"/>
    <w:semiHidden/>
    <w:rsid w:val="00B1768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17681"/>
    <w:rPr>
      <w:b/>
      <w:bCs/>
    </w:rPr>
  </w:style>
  <w:style w:type="character" w:customStyle="1" w:styleId="CommentSubjectChar">
    <w:name w:val="Comment Subject Char"/>
    <w:basedOn w:val="CommentTextChar"/>
    <w:link w:val="CommentSubject"/>
    <w:uiPriority w:val="99"/>
    <w:semiHidden/>
    <w:rsid w:val="00B17681"/>
    <w:rPr>
      <w:rFonts w:ascii="Arial" w:hAnsi="Arial"/>
      <w:b/>
      <w:bCs/>
      <w:sz w:val="20"/>
      <w:szCs w:val="20"/>
    </w:rPr>
  </w:style>
  <w:style w:type="paragraph" w:styleId="Revision">
    <w:name w:val="Revision"/>
    <w:hidden/>
    <w:uiPriority w:val="99"/>
    <w:semiHidden/>
    <w:rsid w:val="00517DC5"/>
    <w:pPr>
      <w:spacing w:after="0" w:line="240" w:lineRule="auto"/>
    </w:pPr>
    <w:rPr>
      <w:rFonts w:ascii="Arial" w:hAnsi="Arial"/>
    </w:rPr>
  </w:style>
  <w:style w:type="paragraph" w:styleId="TOC4">
    <w:name w:val="toc 4"/>
    <w:basedOn w:val="Normal"/>
    <w:next w:val="Normal"/>
    <w:autoRedefine/>
    <w:uiPriority w:val="39"/>
    <w:unhideWhenUsed/>
    <w:rsid w:val="00890814"/>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890814"/>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890814"/>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890814"/>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890814"/>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890814"/>
    <w:pPr>
      <w:spacing w:after="0"/>
      <w:ind w:left="1760"/>
    </w:pPr>
    <w:rPr>
      <w:rFonts w:asciiTheme="minorHAnsi" w:hAnsiTheme="minorHAnsi" w:cstheme="minorHAnsi"/>
      <w:sz w:val="20"/>
      <w:szCs w:val="20"/>
    </w:rPr>
  </w:style>
  <w:style w:type="paragraph" w:styleId="ListBullet">
    <w:name w:val="List Bullet"/>
    <w:basedOn w:val="Normal"/>
    <w:uiPriority w:val="99"/>
    <w:unhideWhenUsed/>
    <w:rsid w:val="00D9568C"/>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1663840">
      <w:bodyDiv w:val="1"/>
      <w:marLeft w:val="0"/>
      <w:marRight w:val="0"/>
      <w:marTop w:val="0"/>
      <w:marBottom w:val="0"/>
      <w:divBdr>
        <w:top w:val="none" w:sz="0" w:space="0" w:color="auto"/>
        <w:left w:val="none" w:sz="0" w:space="0" w:color="auto"/>
        <w:bottom w:val="none" w:sz="0" w:space="0" w:color="auto"/>
        <w:right w:val="none" w:sz="0" w:space="0" w:color="auto"/>
      </w:divBdr>
    </w:div>
    <w:div w:id="1814979792">
      <w:bodyDiv w:val="1"/>
      <w:marLeft w:val="0"/>
      <w:marRight w:val="0"/>
      <w:marTop w:val="0"/>
      <w:marBottom w:val="0"/>
      <w:divBdr>
        <w:top w:val="none" w:sz="0" w:space="0" w:color="auto"/>
        <w:left w:val="none" w:sz="0" w:space="0" w:color="auto"/>
        <w:bottom w:val="none" w:sz="0" w:space="0" w:color="auto"/>
        <w:right w:val="none" w:sz="0" w:space="0" w:color="auto"/>
      </w:divBdr>
    </w:div>
    <w:div w:id="2045909930">
      <w:bodyDiv w:val="1"/>
      <w:marLeft w:val="0"/>
      <w:marRight w:val="0"/>
      <w:marTop w:val="0"/>
      <w:marBottom w:val="0"/>
      <w:divBdr>
        <w:top w:val="none" w:sz="0" w:space="0" w:color="auto"/>
        <w:left w:val="none" w:sz="0" w:space="0" w:color="auto"/>
        <w:bottom w:val="none" w:sz="0" w:space="0" w:color="auto"/>
        <w:right w:val="none" w:sz="0" w:space="0" w:color="auto"/>
      </w:divBdr>
    </w:div>
    <w:div w:id="208051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kirsch\PMO\templates\NetSuite%20PS%20Standard.dotx" TargetMode="External"/></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Classic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A106F39F2581446B9588D2628FD21CE" ma:contentTypeVersion="8" ma:contentTypeDescription="Create a new document." ma:contentTypeScope="" ma:versionID="4fecf35433538e40bef106bd04d4bd40">
  <xsd:schema xmlns:xsd="http://www.w3.org/2001/XMLSchema" xmlns:xs="http://www.w3.org/2001/XMLSchema" xmlns:p="http://schemas.microsoft.com/office/2006/metadata/properties" xmlns:ns2="5a02aee1-f49a-4771-8618-d2536401d2e5" xmlns:ns3="4619a138-c903-498e-8f3c-39d5ea41391a" targetNamespace="http://schemas.microsoft.com/office/2006/metadata/properties" ma:root="true" ma:fieldsID="d2c45186d6bab68556f506df754c36a8" ns2:_="" ns3:_="">
    <xsd:import namespace="5a02aee1-f49a-4771-8618-d2536401d2e5"/>
    <xsd:import namespace="4619a138-c903-498e-8f3c-39d5ea4139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2aee1-f49a-4771-8618-d2536401d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19a138-c903-498e-8f3c-39d5ea4139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AC51F9-C9F6-4DE5-97EB-1CD321AE198D}">
  <ds:schemaRefs>
    <ds:schemaRef ds:uri="http://schemas.openxmlformats.org/officeDocument/2006/bibliography"/>
  </ds:schemaRefs>
</ds:datastoreItem>
</file>

<file path=customXml/itemProps2.xml><?xml version="1.0" encoding="utf-8"?>
<ds:datastoreItem xmlns:ds="http://schemas.openxmlformats.org/officeDocument/2006/customXml" ds:itemID="{830DF441-B64B-4F7D-B82D-465FB13B261C}">
  <ds:schemaRefs>
    <ds:schemaRef ds:uri="http://schemas.microsoft.com/sharepoint/v3/contenttype/forms"/>
  </ds:schemaRefs>
</ds:datastoreItem>
</file>

<file path=customXml/itemProps3.xml><?xml version="1.0" encoding="utf-8"?>
<ds:datastoreItem xmlns:ds="http://schemas.openxmlformats.org/officeDocument/2006/customXml" ds:itemID="{C36446FD-1A7F-4100-AA9D-9020CF27DFC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4715019-9784-44EE-923C-FD3A1B19E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2aee1-f49a-4771-8618-d2536401d2e5"/>
    <ds:schemaRef ds:uri="4619a138-c903-498e-8f3c-39d5ea413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NetSuite PS Standard.dotx</Template>
  <TotalTime>15</TotalTime>
  <Pages>7</Pages>
  <Words>3497</Words>
  <Characters>19237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NetSuite Inc</Company>
  <LinksUpToDate>false</LinksUpToDate>
  <CharactersWithSpaces>22689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Gubata, Joyce</dc:creator>
  <cp:lastModifiedBy>Ilan Daniele</cp:lastModifiedBy>
  <cp:revision>7</cp:revision>
  <dcterms:created xsi:type="dcterms:W3CDTF">2022-10-25T00:03:00Z</dcterms:created>
  <dcterms:modified xsi:type="dcterms:W3CDTF">2022-10-27T16:20:00Z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0x0101001A106F39F2581446B9588D2628FD21CE</vt:lpwstr>
  </property>
</Properties>
</file>